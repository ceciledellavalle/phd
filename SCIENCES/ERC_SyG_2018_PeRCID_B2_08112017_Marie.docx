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25993" w14:textId="77777777" w:rsidR="005313D1" w:rsidRPr="0026330E" w:rsidRDefault="005313D1" w:rsidP="0027489C">
      <w:pPr>
        <w:pStyle w:val="Titre"/>
        <w:spacing w:before="60"/>
        <w:rPr>
          <w:sz w:val="22"/>
          <w:szCs w:val="22"/>
        </w:rPr>
      </w:pPr>
      <w:bookmarkStart w:id="0" w:name="_Toc184813408"/>
    </w:p>
    <w:p w14:paraId="5DB31A37" w14:textId="77777777" w:rsidR="00641000" w:rsidRPr="0026330E" w:rsidRDefault="00641000" w:rsidP="0027489C">
      <w:pPr>
        <w:pStyle w:val="Titre"/>
        <w:spacing w:before="60"/>
        <w:outlineLvl w:val="0"/>
        <w:rPr>
          <w:sz w:val="22"/>
          <w:szCs w:val="22"/>
        </w:rPr>
      </w:pPr>
      <w:r w:rsidRPr="0026330E">
        <w:rPr>
          <w:sz w:val="22"/>
          <w:szCs w:val="22"/>
        </w:rPr>
        <w:t xml:space="preserve">ERC </w:t>
      </w:r>
      <w:r w:rsidR="00147494" w:rsidRPr="0026330E">
        <w:rPr>
          <w:sz w:val="22"/>
          <w:szCs w:val="22"/>
        </w:rPr>
        <w:t xml:space="preserve">Synergy </w:t>
      </w:r>
      <w:r w:rsidRPr="0026330E">
        <w:rPr>
          <w:sz w:val="22"/>
          <w:szCs w:val="22"/>
        </w:rPr>
        <w:t>Grant</w:t>
      </w:r>
      <w:r w:rsidR="00E62AF2" w:rsidRPr="0026330E">
        <w:rPr>
          <w:sz w:val="22"/>
          <w:szCs w:val="22"/>
        </w:rPr>
        <w:t xml:space="preserve"> </w:t>
      </w:r>
      <w:r w:rsidR="00126F86" w:rsidRPr="0026330E">
        <w:rPr>
          <w:sz w:val="22"/>
          <w:szCs w:val="22"/>
        </w:rPr>
        <w:t>201</w:t>
      </w:r>
      <w:r w:rsidR="00147494" w:rsidRPr="0026330E">
        <w:rPr>
          <w:sz w:val="22"/>
          <w:szCs w:val="22"/>
        </w:rPr>
        <w:t>8</w:t>
      </w:r>
    </w:p>
    <w:p w14:paraId="3B01AA91" w14:textId="77777777" w:rsidR="00641000" w:rsidRPr="0026330E" w:rsidRDefault="00641000" w:rsidP="0027489C">
      <w:pPr>
        <w:pStyle w:val="Titre"/>
        <w:spacing w:before="60"/>
        <w:outlineLvl w:val="0"/>
        <w:rPr>
          <w:sz w:val="22"/>
          <w:szCs w:val="22"/>
        </w:rPr>
      </w:pPr>
      <w:r w:rsidRPr="0026330E">
        <w:rPr>
          <w:sz w:val="22"/>
          <w:szCs w:val="22"/>
        </w:rPr>
        <w:t xml:space="preserve">Research proposal </w:t>
      </w:r>
      <w:r w:rsidR="00912116" w:rsidRPr="0026330E">
        <w:rPr>
          <w:sz w:val="22"/>
          <w:szCs w:val="22"/>
        </w:rPr>
        <w:t>[</w:t>
      </w:r>
      <w:r w:rsidRPr="0026330E">
        <w:rPr>
          <w:sz w:val="22"/>
          <w:szCs w:val="22"/>
        </w:rPr>
        <w:t>Part B</w:t>
      </w:r>
      <w:r w:rsidR="002431CB" w:rsidRPr="0026330E">
        <w:rPr>
          <w:sz w:val="22"/>
          <w:szCs w:val="22"/>
        </w:rPr>
        <w:t>2</w:t>
      </w:r>
      <w:r w:rsidR="00912116" w:rsidRPr="0026330E">
        <w:rPr>
          <w:sz w:val="22"/>
          <w:szCs w:val="22"/>
        </w:rPr>
        <w:t>]</w:t>
      </w:r>
      <w:r w:rsidR="00D22362" w:rsidRPr="0026330E">
        <w:rPr>
          <w:rStyle w:val="Appelnotedebasdep"/>
          <w:sz w:val="22"/>
          <w:szCs w:val="22"/>
        </w:rPr>
        <w:footnoteReference w:id="1"/>
      </w:r>
      <w:r w:rsidR="00E66281" w:rsidRPr="0026330E" w:rsidDel="00E66281">
        <w:rPr>
          <w:rStyle w:val="Appelnotedebasdep"/>
          <w:sz w:val="22"/>
          <w:szCs w:val="22"/>
        </w:rPr>
        <w:t xml:space="preserve"> </w:t>
      </w:r>
    </w:p>
    <w:p w14:paraId="49F94D73" w14:textId="77777777" w:rsidR="00B92069" w:rsidRPr="0026330E" w:rsidRDefault="00B92069" w:rsidP="0027489C">
      <w:pPr>
        <w:pStyle w:val="Titre"/>
        <w:spacing w:before="60"/>
        <w:outlineLvl w:val="0"/>
        <w:rPr>
          <w:i/>
          <w:iCs/>
          <w:sz w:val="22"/>
          <w:szCs w:val="22"/>
        </w:rPr>
      </w:pPr>
      <w:r w:rsidRPr="0026330E">
        <w:rPr>
          <w:i/>
          <w:iCs/>
          <w:sz w:val="22"/>
          <w:szCs w:val="22"/>
        </w:rPr>
        <w:t>(</w:t>
      </w:r>
      <w:r w:rsidR="0029699C" w:rsidRPr="0026330E">
        <w:rPr>
          <w:i/>
          <w:iCs/>
          <w:sz w:val="22"/>
          <w:szCs w:val="22"/>
          <w:u w:val="single"/>
        </w:rPr>
        <w:t>not</w:t>
      </w:r>
      <w:r w:rsidR="008307A2" w:rsidRPr="0026330E">
        <w:rPr>
          <w:i/>
          <w:iCs/>
          <w:sz w:val="22"/>
          <w:szCs w:val="22"/>
        </w:rPr>
        <w:t xml:space="preserve"> evaluated in S</w:t>
      </w:r>
      <w:r w:rsidR="0029699C" w:rsidRPr="0026330E">
        <w:rPr>
          <w:i/>
          <w:iCs/>
          <w:sz w:val="22"/>
          <w:szCs w:val="22"/>
        </w:rPr>
        <w:t>tep 1</w:t>
      </w:r>
      <w:r w:rsidRPr="0026330E">
        <w:rPr>
          <w:i/>
          <w:iCs/>
          <w:sz w:val="22"/>
          <w:szCs w:val="22"/>
        </w:rPr>
        <w:t>)</w:t>
      </w:r>
    </w:p>
    <w:bookmarkEnd w:id="0"/>
    <w:p w14:paraId="7C1D0745" w14:textId="77777777" w:rsidR="00867933" w:rsidRPr="00AC7F09" w:rsidRDefault="00867933" w:rsidP="0027489C">
      <w:pPr>
        <w:tabs>
          <w:tab w:val="left" w:pos="2220"/>
        </w:tabs>
        <w:spacing w:before="60"/>
        <w:ind w:left="360"/>
        <w:jc w:val="both"/>
        <w:rPr>
          <w:sz w:val="22"/>
          <w:szCs w:val="22"/>
          <w:lang w:val="en-US"/>
        </w:rPr>
      </w:pPr>
    </w:p>
    <w:p w14:paraId="00ACE1C0" w14:textId="77777777" w:rsidR="00867933" w:rsidRPr="0026330E" w:rsidRDefault="00867933" w:rsidP="0027489C">
      <w:pPr>
        <w:numPr>
          <w:ilvl w:val="0"/>
          <w:numId w:val="2"/>
        </w:numPr>
        <w:tabs>
          <w:tab w:val="left" w:pos="2220"/>
        </w:tabs>
        <w:spacing w:before="60"/>
        <w:jc w:val="both"/>
        <w:rPr>
          <w:sz w:val="22"/>
          <w:szCs w:val="22"/>
          <w:lang w:val="en-US"/>
        </w:rPr>
      </w:pPr>
      <w:r w:rsidRPr="0026330E">
        <w:rPr>
          <w:sz w:val="22"/>
          <w:szCs w:val="22"/>
          <w:lang w:val="en-US"/>
        </w:rPr>
        <w:t>Name of the corresponding Principal Investigator (cPI) and corresponding Host Institution (cHI)</w:t>
      </w:r>
    </w:p>
    <w:p w14:paraId="035D23A6" w14:textId="77777777" w:rsidR="00867933" w:rsidRPr="0026330E" w:rsidRDefault="00867933" w:rsidP="0027489C">
      <w:pPr>
        <w:numPr>
          <w:ilvl w:val="0"/>
          <w:numId w:val="3"/>
        </w:numPr>
        <w:spacing w:before="60"/>
        <w:jc w:val="both"/>
        <w:rPr>
          <w:sz w:val="22"/>
          <w:szCs w:val="22"/>
          <w:lang w:val="en-US"/>
        </w:rPr>
      </w:pPr>
      <w:r w:rsidRPr="0026330E">
        <w:rPr>
          <w:sz w:val="22"/>
          <w:szCs w:val="22"/>
          <w:lang w:val="en-US"/>
        </w:rPr>
        <w:t>List the other PIs, indicating the Host Institution of each PI</w:t>
      </w:r>
    </w:p>
    <w:p w14:paraId="272D40D1" w14:textId="77777777" w:rsidR="00867933" w:rsidRPr="0026330E" w:rsidRDefault="00867933" w:rsidP="0027489C">
      <w:pPr>
        <w:spacing w:before="60"/>
        <w:jc w:val="both"/>
        <w:rPr>
          <w:b/>
          <w:bCs/>
          <w:sz w:val="22"/>
          <w:szCs w:val="22"/>
          <w:lang w:val="en-US"/>
        </w:rPr>
      </w:pPr>
    </w:p>
    <w:p w14:paraId="0E1C6907" w14:textId="77777777" w:rsidR="009B49FA" w:rsidRPr="0026330E" w:rsidRDefault="002431CB" w:rsidP="0027489C">
      <w:pPr>
        <w:spacing w:before="60"/>
        <w:jc w:val="both"/>
        <w:outlineLvl w:val="0"/>
        <w:rPr>
          <w:b/>
          <w:bCs/>
          <w:i/>
          <w:iCs/>
          <w:sz w:val="22"/>
          <w:szCs w:val="22"/>
          <w:u w:val="single"/>
          <w:lang w:val="en-US"/>
        </w:rPr>
      </w:pPr>
      <w:r w:rsidRPr="0026330E">
        <w:rPr>
          <w:b/>
          <w:bCs/>
          <w:sz w:val="22"/>
          <w:szCs w:val="22"/>
          <w:lang w:val="en-US"/>
        </w:rPr>
        <w:t>Part B2</w:t>
      </w:r>
      <w:r w:rsidR="00641000" w:rsidRPr="0026330E">
        <w:rPr>
          <w:b/>
          <w:bCs/>
          <w:sz w:val="22"/>
          <w:szCs w:val="22"/>
          <w:lang w:val="en-US"/>
        </w:rPr>
        <w:t xml:space="preserve">: </w:t>
      </w:r>
      <w:r w:rsidR="00641000" w:rsidRPr="0026330E">
        <w:rPr>
          <w:b/>
          <w:bCs/>
          <w:i/>
          <w:iCs/>
          <w:sz w:val="22"/>
          <w:szCs w:val="22"/>
          <w:u w:val="single"/>
          <w:lang w:val="en-US"/>
        </w:rPr>
        <w:t xml:space="preserve">The </w:t>
      </w:r>
      <w:r w:rsidR="004E3EBE" w:rsidRPr="0026330E">
        <w:rPr>
          <w:b/>
          <w:bCs/>
          <w:i/>
          <w:iCs/>
          <w:sz w:val="22"/>
          <w:szCs w:val="22"/>
          <w:u w:val="single"/>
          <w:lang w:val="en-US"/>
        </w:rPr>
        <w:t xml:space="preserve">scientific </w:t>
      </w:r>
      <w:r w:rsidR="00641000" w:rsidRPr="0026330E">
        <w:rPr>
          <w:b/>
          <w:bCs/>
          <w:i/>
          <w:iCs/>
          <w:sz w:val="22"/>
          <w:szCs w:val="22"/>
          <w:u w:val="single"/>
          <w:lang w:val="en-US"/>
        </w:rPr>
        <w:t>proposal</w:t>
      </w:r>
      <w:r w:rsidR="009B49FA" w:rsidRPr="0026330E">
        <w:rPr>
          <w:b/>
          <w:bCs/>
          <w:sz w:val="22"/>
          <w:szCs w:val="22"/>
          <w:lang w:val="en-US"/>
        </w:rPr>
        <w:t xml:space="preserve"> </w:t>
      </w:r>
      <w:r w:rsidR="00641000" w:rsidRPr="0026330E">
        <w:rPr>
          <w:b/>
          <w:bCs/>
          <w:sz w:val="22"/>
          <w:szCs w:val="22"/>
          <w:lang w:val="en-US"/>
        </w:rPr>
        <w:t>(max</w:t>
      </w:r>
      <w:r w:rsidR="001E165A" w:rsidRPr="0026330E">
        <w:rPr>
          <w:b/>
          <w:bCs/>
          <w:sz w:val="22"/>
          <w:szCs w:val="22"/>
          <w:lang w:val="en-US"/>
        </w:rPr>
        <w:t>.</w:t>
      </w:r>
      <w:r w:rsidR="00641000" w:rsidRPr="0026330E">
        <w:rPr>
          <w:b/>
          <w:bCs/>
          <w:sz w:val="22"/>
          <w:szCs w:val="22"/>
          <w:lang w:val="en-US"/>
        </w:rPr>
        <w:t xml:space="preserve"> 15 pages</w:t>
      </w:r>
      <w:r w:rsidR="00867933" w:rsidRPr="0026330E">
        <w:rPr>
          <w:b/>
          <w:bCs/>
          <w:sz w:val="22"/>
          <w:szCs w:val="22"/>
          <w:lang w:val="en-US"/>
        </w:rPr>
        <w:t xml:space="preserve">, excluding the Resources section and </w:t>
      </w:r>
      <w:r w:rsidR="005D7546" w:rsidRPr="0026330E">
        <w:rPr>
          <w:b/>
          <w:bCs/>
          <w:sz w:val="22"/>
          <w:szCs w:val="22"/>
          <w:lang w:val="en-US"/>
        </w:rPr>
        <w:t>R</w:t>
      </w:r>
      <w:r w:rsidR="00867933" w:rsidRPr="0026330E">
        <w:rPr>
          <w:b/>
          <w:bCs/>
          <w:sz w:val="22"/>
          <w:szCs w:val="22"/>
          <w:lang w:val="en-US"/>
        </w:rPr>
        <w:t>eferences</w:t>
      </w:r>
      <w:r w:rsidR="00641000" w:rsidRPr="0026330E">
        <w:rPr>
          <w:b/>
          <w:bCs/>
          <w:sz w:val="22"/>
          <w:szCs w:val="22"/>
          <w:lang w:val="en-US"/>
        </w:rPr>
        <w:t>)</w:t>
      </w:r>
      <w:r w:rsidR="00CE2DCE" w:rsidRPr="0026330E">
        <w:rPr>
          <w:b/>
          <w:bCs/>
          <w:i/>
          <w:iCs/>
          <w:sz w:val="22"/>
          <w:szCs w:val="22"/>
          <w:lang w:val="en-US"/>
        </w:rPr>
        <w:t xml:space="preserve"> </w:t>
      </w:r>
    </w:p>
    <w:p w14:paraId="72F5F696" w14:textId="77777777" w:rsidR="009B49FA" w:rsidRPr="0026330E" w:rsidRDefault="009B49FA" w:rsidP="0027489C">
      <w:pPr>
        <w:spacing w:before="60"/>
        <w:jc w:val="both"/>
        <w:rPr>
          <w:b/>
          <w:bCs/>
          <w:sz w:val="22"/>
          <w:szCs w:val="22"/>
          <w:u w:val="single"/>
          <w:lang w:val="en-US"/>
        </w:rPr>
      </w:pPr>
    </w:p>
    <w:p w14:paraId="6101D429" w14:textId="77777777" w:rsidR="00641000" w:rsidRPr="0026330E" w:rsidRDefault="002431CB" w:rsidP="0027489C">
      <w:pPr>
        <w:spacing w:before="60"/>
        <w:jc w:val="both"/>
        <w:outlineLvl w:val="0"/>
        <w:rPr>
          <w:b/>
          <w:bCs/>
          <w:sz w:val="22"/>
          <w:szCs w:val="22"/>
          <w:lang w:val="en-US"/>
        </w:rPr>
      </w:pPr>
      <w:r w:rsidRPr="0026330E">
        <w:rPr>
          <w:b/>
          <w:bCs/>
          <w:sz w:val="22"/>
          <w:szCs w:val="22"/>
          <w:lang w:val="en-US"/>
        </w:rPr>
        <w:t xml:space="preserve">Section </w:t>
      </w:r>
      <w:r w:rsidR="00B92069" w:rsidRPr="0026330E">
        <w:rPr>
          <w:b/>
          <w:bCs/>
          <w:sz w:val="22"/>
          <w:szCs w:val="22"/>
          <w:lang w:val="en-US"/>
        </w:rPr>
        <w:t>a</w:t>
      </w:r>
      <w:r w:rsidR="00641000" w:rsidRPr="0026330E">
        <w:rPr>
          <w:b/>
          <w:bCs/>
          <w:sz w:val="22"/>
          <w:szCs w:val="22"/>
          <w:lang w:val="en-US"/>
        </w:rPr>
        <w:t>. State-of-the-art and objectives</w:t>
      </w:r>
    </w:p>
    <w:p w14:paraId="1E350E46" w14:textId="77777777" w:rsidR="009C64E3" w:rsidRPr="0026330E" w:rsidRDefault="00066C14" w:rsidP="0027489C">
      <w:pPr>
        <w:autoSpaceDE w:val="0"/>
        <w:autoSpaceDN w:val="0"/>
        <w:adjustRightInd w:val="0"/>
        <w:spacing w:before="60"/>
        <w:jc w:val="both"/>
        <w:rPr>
          <w:sz w:val="22"/>
          <w:szCs w:val="22"/>
          <w:lang w:val="en-GB"/>
        </w:rPr>
      </w:pPr>
      <w:r w:rsidRPr="0026330E">
        <w:rPr>
          <w:sz w:val="22"/>
          <w:szCs w:val="22"/>
          <w:lang w:val="en-GB"/>
        </w:rPr>
        <w:t xml:space="preserve">In its largest acceptation, </w:t>
      </w:r>
      <w:r w:rsidR="00CB4BA7" w:rsidRPr="0026330E">
        <w:rPr>
          <w:sz w:val="22"/>
          <w:szCs w:val="22"/>
          <w:lang w:val="en-GB"/>
        </w:rPr>
        <w:t xml:space="preserve">the </w:t>
      </w:r>
      <w:r w:rsidRPr="0026330E">
        <w:rPr>
          <w:sz w:val="22"/>
          <w:szCs w:val="22"/>
          <w:lang w:val="en-GB"/>
        </w:rPr>
        <w:t xml:space="preserve">prion </w:t>
      </w:r>
      <w:r w:rsidR="00CB4BA7" w:rsidRPr="0026330E">
        <w:rPr>
          <w:sz w:val="22"/>
          <w:szCs w:val="22"/>
          <w:lang w:val="en-GB"/>
        </w:rPr>
        <w:t xml:space="preserve">phenomenon </w:t>
      </w:r>
      <w:r w:rsidRPr="0026330E">
        <w:rPr>
          <w:sz w:val="22"/>
          <w:szCs w:val="22"/>
          <w:lang w:val="en-GB"/>
        </w:rPr>
        <w:t xml:space="preserve">involves the self-propagation of a </w:t>
      </w:r>
      <w:r w:rsidR="00CB4BA7" w:rsidRPr="0026330E">
        <w:rPr>
          <w:sz w:val="22"/>
          <w:szCs w:val="22"/>
          <w:lang w:val="en-GB"/>
        </w:rPr>
        <w:t xml:space="preserve">biological </w:t>
      </w:r>
      <w:r w:rsidRPr="0026330E">
        <w:rPr>
          <w:sz w:val="22"/>
          <w:szCs w:val="22"/>
          <w:lang w:val="en-GB"/>
        </w:rPr>
        <w:t>information</w:t>
      </w:r>
      <w:r w:rsidR="00CB4BA7" w:rsidRPr="0026330E">
        <w:rPr>
          <w:sz w:val="22"/>
          <w:szCs w:val="22"/>
          <w:lang w:val="en-GB"/>
        </w:rPr>
        <w:t xml:space="preserve"> through </w:t>
      </w:r>
      <w:r w:rsidR="00683C0A" w:rsidRPr="0026330E">
        <w:rPr>
          <w:bCs/>
          <w:sz w:val="22"/>
          <w:szCs w:val="22"/>
          <w:lang w:val="en-US"/>
        </w:rPr>
        <w:t xml:space="preserve">structural information transfer </w:t>
      </w:r>
      <w:r w:rsidR="00CB4BA7" w:rsidRPr="0026330E">
        <w:rPr>
          <w:sz w:val="22"/>
          <w:szCs w:val="22"/>
          <w:lang w:val="en-GB"/>
        </w:rPr>
        <w:t xml:space="preserve">from a protein in a prion-state to the same protein in a non-prion state. </w:t>
      </w:r>
      <w:r w:rsidRPr="0026330E">
        <w:rPr>
          <w:sz w:val="22"/>
          <w:szCs w:val="22"/>
          <w:lang w:val="en-GB"/>
        </w:rPr>
        <w:t>Such concept is key to the regulation of diverse physiological systems and to the pathogenesis of prion diseases</w:t>
      </w:r>
      <w:r w:rsidR="00856AA5" w:rsidRPr="0026330E">
        <w:rPr>
          <w:sz w:val="22"/>
          <w:szCs w:val="22"/>
          <w:lang w:val="en-GB"/>
        </w:rPr>
        <w:t xml:space="preserve"> </w:t>
      </w:r>
      <w:r w:rsidR="00EF6E3D" w:rsidRPr="0026330E">
        <w:rPr>
          <w:sz w:val="22"/>
          <w:szCs w:val="22"/>
          <w:lang w:val="en-GB"/>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009734C6" w:rsidRPr="0026330E">
        <w:rPr>
          <w:sz w:val="22"/>
          <w:szCs w:val="22"/>
          <w:lang w:val="en-GB"/>
        </w:rPr>
        <w:instrText xml:space="preserve"> ADDIN EN.CITE </w:instrText>
      </w:r>
      <w:r w:rsidR="009734C6" w:rsidRPr="0026330E">
        <w:rPr>
          <w:sz w:val="22"/>
          <w:szCs w:val="22"/>
          <w:lang w:val="en-GB"/>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009734C6" w:rsidRPr="0026330E">
        <w:rPr>
          <w:sz w:val="22"/>
          <w:szCs w:val="22"/>
          <w:lang w:val="en-GB"/>
        </w:rPr>
        <w:instrText xml:space="preserve"> ADDIN EN.CITE.DATA </w:instrText>
      </w:r>
      <w:r w:rsidR="009734C6" w:rsidRPr="0026330E">
        <w:rPr>
          <w:sz w:val="22"/>
          <w:szCs w:val="22"/>
          <w:lang w:val="en-GB"/>
        </w:rPr>
      </w:r>
      <w:r w:rsidR="009734C6"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1-3</w:t>
      </w:r>
      <w:r w:rsidR="00EF6E3D" w:rsidRPr="0026330E">
        <w:rPr>
          <w:noProof/>
          <w:sz w:val="22"/>
          <w:szCs w:val="22"/>
          <w:lang w:val="en-GB"/>
        </w:rPr>
        <w:t>)</w:t>
      </w:r>
      <w:r w:rsidR="00EF6E3D" w:rsidRPr="0026330E">
        <w:rPr>
          <w:sz w:val="22"/>
          <w:szCs w:val="22"/>
          <w:lang w:val="en-GB"/>
        </w:rPr>
        <w:fldChar w:fldCharType="end"/>
      </w:r>
      <w:r w:rsidRPr="0026330E">
        <w:rPr>
          <w:sz w:val="22"/>
          <w:szCs w:val="22"/>
          <w:lang w:val="en-GB"/>
        </w:rPr>
        <w:t>.</w:t>
      </w:r>
      <w:r w:rsidR="0018627E" w:rsidRPr="0026330E">
        <w:rPr>
          <w:sz w:val="22"/>
          <w:szCs w:val="22"/>
          <w:lang w:val="en-GB"/>
        </w:rPr>
        <w:t xml:space="preserve"> </w:t>
      </w:r>
      <w:r w:rsidRPr="0026330E">
        <w:rPr>
          <w:sz w:val="22"/>
          <w:szCs w:val="22"/>
          <w:lang w:val="en-GB"/>
        </w:rPr>
        <w:t>Recently, prion-like mechanisms have been involved in the propagation and gain of toxic functions of proteins or peptides associated with commoner neurodegenerative disorders such as Alzheimer, Parkinson and Hun</w:t>
      </w:r>
      <w:r w:rsidR="004C493A" w:rsidRPr="0026330E">
        <w:rPr>
          <w:sz w:val="22"/>
          <w:szCs w:val="22"/>
          <w:lang w:val="en-GB"/>
        </w:rPr>
        <w:t>tington diseases</w:t>
      </w:r>
      <w:r w:rsidR="004C7E31" w:rsidRPr="0026330E">
        <w:rPr>
          <w:sz w:val="22"/>
          <w:szCs w:val="22"/>
          <w:lang w:val="en-GB"/>
        </w:rPr>
        <w:t xml:space="preserve"> </w:t>
      </w:r>
      <w:r w:rsidR="00EF6E3D" w:rsidRPr="0026330E">
        <w:rPr>
          <w:sz w:val="22"/>
          <w:szCs w:val="22"/>
          <w:lang w:val="en-GB"/>
        </w:rPr>
        <w:fldChar w:fldCharType="begin"/>
      </w:r>
      <w:r w:rsidR="00EF6E3D" w:rsidRPr="0026330E">
        <w:rPr>
          <w:sz w:val="22"/>
          <w:szCs w:val="22"/>
          <w:lang w:val="en-GB"/>
        </w:rPr>
        <w:instrText xml:space="preserve"> ADDIN EN.CITE &lt;EndNote&gt;&lt;Cite&gt;&lt;Author&gt;Jucker&lt;/Author&gt;&lt;Year&gt;2013&lt;/Year&gt;&lt;RecNum&gt;405&lt;/RecNum&gt;&lt;DisplayText&gt;(&lt;style face="italic"&gt;4&lt;/style&gt;)&lt;/DisplayText&gt;&lt;record&gt;&lt;rec-number&gt;405&lt;/rec-number&gt;&lt;foreign-keys&gt;&lt;key app="EN" db-id="5zdsfz0smsxed6erdv2xeff0f2x5eavzw05v" timestamp="1509610517"&gt;405&lt;/key&gt;&lt;/foreign-keys&gt;&lt;ref-type name="Journal Article"&gt;17&lt;/ref-type&gt;&lt;contributors&gt;&lt;authors&gt;&lt;author&gt;Jucker, M.&lt;/author&gt;&lt;author&gt;Walker, L. C.&lt;/author&gt;&lt;/authors&gt;&lt;/contributors&gt;&lt;auth-address&gt;Department of Cellular Neurology, Hertie Institute for Clinical Brain Research, University of Tubingen, D-72076 Tubingen, Germany. mathias.jucker@uni-tuebingen.de&lt;/auth-address&gt;&lt;titles&gt;&lt;title&gt;Self-propagation of pathogenic protein aggregates in neurodegenerative diseases&lt;/title&gt;&lt;secondary-title&gt;Nature&lt;/secondary-title&gt;&lt;/titles&gt;&lt;periodical&gt;&lt;full-title&gt;Nature&lt;/full-title&gt;&lt;/periodical&gt;&lt;pages&gt;45-51&lt;/pages&gt;&lt;volume&gt;501&lt;/volume&gt;&lt;number&gt;7465&lt;/number&gt;&lt;keywords&gt;&lt;keyword&gt;Alzheimer Disease/metabolism/pathology&lt;/keyword&gt;&lt;keyword&gt;Amyloid/chemistry/*metabolism&lt;/keyword&gt;&lt;keyword&gt;Animals&lt;/keyword&gt;&lt;keyword&gt;Humans&lt;/keyword&gt;&lt;keyword&gt;Neurodegenerative Diseases/drug therapy/*metabolism/*pathology&lt;/keyword&gt;&lt;keyword&gt;Prion Diseases/drug therapy/metabolism/pathology&lt;/keyword&gt;&lt;keyword&gt;Prions/chemistry/classification/*metabolism&lt;/keyword&gt;&lt;keyword&gt;alpha-Synuclein/chemistry/metabolism&lt;/keyword&gt;&lt;keyword&gt;tau Proteins/chemistry/metabolism&lt;/keyword&gt;&lt;/keywords&gt;&lt;dates&gt;&lt;year&gt;2013&lt;/year&gt;&lt;pub-dates&gt;&lt;date&gt;Sep 05&lt;/date&gt;&lt;/pub-dates&gt;&lt;/dates&gt;&lt;isbn&gt;1476-4687 (Electronic)&amp;#xD;0028-0836 (Linking)&lt;/isbn&gt;&lt;accession-num&gt;24005412&lt;/accession-num&gt;&lt;urls&gt;&lt;related-urls&gt;&lt;url&gt;http://www.ncbi.nlm.nih.gov/pubmed/24005412&lt;/url&gt;&lt;/related-urls&gt;&lt;/urls&gt;&lt;custom2&gt;PMC3963807&lt;/custom2&gt;&lt;electronic-resource-num&gt;10.1038/nature12481&lt;/electronic-resource-num&gt;&lt;/record&gt;&lt;/Cite&gt;&lt;/EndNote&gt;</w:instrText>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4</w:t>
      </w:r>
      <w:r w:rsidR="00EF6E3D" w:rsidRPr="0026330E">
        <w:rPr>
          <w:noProof/>
          <w:sz w:val="22"/>
          <w:szCs w:val="22"/>
          <w:lang w:val="en-GB"/>
        </w:rPr>
        <w:t>)</w:t>
      </w:r>
      <w:r w:rsidR="00EF6E3D" w:rsidRPr="0026330E">
        <w:rPr>
          <w:sz w:val="22"/>
          <w:szCs w:val="22"/>
          <w:lang w:val="en-GB"/>
        </w:rPr>
        <w:fldChar w:fldCharType="end"/>
      </w:r>
      <w:r w:rsidRPr="0026330E">
        <w:rPr>
          <w:sz w:val="22"/>
          <w:szCs w:val="22"/>
          <w:lang w:val="en-GB"/>
        </w:rPr>
        <w:t xml:space="preserve">. </w:t>
      </w:r>
    </w:p>
    <w:p w14:paraId="7471640D" w14:textId="77777777" w:rsidR="005A2CD0" w:rsidRPr="0026330E" w:rsidRDefault="001B7852" w:rsidP="0027489C">
      <w:pPr>
        <w:autoSpaceDE w:val="0"/>
        <w:autoSpaceDN w:val="0"/>
        <w:adjustRightInd w:val="0"/>
        <w:spacing w:before="60"/>
        <w:jc w:val="both"/>
        <w:rPr>
          <w:sz w:val="22"/>
          <w:szCs w:val="22"/>
          <w:lang w:val="en-GB"/>
        </w:rPr>
      </w:pPr>
      <w:r w:rsidRPr="0026330E">
        <w:rPr>
          <w:sz w:val="22"/>
          <w:szCs w:val="22"/>
          <w:lang w:val="en-GB"/>
        </w:rPr>
        <w:t>Mammalian p</w:t>
      </w:r>
      <w:r w:rsidR="00683C0A" w:rsidRPr="0026330E">
        <w:rPr>
          <w:sz w:val="22"/>
          <w:szCs w:val="22"/>
          <w:lang w:val="en-GB"/>
        </w:rPr>
        <w:t xml:space="preserve">rions cause inexorably fatal neurodegenerative diseases </w:t>
      </w:r>
      <w:r w:rsidR="003A64BD" w:rsidRPr="0026330E">
        <w:rPr>
          <w:sz w:val="22"/>
          <w:szCs w:val="22"/>
          <w:lang w:val="en-GB"/>
        </w:rPr>
        <w:t>(</w:t>
      </w:r>
      <w:r w:rsidR="00DE274E" w:rsidRPr="0026330E">
        <w:rPr>
          <w:sz w:val="22"/>
          <w:szCs w:val="22"/>
          <w:lang w:val="en-GB"/>
        </w:rPr>
        <w:t xml:space="preserve">also known as </w:t>
      </w:r>
      <w:r w:rsidR="003A64BD" w:rsidRPr="0026330E">
        <w:rPr>
          <w:sz w:val="22"/>
          <w:szCs w:val="22"/>
          <w:lang w:val="en-GB"/>
        </w:rPr>
        <w:t>transmissible spongiform encephalopathies</w:t>
      </w:r>
      <w:r w:rsidR="007946C2" w:rsidRPr="0026330E">
        <w:rPr>
          <w:sz w:val="22"/>
          <w:szCs w:val="22"/>
          <w:lang w:val="en-GB"/>
        </w:rPr>
        <w:t>,</w:t>
      </w:r>
      <w:r w:rsidR="003A64BD" w:rsidRPr="0026330E">
        <w:rPr>
          <w:sz w:val="22"/>
          <w:szCs w:val="22"/>
          <w:lang w:val="en-GB"/>
        </w:rPr>
        <w:t xml:space="preserve"> </w:t>
      </w:r>
      <w:r w:rsidR="007946C2" w:rsidRPr="0026330E">
        <w:rPr>
          <w:sz w:val="22"/>
          <w:szCs w:val="22"/>
          <w:lang w:val="en-GB"/>
        </w:rPr>
        <w:t>i.e</w:t>
      </w:r>
      <w:r w:rsidR="004D5E37" w:rsidRPr="0026330E">
        <w:rPr>
          <w:sz w:val="22"/>
          <w:szCs w:val="22"/>
          <w:lang w:val="en-GB"/>
        </w:rPr>
        <w:t>.</w:t>
      </w:r>
      <w:r w:rsidR="007946C2" w:rsidRPr="0026330E">
        <w:rPr>
          <w:sz w:val="22"/>
          <w:szCs w:val="22"/>
          <w:lang w:val="en-GB"/>
        </w:rPr>
        <w:t xml:space="preserve"> </w:t>
      </w:r>
      <w:r w:rsidR="003A64BD" w:rsidRPr="0026330E">
        <w:rPr>
          <w:sz w:val="22"/>
          <w:szCs w:val="22"/>
          <w:lang w:val="en-GB"/>
        </w:rPr>
        <w:t xml:space="preserve">TSE) </w:t>
      </w:r>
      <w:r w:rsidR="00856AA5" w:rsidRPr="0026330E">
        <w:rPr>
          <w:sz w:val="22"/>
          <w:szCs w:val="22"/>
          <w:lang w:val="en-GB"/>
        </w:rPr>
        <w:t xml:space="preserve">in human and animals, including </w:t>
      </w:r>
      <w:r w:rsidR="00683C0A" w:rsidRPr="0026330E">
        <w:rPr>
          <w:sz w:val="22"/>
          <w:szCs w:val="22"/>
          <w:lang w:val="en-GB"/>
        </w:rPr>
        <w:t xml:space="preserve"> human Creutzfeldt-Jakob disease (CJD), sheep scrapie, bovine spongiform encephalopathy (BSE) and chronic wasting disease </w:t>
      </w:r>
      <w:r w:rsidR="00FE779D" w:rsidRPr="0026330E">
        <w:rPr>
          <w:sz w:val="22"/>
          <w:szCs w:val="22"/>
          <w:lang w:val="en-GB"/>
        </w:rPr>
        <w:t xml:space="preserve">(CWD) </w:t>
      </w:r>
      <w:r w:rsidR="004C493A" w:rsidRPr="0026330E">
        <w:rPr>
          <w:sz w:val="22"/>
          <w:szCs w:val="22"/>
          <w:lang w:val="en-GB"/>
        </w:rPr>
        <w:t xml:space="preserve">of cervids </w:t>
      </w:r>
      <w:r w:rsidR="00EF6E3D" w:rsidRPr="0026330E">
        <w:rPr>
          <w:sz w:val="22"/>
          <w:szCs w:val="22"/>
          <w:lang w:val="en-GB"/>
        </w:rPr>
        <w:fldChar w:fldCharType="begin"/>
      </w:r>
      <w:r w:rsidR="00EF6E3D" w:rsidRPr="0026330E">
        <w:rPr>
          <w:sz w:val="22"/>
          <w:szCs w:val="22"/>
          <w:lang w:val="en-GB"/>
        </w:rPr>
        <w:instrText xml:space="preserve"> ADDIN EN.CITE &lt;EndNote&gt;&lt;Cite&gt;&lt;Author&gt;Collinge&lt;/Author&gt;&lt;Year&gt;2001&lt;/Year&gt;&lt;RecNum&gt;36&lt;/RecNum&gt;&lt;DisplayText&gt;(&lt;style face="italic"&gt;1&lt;/style&gt;)&lt;/DisplayText&gt;&lt;record&gt;&lt;rec-number&gt;36&lt;/rec-number&gt;&lt;foreign-keys&gt;&lt;key app="EN" db-id="5zdsfz0smsxed6erdv2xeff0f2x5eavzw05v" timestamp="1480601988"&gt;36&lt;/key&gt;&lt;/foreign-keys&gt;&lt;ref-type name="Journal Article"&gt;17&lt;/ref-type&gt;&lt;contributors&gt;&lt;authors&gt;&lt;author&gt;Collinge, J.&lt;/author&gt;&lt;/authors&gt;&lt;/contributors&gt;&lt;auth-address&gt;MRC Prion Unit and Department of Neurogenetics, Imperial College School of Medicine at St. Mary&amp;apos;s, London, United Kingdom. J.Collinge@ic.ac.uk&lt;/auth-address&gt;&lt;titles&gt;&lt;title&gt;Prion diseases of humans and animals: their causes and molecular basis&lt;/title&gt;&lt;secondary-title&gt;Annu Rev Neurosci&lt;/secondary-title&gt;&lt;/titles&gt;&lt;periodical&gt;&lt;full-title&gt;Annu Rev Neurosci&lt;/full-title&gt;&lt;/periodical&gt;&lt;pages&gt;519-50&lt;/pages&gt;&lt;volume&gt;24&lt;/volume&gt;&lt;keywords&gt;&lt;keyword&gt;Animal&lt;/keyword&gt;&lt;keyword&gt;Cattle&lt;/keyword&gt;&lt;keyword&gt;Creutzfeldt-Jakob Syndrome/physiopathology/transmission&lt;/keyword&gt;&lt;keyword&gt;Encephalopathy, Bovine Spongiform/physiopathology/transmission&lt;/keyword&gt;&lt;keyword&gt;Human&lt;/keyword&gt;&lt;keyword&gt;Prion Diseases/*genetics/*physiopathology/transmission&lt;/keyword&gt;&lt;keyword&gt;Prions/chemistry/genetics/*physiology&lt;/keyword&gt;&lt;keyword&gt;Protein Structure, Secondary&lt;/keyword&gt;&lt;/keywords&gt;&lt;dates&gt;&lt;year&gt;2001&lt;/year&gt;&lt;/dates&gt;&lt;accession-num&gt;11283320&lt;/accession-num&gt;&lt;urls&gt;&lt;related-urls&gt;&lt;url&gt;http://www.ncbi.nlm.nih.gov/entrez/query.fcgi?cmd=Retrieve&amp;amp;db=PubMed&amp;amp;dopt=Citation&amp;amp;list_uids=11283320&lt;/url&gt;&lt;/related-urls&gt;&lt;/urls&gt;&lt;research-notes&gt;Review&lt;/research-notes&gt;&lt;/record&gt;&lt;/Cite&gt;&lt;/EndNote&gt;</w:instrText>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1</w:t>
      </w:r>
      <w:r w:rsidR="00EF6E3D" w:rsidRPr="0026330E">
        <w:rPr>
          <w:noProof/>
          <w:sz w:val="22"/>
          <w:szCs w:val="22"/>
          <w:lang w:val="en-GB"/>
        </w:rPr>
        <w:t>)</w:t>
      </w:r>
      <w:r w:rsidR="00EF6E3D" w:rsidRPr="0026330E">
        <w:rPr>
          <w:sz w:val="22"/>
          <w:szCs w:val="22"/>
          <w:lang w:val="en-GB"/>
        </w:rPr>
        <w:fldChar w:fldCharType="end"/>
      </w:r>
      <w:r w:rsidR="00683C0A" w:rsidRPr="0026330E">
        <w:rPr>
          <w:sz w:val="22"/>
          <w:szCs w:val="22"/>
          <w:lang w:val="en-GB"/>
        </w:rPr>
        <w:t>.</w:t>
      </w:r>
      <w:r w:rsidR="00856AA5" w:rsidRPr="0026330E">
        <w:rPr>
          <w:sz w:val="22"/>
          <w:szCs w:val="22"/>
          <w:lang w:val="en-GB"/>
        </w:rPr>
        <w:t xml:space="preserve"> </w:t>
      </w:r>
      <w:r w:rsidR="00491699" w:rsidRPr="0026330E">
        <w:rPr>
          <w:sz w:val="22"/>
          <w:szCs w:val="22"/>
          <w:lang w:val="en-GB"/>
        </w:rPr>
        <w:t>Both p</w:t>
      </w:r>
      <w:r w:rsidR="00683C0A" w:rsidRPr="0026330E">
        <w:rPr>
          <w:sz w:val="22"/>
          <w:szCs w:val="22"/>
          <w:lang w:val="en-GB"/>
        </w:rPr>
        <w:t>rion replicative information (i.e. infectivity) and pathogenicity are encoded in the structure of PrP</w:t>
      </w:r>
      <w:r w:rsidR="00683C0A" w:rsidRPr="0026330E">
        <w:rPr>
          <w:sz w:val="22"/>
          <w:szCs w:val="22"/>
          <w:vertAlign w:val="superscript"/>
          <w:lang w:val="en-GB"/>
        </w:rPr>
        <w:t>Sc</w:t>
      </w:r>
      <w:r w:rsidR="00683C0A" w:rsidRPr="0026330E">
        <w:rPr>
          <w:sz w:val="22"/>
          <w:szCs w:val="22"/>
          <w:lang w:val="en-GB"/>
        </w:rPr>
        <w:t xml:space="preserve"> assemblies, a misfolded</w:t>
      </w:r>
      <w:r w:rsidR="00B813A9" w:rsidRPr="0026330E">
        <w:rPr>
          <w:sz w:val="22"/>
          <w:szCs w:val="22"/>
          <w:lang w:val="en-GB"/>
        </w:rPr>
        <w:t xml:space="preserve">, </w:t>
      </w:r>
      <w:r w:rsidR="00B813A9" w:rsidRPr="0026330E">
        <w:rPr>
          <w:sz w:val="22"/>
          <w:szCs w:val="22"/>
          <w:lang w:val="en-GB"/>
        </w:rPr>
        <w:sym w:font="Symbol" w:char="F062"/>
      </w:r>
      <w:r w:rsidR="00B813A9" w:rsidRPr="0026330E">
        <w:rPr>
          <w:sz w:val="22"/>
          <w:szCs w:val="22"/>
          <w:lang w:val="en-GB"/>
        </w:rPr>
        <w:t>-sheet rich</w:t>
      </w:r>
      <w:r w:rsidR="00683C0A" w:rsidRPr="0026330E">
        <w:rPr>
          <w:sz w:val="22"/>
          <w:szCs w:val="22"/>
          <w:lang w:val="en-GB"/>
        </w:rPr>
        <w:t xml:space="preserve"> </w:t>
      </w:r>
      <w:r w:rsidR="006965C8" w:rsidRPr="0026330E">
        <w:rPr>
          <w:sz w:val="22"/>
          <w:szCs w:val="22"/>
          <w:lang w:val="en-GB"/>
        </w:rPr>
        <w:t xml:space="preserve">conformer </w:t>
      </w:r>
      <w:r w:rsidR="00683C0A" w:rsidRPr="0026330E">
        <w:rPr>
          <w:sz w:val="22"/>
          <w:szCs w:val="22"/>
          <w:lang w:val="en-GB"/>
        </w:rPr>
        <w:t>of the ubiquitously expressed, host-encoded prion protein PrP</w:t>
      </w:r>
      <w:r w:rsidR="00683C0A" w:rsidRPr="0026330E">
        <w:rPr>
          <w:sz w:val="22"/>
          <w:szCs w:val="22"/>
          <w:vertAlign w:val="superscript"/>
          <w:lang w:val="en-GB"/>
        </w:rPr>
        <w:t>C</w:t>
      </w:r>
      <w:r w:rsidR="004C493A" w:rsidRPr="0026330E">
        <w:rPr>
          <w:sz w:val="22"/>
          <w:szCs w:val="22"/>
          <w:lang w:val="en-GB"/>
        </w:rPr>
        <w:t xml:space="preserve"> </w:t>
      </w:r>
      <w:r w:rsidR="00EF6E3D" w:rsidRPr="0026330E">
        <w:rPr>
          <w:sz w:val="22"/>
          <w:szCs w:val="22"/>
          <w:lang w:val="en-GB"/>
        </w:rPr>
        <w:fldChar w:fldCharType="begin"/>
      </w:r>
      <w:r w:rsidR="00EF6E3D" w:rsidRPr="0026330E">
        <w:rPr>
          <w:sz w:val="22"/>
          <w:szCs w:val="22"/>
          <w:lang w:val="en-GB"/>
        </w:rPr>
        <w:instrText xml:space="preserve"> ADDIN EN.CITE &lt;EndNote&gt;&lt;Cite&gt;&lt;Author&gt;Prusiner&lt;/Author&gt;&lt;Year&gt;1982&lt;/Year&gt;&lt;RecNum&gt;154&lt;/RecNum&gt;&lt;DisplayText&gt;(&lt;style face="italic"&gt;5&lt;/style&gt;)&lt;/DisplayText&gt;&lt;record&gt;&lt;rec-number&gt;154&lt;/rec-number&gt;&lt;foreign-keys&gt;&lt;key app="EN" db-id="5zdsfz0smsxed6erdv2xeff0f2x5eavzw05v" timestamp="1493802653"&gt;154&lt;/key&gt;&lt;/foreign-keys&gt;&lt;ref-type name="Journal Article"&gt;17&lt;/ref-type&gt;&lt;contributors&gt;&lt;authors&gt;&lt;author&gt;Prusiner, S. B.&lt;/author&gt;&lt;/authors&gt;&lt;/contributors&gt;&lt;titles&gt;&lt;title&gt;Novel proteinaceous infectious particles cause scrapie&lt;/title&gt;&lt;secondary-title&gt;Science&lt;/secondary-title&gt;&lt;/titles&gt;&lt;periodical&gt;&lt;full-title&gt;Science&lt;/full-title&gt;&lt;/periodical&gt;&lt;pages&gt;136-44&lt;/pages&gt;&lt;volume&gt;216&lt;/volume&gt;&lt;number&gt;4542&lt;/number&gt;&lt;keywords&gt;&lt;keyword&gt;Animals&lt;/keyword&gt;&lt;keyword&gt;Nucleic Acids/analysis&lt;/keyword&gt;&lt;keyword&gt;Prions/*analysis/growth &amp;amp; development&lt;/keyword&gt;&lt;keyword&gt;Scrapie/*etiology&lt;/keyword&gt;&lt;keyword&gt;Sheep&lt;/keyword&gt;&lt;keyword&gt;Terminology as Topic&lt;/keyword&gt;&lt;keyword&gt;Viral Proteins/*analysis&lt;/keyword&gt;&lt;/keywords&gt;&lt;dates&gt;&lt;year&gt;1982&lt;/year&gt;&lt;pub-dates&gt;&lt;date&gt;Apr 9&lt;/date&gt;&lt;/pub-dates&gt;&lt;/dates&gt;&lt;accession-num&gt;6801762&lt;/accession-num&gt;&lt;urls&gt;&lt;related-urls&gt;&lt;url&gt;http://www.ncbi.nlm.nih.gov/entrez/query.fcgi?cmd=Retrieve&amp;amp;db=PubMed&amp;amp;dopt=Citation&amp;amp;list_uids=6801762&lt;/url&gt;&lt;/related-urls&gt;&lt;/urls&gt;&lt;/record&gt;&lt;/Cite&gt;&lt;/EndNote&gt;</w:instrText>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5</w:t>
      </w:r>
      <w:r w:rsidR="00EF6E3D" w:rsidRPr="0026330E">
        <w:rPr>
          <w:noProof/>
          <w:sz w:val="22"/>
          <w:szCs w:val="22"/>
          <w:lang w:val="en-GB"/>
        </w:rPr>
        <w:t>)</w:t>
      </w:r>
      <w:r w:rsidR="00EF6E3D" w:rsidRPr="0026330E">
        <w:rPr>
          <w:sz w:val="22"/>
          <w:szCs w:val="22"/>
          <w:lang w:val="en-GB"/>
        </w:rPr>
        <w:fldChar w:fldCharType="end"/>
      </w:r>
      <w:r w:rsidR="004C493A" w:rsidRPr="0026330E">
        <w:rPr>
          <w:sz w:val="22"/>
          <w:szCs w:val="22"/>
          <w:lang w:val="en-GB"/>
        </w:rPr>
        <w:t>.</w:t>
      </w:r>
      <w:r w:rsidR="00683C0A" w:rsidRPr="0026330E">
        <w:rPr>
          <w:sz w:val="22"/>
          <w:szCs w:val="22"/>
          <w:lang w:val="en-GB"/>
        </w:rPr>
        <w:t xml:space="preserve"> </w:t>
      </w:r>
      <w:r w:rsidR="00491699" w:rsidRPr="0026330E">
        <w:rPr>
          <w:sz w:val="22"/>
          <w:szCs w:val="22"/>
          <w:lang w:val="en-GB"/>
        </w:rPr>
        <w:t xml:space="preserve">In these susceptible host-species and in </w:t>
      </w:r>
      <w:r w:rsidR="00153FA0" w:rsidRPr="0026330E">
        <w:rPr>
          <w:sz w:val="22"/>
          <w:szCs w:val="22"/>
          <w:lang w:val="en-GB"/>
        </w:rPr>
        <w:t xml:space="preserve">laboratory rodent </w:t>
      </w:r>
      <w:r w:rsidR="00491699" w:rsidRPr="0026330E">
        <w:rPr>
          <w:sz w:val="22"/>
          <w:szCs w:val="22"/>
          <w:lang w:val="en-GB"/>
        </w:rPr>
        <w:t xml:space="preserve">models, </w:t>
      </w:r>
      <w:r w:rsidR="00153FA0" w:rsidRPr="0026330E">
        <w:rPr>
          <w:sz w:val="22"/>
          <w:szCs w:val="22"/>
          <w:lang w:val="en-GB"/>
        </w:rPr>
        <w:t>PrP</w:t>
      </w:r>
      <w:r w:rsidR="00153FA0" w:rsidRPr="0026330E">
        <w:rPr>
          <w:sz w:val="22"/>
          <w:szCs w:val="22"/>
          <w:vertAlign w:val="superscript"/>
          <w:lang w:val="en-GB"/>
        </w:rPr>
        <w:t>Sc</w:t>
      </w:r>
      <w:r w:rsidR="00153FA0" w:rsidRPr="0026330E">
        <w:rPr>
          <w:sz w:val="22"/>
          <w:szCs w:val="22"/>
          <w:lang w:val="en-GB"/>
        </w:rPr>
        <w:t xml:space="preserve"> </w:t>
      </w:r>
      <w:r w:rsidR="00630BFC" w:rsidRPr="0026330E">
        <w:rPr>
          <w:sz w:val="22"/>
          <w:szCs w:val="22"/>
          <w:lang w:val="en-GB"/>
        </w:rPr>
        <w:t xml:space="preserve">assemblies show a remarkable ability to form </w:t>
      </w:r>
      <w:r w:rsidR="00153FA0" w:rsidRPr="0026330E">
        <w:rPr>
          <w:sz w:val="22"/>
          <w:szCs w:val="22"/>
          <w:lang w:val="en-GB"/>
        </w:rPr>
        <w:t xml:space="preserve">stable, </w:t>
      </w:r>
      <w:r w:rsidR="00630BFC" w:rsidRPr="0026330E">
        <w:rPr>
          <w:sz w:val="22"/>
          <w:szCs w:val="22"/>
          <w:lang w:val="en-GB"/>
        </w:rPr>
        <w:t>structurally distinct PrP</w:t>
      </w:r>
      <w:r w:rsidR="00630BFC" w:rsidRPr="0026330E">
        <w:rPr>
          <w:sz w:val="22"/>
          <w:szCs w:val="22"/>
          <w:vertAlign w:val="superscript"/>
          <w:lang w:val="en-GB"/>
        </w:rPr>
        <w:t>Sc</w:t>
      </w:r>
      <w:r w:rsidR="00630BFC" w:rsidRPr="0026330E">
        <w:rPr>
          <w:sz w:val="22"/>
          <w:szCs w:val="22"/>
          <w:lang w:val="en-GB"/>
        </w:rPr>
        <w:t xml:space="preserve"> conformer</w:t>
      </w:r>
      <w:r w:rsidR="00153FA0" w:rsidRPr="0026330E">
        <w:rPr>
          <w:sz w:val="22"/>
          <w:szCs w:val="22"/>
          <w:lang w:val="en-GB"/>
        </w:rPr>
        <w:t xml:space="preserve">s </w:t>
      </w:r>
      <w:r w:rsidR="00EF6E3D" w:rsidRPr="0026330E">
        <w:rPr>
          <w:sz w:val="22"/>
          <w:szCs w:val="22"/>
          <w:lang w:val="en-GB"/>
        </w:rPr>
        <w:fldChar w:fldCharType="begin">
          <w:fldData xml:space="preserve">PEVuZE5vdGU+PENpdGU+PEF1dGhvcj5CZXJpbmd1ZTwvQXV0aG9yPjxZZWFyPjIwMDg8L1llYXI+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</w:fldData>
        </w:fldChar>
      </w:r>
      <w:r w:rsidR="009734C6" w:rsidRPr="0026330E">
        <w:rPr>
          <w:sz w:val="22"/>
          <w:szCs w:val="22"/>
          <w:lang w:val="en-GB"/>
        </w:rPr>
        <w:instrText xml:space="preserve"> ADDIN EN.CITE </w:instrText>
      </w:r>
      <w:r w:rsidR="009734C6" w:rsidRPr="0026330E">
        <w:rPr>
          <w:sz w:val="22"/>
          <w:szCs w:val="22"/>
          <w:lang w:val="en-GB"/>
        </w:rPr>
        <w:fldChar w:fldCharType="begin">
          <w:fldData xml:space="preserve">PEVuZE5vdGU+PENpdGU+PEF1dGhvcj5CZXJpbmd1ZTwvQXV0aG9yPjxZZWFyPjIwMDg8L1llYXI+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</w:fldData>
        </w:fldChar>
      </w:r>
      <w:r w:rsidR="009734C6" w:rsidRPr="0026330E">
        <w:rPr>
          <w:sz w:val="22"/>
          <w:szCs w:val="22"/>
          <w:lang w:val="en-GB"/>
        </w:rPr>
        <w:instrText xml:space="preserve"> ADDIN EN.CITE.DATA </w:instrText>
      </w:r>
      <w:r w:rsidR="009734C6" w:rsidRPr="0026330E">
        <w:rPr>
          <w:sz w:val="22"/>
          <w:szCs w:val="22"/>
          <w:lang w:val="en-GB"/>
        </w:rPr>
      </w:r>
      <w:r w:rsidR="009734C6"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6-9</w:t>
      </w:r>
      <w:r w:rsidR="00EF6E3D" w:rsidRPr="0026330E">
        <w:rPr>
          <w:noProof/>
          <w:sz w:val="22"/>
          <w:szCs w:val="22"/>
          <w:lang w:val="en-GB"/>
        </w:rPr>
        <w:t>)</w:t>
      </w:r>
      <w:r w:rsidR="00EF6E3D" w:rsidRPr="0026330E">
        <w:rPr>
          <w:sz w:val="22"/>
          <w:szCs w:val="22"/>
          <w:lang w:val="en-GB"/>
        </w:rPr>
        <w:fldChar w:fldCharType="end"/>
      </w:r>
      <w:r w:rsidR="0039579F" w:rsidRPr="0026330E">
        <w:rPr>
          <w:sz w:val="22"/>
          <w:szCs w:val="22"/>
          <w:lang w:val="en-GB"/>
        </w:rPr>
        <w:t xml:space="preserve">, known as prion strains, and encoding unique </w:t>
      </w:r>
      <w:r w:rsidR="00382516" w:rsidRPr="0026330E">
        <w:rPr>
          <w:sz w:val="22"/>
          <w:szCs w:val="22"/>
          <w:lang w:val="en-GB"/>
        </w:rPr>
        <w:t xml:space="preserve">stereotypical </w:t>
      </w:r>
      <w:r w:rsidR="0039579F" w:rsidRPr="0026330E">
        <w:rPr>
          <w:sz w:val="22"/>
          <w:szCs w:val="22"/>
          <w:lang w:val="en-GB"/>
        </w:rPr>
        <w:t>biological phenotypes</w:t>
      </w:r>
      <w:r w:rsidR="005A2CD0" w:rsidRPr="0026330E">
        <w:rPr>
          <w:sz w:val="22"/>
          <w:szCs w:val="22"/>
          <w:lang w:val="en-GB"/>
        </w:rPr>
        <w:t xml:space="preserve"> </w:t>
      </w:r>
      <w:r w:rsidR="00EF6E3D" w:rsidRPr="0026330E">
        <w:rPr>
          <w:sz w:val="22"/>
          <w:szCs w:val="22"/>
          <w:lang w:val="en-GB"/>
        </w:rPr>
        <w:fldChar w:fldCharType="begin">
          <w:fldData xml:space="preserve">PEVuZE5vdGU+PENpdGU+PEF1dGhvcj5TaW08L0F1dGhvcj48WWVhcj4yMDA5PC9ZZWFyPjxSZWNO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</w:fldData>
        </w:fldChar>
      </w:r>
      <w:r w:rsidR="009734C6" w:rsidRPr="0026330E">
        <w:rPr>
          <w:sz w:val="22"/>
          <w:szCs w:val="22"/>
          <w:lang w:val="en-GB"/>
        </w:rPr>
        <w:instrText xml:space="preserve"> ADDIN EN.CITE </w:instrText>
      </w:r>
      <w:r w:rsidR="009734C6" w:rsidRPr="0026330E">
        <w:rPr>
          <w:sz w:val="22"/>
          <w:szCs w:val="22"/>
          <w:lang w:val="en-GB"/>
        </w:rPr>
        <w:fldChar w:fldCharType="begin">
          <w:fldData xml:space="preserve">PEVuZE5vdGU+PENpdGU+PEF1dGhvcj5TaW08L0F1dGhvcj48WWVhcj4yMDA5PC9ZZWFyPjxSZWNO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</w:fldData>
        </w:fldChar>
      </w:r>
      <w:r w:rsidR="009734C6" w:rsidRPr="0026330E">
        <w:rPr>
          <w:sz w:val="22"/>
          <w:szCs w:val="22"/>
          <w:lang w:val="en-GB"/>
        </w:rPr>
        <w:instrText xml:space="preserve"> ADDIN EN.CITE.DATA </w:instrText>
      </w:r>
      <w:r w:rsidR="009734C6" w:rsidRPr="0026330E">
        <w:rPr>
          <w:sz w:val="22"/>
          <w:szCs w:val="22"/>
          <w:lang w:val="en-GB"/>
        </w:rPr>
      </w:r>
      <w:r w:rsidR="009734C6"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EF6E3D" w:rsidRPr="0026330E">
        <w:rPr>
          <w:noProof/>
          <w:sz w:val="22"/>
          <w:szCs w:val="22"/>
          <w:lang w:val="en-GB"/>
        </w:rPr>
        <w:t>(</w:t>
      </w:r>
      <w:r w:rsidR="00EF6E3D" w:rsidRPr="0026330E">
        <w:rPr>
          <w:i/>
          <w:noProof/>
          <w:sz w:val="22"/>
          <w:szCs w:val="22"/>
          <w:lang w:val="en-GB"/>
        </w:rPr>
        <w:t>10-13</w:t>
      </w:r>
      <w:r w:rsidR="00EF6E3D" w:rsidRPr="0026330E">
        <w:rPr>
          <w:noProof/>
          <w:sz w:val="22"/>
          <w:szCs w:val="22"/>
          <w:lang w:val="en-GB"/>
        </w:rPr>
        <w:t>)</w:t>
      </w:r>
      <w:r w:rsidR="00EF6E3D" w:rsidRPr="0026330E">
        <w:rPr>
          <w:sz w:val="22"/>
          <w:szCs w:val="22"/>
          <w:lang w:val="en-GB"/>
        </w:rPr>
        <w:fldChar w:fldCharType="end"/>
      </w:r>
      <w:r w:rsidR="0039579F" w:rsidRPr="0026330E">
        <w:rPr>
          <w:sz w:val="22"/>
          <w:szCs w:val="22"/>
          <w:lang w:val="en-GB"/>
        </w:rPr>
        <w:t xml:space="preserve">. How </w:t>
      </w:r>
      <w:r w:rsidR="0039579F" w:rsidRPr="0026330E">
        <w:rPr>
          <w:sz w:val="22"/>
          <w:szCs w:val="22"/>
          <w:lang w:val="en-US"/>
        </w:rPr>
        <w:t>PrP</w:t>
      </w:r>
      <w:r w:rsidR="0039579F" w:rsidRPr="0026330E">
        <w:rPr>
          <w:sz w:val="22"/>
          <w:szCs w:val="22"/>
          <w:vertAlign w:val="superscript"/>
          <w:lang w:val="en-US"/>
        </w:rPr>
        <w:t>Sc</w:t>
      </w:r>
      <w:r w:rsidR="0039579F" w:rsidRPr="0026330E">
        <w:rPr>
          <w:sz w:val="22"/>
          <w:szCs w:val="22"/>
          <w:lang w:val="en-US"/>
        </w:rPr>
        <w:t xml:space="preserve"> </w:t>
      </w:r>
      <w:r w:rsidR="0039579F" w:rsidRPr="0026330E">
        <w:rPr>
          <w:sz w:val="22"/>
          <w:szCs w:val="22"/>
          <w:lang w:val="en-GB"/>
        </w:rPr>
        <w:t>structural polymorphism causes these distinct phenotypes remains poorly defined.</w:t>
      </w:r>
    </w:p>
    <w:p w14:paraId="3D1831A5" w14:textId="77777777" w:rsidR="009D429E" w:rsidRPr="0026330E" w:rsidRDefault="009734C6" w:rsidP="0027489C">
      <w:pPr>
        <w:autoSpaceDE w:val="0"/>
        <w:autoSpaceDN w:val="0"/>
        <w:adjustRightInd w:val="0"/>
        <w:spacing w:before="60"/>
        <w:jc w:val="both"/>
        <w:rPr>
          <w:sz w:val="22"/>
          <w:szCs w:val="22"/>
          <w:lang w:val="en-US"/>
        </w:rPr>
      </w:pPr>
      <w:r w:rsidRPr="0026330E">
        <w:rPr>
          <w:bCs/>
          <w:sz w:val="22"/>
          <w:szCs w:val="22"/>
          <w:lang w:val="en-US"/>
        </w:rPr>
        <w:t xml:space="preserve">Kinetic </w:t>
      </w:r>
      <w:r w:rsidR="00981C6D" w:rsidRPr="0026330E">
        <w:rPr>
          <w:bCs/>
          <w:sz w:val="22"/>
          <w:szCs w:val="22"/>
          <w:lang w:val="en-US"/>
        </w:rPr>
        <w:t>aspects of prion replication have been well described by measuring infectivity or PrP</w:t>
      </w:r>
      <w:r w:rsidR="00981C6D" w:rsidRPr="0026330E">
        <w:rPr>
          <w:bCs/>
          <w:sz w:val="22"/>
          <w:szCs w:val="22"/>
          <w:vertAlign w:val="superscript"/>
          <w:lang w:val="en-US"/>
        </w:rPr>
        <w:t>Sc</w:t>
      </w:r>
      <w:r w:rsidR="00981C6D" w:rsidRPr="0026330E">
        <w:rPr>
          <w:bCs/>
          <w:sz w:val="22"/>
          <w:szCs w:val="22"/>
          <w:lang w:val="en-US"/>
        </w:rPr>
        <w:t xml:space="preserve"> levels in the brain </w:t>
      </w:r>
      <w:r w:rsidR="00EF6E3D" w:rsidRPr="0026330E">
        <w:rPr>
          <w:bCs/>
          <w:sz w:val="22"/>
          <w:szCs w:val="22"/>
          <w:lang w:val="en-US"/>
        </w:rPr>
        <w:fldChar w:fldCharType="begin">
          <w:fldData xml:space="preserve">PEVuZE5vdGU+PENpdGU+PEF1dGhvcj5MYW5nZXZpbjwvQXV0aG9yPjxZZWFyPjIwMTE8L1llYXI+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==
</w:fldData>
        </w:fldChar>
      </w:r>
      <w:r w:rsidRPr="0026330E">
        <w:rPr>
          <w:bCs/>
          <w:sz w:val="22"/>
          <w:szCs w:val="22"/>
          <w:lang w:val="en-US"/>
        </w:rPr>
        <w:instrText xml:space="preserve"> ADDIN EN.CITE </w:instrText>
      </w:r>
      <w:r w:rsidRPr="0026330E">
        <w:rPr>
          <w:bCs/>
          <w:sz w:val="22"/>
          <w:szCs w:val="22"/>
          <w:lang w:val="en-US"/>
        </w:rPr>
        <w:fldChar w:fldCharType="begin">
          <w:fldData xml:space="preserve">PEVuZE5vdGU+PENpdGU+PEF1dGhvcj5MYW5nZXZpbjwvQXV0aG9yPjxZZWFyPjIwMTE8L1llYXI+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==
</w:fldData>
        </w:fldChar>
      </w:r>
      <w:r w:rsidRPr="0026330E">
        <w:rPr>
          <w:bCs/>
          <w:sz w:val="22"/>
          <w:szCs w:val="22"/>
          <w:lang w:val="en-US"/>
        </w:rPr>
        <w:instrText xml:space="preserve"> ADDIN EN.CITE.DATA </w:instrText>
      </w:r>
      <w:r w:rsidRPr="0026330E">
        <w:rPr>
          <w:bCs/>
          <w:sz w:val="22"/>
          <w:szCs w:val="22"/>
          <w:lang w:val="en-US"/>
        </w:rPr>
      </w:r>
      <w:r w:rsidRPr="0026330E">
        <w:rPr>
          <w:bCs/>
          <w:sz w:val="22"/>
          <w:szCs w:val="22"/>
          <w:lang w:val="en-US"/>
        </w:rPr>
        <w:fldChar w:fldCharType="end"/>
      </w:r>
      <w:r w:rsidR="00EF6E3D" w:rsidRPr="0026330E">
        <w:rPr>
          <w:bCs/>
          <w:sz w:val="22"/>
          <w:szCs w:val="22"/>
          <w:lang w:val="en-US"/>
        </w:rPr>
      </w:r>
      <w:r w:rsidR="00EF6E3D" w:rsidRPr="0026330E">
        <w:rPr>
          <w:bCs/>
          <w:sz w:val="22"/>
          <w:szCs w:val="22"/>
          <w:lang w:val="en-US"/>
        </w:rPr>
        <w:fldChar w:fldCharType="separate"/>
      </w:r>
      <w:r w:rsidR="00EF6E3D" w:rsidRPr="0026330E">
        <w:rPr>
          <w:bCs/>
          <w:noProof/>
          <w:sz w:val="22"/>
          <w:szCs w:val="22"/>
          <w:lang w:val="en-US"/>
        </w:rPr>
        <w:t>(</w:t>
      </w:r>
      <w:r w:rsidR="00EF6E3D" w:rsidRPr="0026330E">
        <w:rPr>
          <w:bCs/>
          <w:i/>
          <w:noProof/>
          <w:sz w:val="22"/>
          <w:szCs w:val="22"/>
          <w:lang w:val="en-US"/>
        </w:rPr>
        <w:t>14, 15</w:t>
      </w:r>
      <w:r w:rsidR="00EF6E3D" w:rsidRPr="0026330E">
        <w:rPr>
          <w:bCs/>
          <w:noProof/>
          <w:sz w:val="22"/>
          <w:szCs w:val="22"/>
          <w:lang w:val="en-US"/>
        </w:rPr>
        <w:t>)</w:t>
      </w:r>
      <w:r w:rsidR="00EF6E3D" w:rsidRPr="0026330E">
        <w:rPr>
          <w:bCs/>
          <w:sz w:val="22"/>
          <w:szCs w:val="22"/>
          <w:lang w:val="en-US"/>
        </w:rPr>
        <w:fldChar w:fldCharType="end"/>
      </w:r>
      <w:r w:rsidR="00981C6D" w:rsidRPr="0026330E">
        <w:rPr>
          <w:bCs/>
          <w:sz w:val="22"/>
          <w:szCs w:val="22"/>
          <w:lang w:val="en-US"/>
        </w:rPr>
        <w:t xml:space="preserve">. Plotting </w:t>
      </w:r>
      <w:r w:rsidR="005A2CD0" w:rsidRPr="0026330E">
        <w:rPr>
          <w:bCs/>
          <w:sz w:val="22"/>
          <w:szCs w:val="22"/>
          <w:lang w:val="en-US"/>
        </w:rPr>
        <w:t xml:space="preserve">prion </w:t>
      </w:r>
      <w:r w:rsidR="00981C6D" w:rsidRPr="0026330E">
        <w:rPr>
          <w:bCs/>
          <w:sz w:val="22"/>
          <w:szCs w:val="22"/>
          <w:lang w:val="en-US"/>
        </w:rPr>
        <w:t xml:space="preserve">accumulation as function of time provides a sigmoidal </w:t>
      </w:r>
      <w:r w:rsidR="00C65F91" w:rsidRPr="0026330E">
        <w:rPr>
          <w:bCs/>
          <w:sz w:val="22"/>
          <w:szCs w:val="22"/>
          <w:lang w:val="en-US"/>
        </w:rPr>
        <w:t>shape</w:t>
      </w:r>
      <w:r w:rsidR="00981C6D" w:rsidRPr="0026330E">
        <w:rPr>
          <w:bCs/>
          <w:sz w:val="22"/>
          <w:szCs w:val="22"/>
          <w:lang w:val="en-US"/>
        </w:rPr>
        <w:t>, which has served to</w:t>
      </w:r>
      <w:r w:rsidR="00633A5B" w:rsidRPr="0026330E">
        <w:rPr>
          <w:bCs/>
          <w:sz w:val="22"/>
          <w:szCs w:val="22"/>
          <w:lang w:val="en-US"/>
        </w:rPr>
        <w:t xml:space="preserve"> roughly</w:t>
      </w:r>
      <w:r w:rsidR="00981C6D" w:rsidRPr="0026330E">
        <w:rPr>
          <w:bCs/>
          <w:sz w:val="22"/>
          <w:szCs w:val="22"/>
          <w:lang w:val="en-US"/>
        </w:rPr>
        <w:t xml:space="preserve"> elaborate theoretical and mathematical models for prion </w:t>
      </w:r>
      <w:r w:rsidR="00CD2DB7" w:rsidRPr="0026330E">
        <w:rPr>
          <w:bCs/>
          <w:sz w:val="22"/>
          <w:szCs w:val="22"/>
          <w:lang w:val="en-US"/>
        </w:rPr>
        <w:t>replication</w:t>
      </w:r>
      <w:r w:rsidR="00F56021" w:rsidRPr="0026330E">
        <w:rPr>
          <w:bCs/>
          <w:sz w:val="22"/>
          <w:szCs w:val="22"/>
          <w:lang w:val="en-US"/>
        </w:rPr>
        <w:t>.</w:t>
      </w:r>
      <w:r w:rsidR="00CD2DB7" w:rsidRPr="0026330E">
        <w:rPr>
          <w:bCs/>
          <w:sz w:val="22"/>
          <w:szCs w:val="22"/>
          <w:lang w:val="en-US"/>
        </w:rPr>
        <w:t xml:space="preserve"> </w:t>
      </w:r>
      <w:r w:rsidR="000600C1" w:rsidRPr="0026330E">
        <w:rPr>
          <w:sz w:val="22"/>
          <w:szCs w:val="22"/>
          <w:lang w:val="en-US"/>
        </w:rPr>
        <w:t>The</w:t>
      </w:r>
      <w:r w:rsidR="00ED074C" w:rsidRPr="0026330E">
        <w:rPr>
          <w:sz w:val="22"/>
          <w:szCs w:val="22"/>
          <w:lang w:val="en-US"/>
        </w:rPr>
        <w:t xml:space="preserve"> </w:t>
      </w:r>
      <w:r w:rsidR="00AF7DA9" w:rsidRPr="0026330E">
        <w:rPr>
          <w:sz w:val="22"/>
          <w:szCs w:val="22"/>
          <w:lang w:val="en-US"/>
        </w:rPr>
        <w:t>autocatalytic conversion model (ACM) proposed by Grif</w:t>
      </w:r>
      <w:r w:rsidRPr="0026330E">
        <w:rPr>
          <w:sz w:val="22"/>
          <w:szCs w:val="22"/>
          <w:lang w:val="en-US"/>
        </w:rPr>
        <w:t>f</w:t>
      </w:r>
      <w:r w:rsidR="00AF7DA9" w:rsidRPr="0026330E">
        <w:rPr>
          <w:sz w:val="22"/>
          <w:szCs w:val="22"/>
          <w:lang w:val="en-US"/>
        </w:rPr>
        <w:t xml:space="preserve">ith in 1967 </w:t>
      </w:r>
      <w:r w:rsidRPr="0026330E">
        <w:rPr>
          <w:sz w:val="22"/>
          <w:szCs w:val="22"/>
          <w:lang w:val="en-US"/>
        </w:rPr>
        <w:fldChar w:fldCharType="begin"/>
      </w:r>
      <w:r w:rsidR="00135FBE">
        <w:rPr>
          <w:sz w:val="22"/>
          <w:szCs w:val="22"/>
          <w:lang w:val="en-US"/>
        </w:rPr>
        <w:instrText xml:space="preserve"> ADDIN EN.CITE &lt;EndNote&gt;&lt;Cite&gt;&lt;Author&gt;Griffith&lt;/Author&gt;&lt;Year&gt;1967&lt;/Year&gt;&lt;RecNum&gt;12&lt;/RecNum&gt;&lt;DisplayText&gt;(&lt;style face="italic"&gt;16&lt;/style&gt;)&lt;/DisplayText&gt;&lt;record&gt;&lt;rec-number&gt;12&lt;/rec-number&gt;&lt;foreign-keys&gt;&lt;key app="EN" db-id="zrtxvstd1fdsdoe90pvxw2dnd9520ta2v2s2" timestamp="1457265722"&gt;12&lt;/key&gt;&lt;/foreign-keys&gt;&lt;ref-type name="Journal Article"&gt;17&lt;/ref-type&gt;&lt;contributors&gt;&lt;authors&gt;&lt;author&gt;Griffith, J. S.&lt;/author&gt;&lt;/authors&gt;&lt;/contributors&gt;&lt;titles&gt;&lt;title&gt;Self-replication and scrapie&lt;/title&gt;&lt;secondary-title&gt;Nature&lt;/secondary-title&gt;&lt;/titles&gt;&lt;periodical&gt;&lt;full-title&gt;Nature&lt;/full-title&gt;&lt;/periodical&gt;&lt;pages&gt;1043-4&lt;/pages&gt;&lt;volume&gt;215&lt;/volume&gt;&lt;number&gt;5105&lt;/number&gt;&lt;keywords&gt;&lt;keyword&gt;Models, Biological&lt;/keyword&gt;&lt;keyword&gt;Prions/*physiology&lt;/keyword&gt;&lt;keyword&gt;*Proteins&lt;/keyword&gt;&lt;keyword&gt;Reproduction&lt;/keyword&gt;&lt;/keywords&gt;&lt;dates&gt;&lt;year&gt;1967&lt;/year&gt;&lt;pub-dates&gt;&lt;date&gt;Sep 2&lt;/date&gt;&lt;/pub-dates&gt;&lt;/dates&gt;&lt;isbn&gt;0028-0836 (Print)&amp;#xD;0028-0836 (Linking)&lt;/isbn&gt;&lt;accession-num&gt;4964084&lt;/accession-num&gt;&lt;urls&gt;&lt;related-urls&gt;&lt;url&gt;http://www.ncbi.nlm.nih.gov/pubmed/4964084&lt;/url&gt;&lt;/related-urls&gt;&lt;/urls&gt;&lt;/record&gt;&lt;/Cite&gt;&lt;/EndNote&gt;</w:instrText>
      </w:r>
      <w:r w:rsidRPr="0026330E">
        <w:rPr>
          <w:sz w:val="22"/>
          <w:szCs w:val="22"/>
          <w:lang w:val="en-US"/>
        </w:rPr>
        <w:fldChar w:fldCharType="separate"/>
      </w:r>
      <w:r w:rsidRPr="0026330E">
        <w:rPr>
          <w:noProof/>
          <w:sz w:val="22"/>
          <w:szCs w:val="22"/>
          <w:lang w:val="en-US"/>
        </w:rPr>
        <w:t>(</w:t>
      </w:r>
      <w:r w:rsidRPr="0026330E">
        <w:rPr>
          <w:i/>
          <w:noProof/>
          <w:sz w:val="22"/>
          <w:szCs w:val="22"/>
          <w:lang w:val="en-US"/>
        </w:rPr>
        <w:t>16</w:t>
      </w:r>
      <w:r w:rsidRPr="0026330E">
        <w:rPr>
          <w:noProof/>
          <w:sz w:val="22"/>
          <w:szCs w:val="22"/>
          <w:lang w:val="en-US"/>
        </w:rPr>
        <w:t>)</w:t>
      </w:r>
      <w:r w:rsidRPr="0026330E">
        <w:rPr>
          <w:sz w:val="22"/>
          <w:szCs w:val="22"/>
          <w:lang w:val="en-US"/>
        </w:rPr>
        <w:fldChar w:fldCharType="end"/>
      </w:r>
      <w:r w:rsidR="00AF7DA9" w:rsidRPr="0026330E">
        <w:rPr>
          <w:sz w:val="22"/>
          <w:szCs w:val="22"/>
          <w:lang w:val="en-US"/>
        </w:rPr>
        <w:t xml:space="preserve"> and </w:t>
      </w:r>
      <w:r w:rsidRPr="0026330E">
        <w:rPr>
          <w:sz w:val="22"/>
          <w:szCs w:val="22"/>
          <w:lang w:val="en-US"/>
        </w:rPr>
        <w:t xml:space="preserve">the </w:t>
      </w:r>
      <w:r w:rsidR="000600C1" w:rsidRPr="0026330E">
        <w:rPr>
          <w:sz w:val="22"/>
          <w:szCs w:val="22"/>
          <w:lang w:val="en-US"/>
        </w:rPr>
        <w:t>nucleated-polymerization model (NPM) by Lansbury</w:t>
      </w:r>
      <w:r w:rsidR="001C54AA" w:rsidRPr="0026330E">
        <w:rPr>
          <w:sz w:val="22"/>
          <w:szCs w:val="22"/>
          <w:lang w:val="en-US"/>
        </w:rPr>
        <w:t xml:space="preserve"> and Caughey </w:t>
      </w:r>
      <w:r w:rsidR="000600C1" w:rsidRPr="0026330E">
        <w:rPr>
          <w:sz w:val="22"/>
          <w:szCs w:val="22"/>
          <w:lang w:val="en-US"/>
        </w:rPr>
        <w:t>in 1995</w:t>
      </w:r>
      <w:r w:rsidR="001C54AA" w:rsidRPr="0026330E">
        <w:rPr>
          <w:sz w:val="22"/>
          <w:szCs w:val="22"/>
          <w:lang w:val="en-US"/>
        </w:rPr>
        <w:t xml:space="preserve"> </w:t>
      </w:r>
      <w:r w:rsidR="00EF6E3D" w:rsidRPr="0026330E">
        <w:rPr>
          <w:sz w:val="22"/>
          <w:szCs w:val="22"/>
          <w:lang w:val="en-US"/>
        </w:rPr>
        <w:fldChar w:fldCharType="begin"/>
      </w:r>
      <w:r w:rsidR="00135FBE">
        <w:rPr>
          <w:sz w:val="22"/>
          <w:szCs w:val="22"/>
          <w:lang w:val="en-US"/>
        </w:rPr>
        <w:instrText xml:space="preserve"> ADDIN EN.CITE &lt;EndNote&gt;&lt;Cite&gt;&lt;Author&gt;Lansbury&lt;/Author&gt;&lt;Year&gt;1995&lt;/Year&gt;&lt;RecNum&gt;30&lt;/RecNum&gt;&lt;DisplayText&gt;(&lt;style face="italic"&gt;17&lt;/style&gt;)&lt;/DisplayText&gt;&lt;record&gt;&lt;rec-number&gt;30&lt;/rec-number&gt;&lt;foreign-keys&gt;&lt;key app="EN" db-id="zrtxvstd1fdsdoe90pvxw2dnd9520ta2v2s2" timestamp="1457265867"&gt;30&lt;/key&gt;&lt;/foreign-keys&gt;&lt;ref-type name="Journal Article"&gt;17&lt;/ref-type&gt;&lt;contributors&gt;&lt;authors&gt;&lt;author&gt;Lansbury, P. T., Jr.&lt;/author&gt;&lt;author&gt;Caughey, B.&lt;/author&gt;&lt;/authors&gt;&lt;/contributors&gt;&lt;auth-address&gt;Department of Chemistry, Massachusetts Institute of Technology, Cambridge, USA.&lt;/auth-address&gt;&lt;titles&gt;&lt;title&gt;The chemistry of scrapie infection: implications of the &amp;apos;ice 9&amp;apos; metaphor&lt;/title&gt;&lt;secondary-title&gt;Chem Biol&lt;/secondary-title&gt;&lt;/titles&gt;&lt;periodical&gt;&lt;full-title&gt;Chem Biol&lt;/full-title&gt;&lt;/periodical&gt;&lt;pages&gt;1-5&lt;/pages&gt;&lt;volume&gt;2&lt;/volume&gt;&lt;number&gt;1&lt;/number&gt;&lt;keywords&gt;&lt;keyword&gt;Animals&lt;/keyword&gt;&lt;keyword&gt;Humans&lt;/keyword&gt;&lt;keyword&gt;Models, Chemical&lt;/keyword&gt;&lt;keyword&gt;Nucleic Acids/*physiology&lt;/keyword&gt;&lt;keyword&gt;PrPSc Proteins/*chemistry/genetics&lt;/keyword&gt;&lt;keyword&gt;Scrapie/transmission&lt;/keyword&gt;&lt;/keywords&gt;&lt;dates&gt;&lt;year&gt;1995&lt;/year&gt;&lt;pub-dates&gt;&lt;date&gt;Jan&lt;/date&gt;&lt;/pub-dates&gt;&lt;/dates&gt;&lt;isbn&gt;1074-5521 (Print)&amp;#xD;1074-5521 (Linking)&lt;/isbn&gt;&lt;accession-num&gt;9383397&lt;/accession-num&gt;&lt;urls&gt;&lt;related-urls&gt;&lt;url&gt;http://www.ncbi.nlm.nih.gov/pubmed/9383397&lt;/url&gt;&lt;/related-urls&gt;&lt;/urls&gt;&lt;/record&gt;&lt;/Cite&gt;&lt;/EndNote&gt;</w:instrText>
      </w:r>
      <w:r w:rsidR="00EF6E3D" w:rsidRPr="0026330E">
        <w:rPr>
          <w:sz w:val="22"/>
          <w:szCs w:val="22"/>
          <w:lang w:val="en-US"/>
        </w:rPr>
        <w:fldChar w:fldCharType="separate"/>
      </w:r>
      <w:r w:rsidRPr="0026330E">
        <w:rPr>
          <w:noProof/>
          <w:sz w:val="22"/>
          <w:szCs w:val="22"/>
          <w:lang w:val="en-US"/>
        </w:rPr>
        <w:t>(</w:t>
      </w:r>
      <w:r w:rsidRPr="0026330E">
        <w:rPr>
          <w:i/>
          <w:noProof/>
          <w:sz w:val="22"/>
          <w:szCs w:val="22"/>
          <w:lang w:val="en-US"/>
        </w:rPr>
        <w:t>17</w:t>
      </w:r>
      <w:r w:rsidRPr="0026330E">
        <w:rPr>
          <w:noProof/>
          <w:sz w:val="22"/>
          <w:szCs w:val="22"/>
          <w:lang w:val="en-US"/>
        </w:rPr>
        <w:t>)</w:t>
      </w:r>
      <w:r w:rsidR="00EF6E3D" w:rsidRPr="0026330E">
        <w:rPr>
          <w:sz w:val="22"/>
          <w:szCs w:val="22"/>
          <w:lang w:val="en-US"/>
        </w:rPr>
        <w:fldChar w:fldCharType="end"/>
      </w:r>
      <w:r w:rsidR="001C54AA" w:rsidRPr="0026330E">
        <w:rPr>
          <w:sz w:val="22"/>
          <w:szCs w:val="22"/>
          <w:lang w:val="en-US"/>
        </w:rPr>
        <w:t xml:space="preserve"> remain so far the </w:t>
      </w:r>
      <w:r w:rsidR="00981C6D" w:rsidRPr="0026330E">
        <w:rPr>
          <w:sz w:val="22"/>
          <w:szCs w:val="22"/>
          <w:lang w:val="en-US"/>
        </w:rPr>
        <w:t>most accepted theoretical mechanism</w:t>
      </w:r>
      <w:r w:rsidR="00943DDB">
        <w:rPr>
          <w:sz w:val="22"/>
          <w:szCs w:val="22"/>
          <w:lang w:val="en-US"/>
        </w:rPr>
        <w:t>s</w:t>
      </w:r>
      <w:r w:rsidR="00AF7DA9" w:rsidRPr="0026330E">
        <w:rPr>
          <w:sz w:val="22"/>
          <w:szCs w:val="22"/>
          <w:lang w:val="en-US"/>
        </w:rPr>
        <w:t xml:space="preserve"> describ</w:t>
      </w:r>
      <w:r w:rsidR="00943DDB">
        <w:rPr>
          <w:sz w:val="22"/>
          <w:szCs w:val="22"/>
          <w:lang w:val="en-US"/>
        </w:rPr>
        <w:t xml:space="preserve">ing </w:t>
      </w:r>
      <w:r w:rsidR="00AF7DA9" w:rsidRPr="0026330E">
        <w:rPr>
          <w:sz w:val="22"/>
          <w:szCs w:val="22"/>
          <w:lang w:val="en-US"/>
        </w:rPr>
        <w:t xml:space="preserve">the conversion process. However, both models fail to describe </w:t>
      </w:r>
      <w:r w:rsidR="00AC29F8" w:rsidRPr="0026330E">
        <w:rPr>
          <w:sz w:val="22"/>
          <w:szCs w:val="22"/>
          <w:lang w:val="en-US"/>
        </w:rPr>
        <w:t xml:space="preserve">neither the molecular mechanism of the templating process nor </w:t>
      </w:r>
      <w:r w:rsidR="00AF7DA9" w:rsidRPr="0026330E">
        <w:rPr>
          <w:sz w:val="22"/>
          <w:szCs w:val="22"/>
          <w:lang w:val="en-US"/>
        </w:rPr>
        <w:t xml:space="preserve">the multiplication of </w:t>
      </w:r>
      <w:r w:rsidR="00943DDB">
        <w:rPr>
          <w:sz w:val="22"/>
          <w:szCs w:val="22"/>
          <w:lang w:val="en-US"/>
        </w:rPr>
        <w:t xml:space="preserve">the </w:t>
      </w:r>
      <w:r w:rsidR="00AF7DA9" w:rsidRPr="0026330E">
        <w:rPr>
          <w:sz w:val="22"/>
          <w:szCs w:val="22"/>
          <w:lang w:val="en-US"/>
        </w:rPr>
        <w:t xml:space="preserve">templating interface which is at </w:t>
      </w:r>
      <w:r w:rsidR="008F792F" w:rsidRPr="0026330E">
        <w:rPr>
          <w:sz w:val="22"/>
          <w:szCs w:val="22"/>
          <w:lang w:val="en-US"/>
        </w:rPr>
        <w:t xml:space="preserve">the </w:t>
      </w:r>
      <w:r w:rsidR="00AF7DA9" w:rsidRPr="0026330E">
        <w:rPr>
          <w:sz w:val="22"/>
          <w:szCs w:val="22"/>
          <w:lang w:val="en-US"/>
        </w:rPr>
        <w:t xml:space="preserve">base of </w:t>
      </w:r>
      <w:r w:rsidR="00B962ED" w:rsidRPr="0026330E">
        <w:rPr>
          <w:sz w:val="22"/>
          <w:szCs w:val="22"/>
          <w:lang w:val="en-US"/>
        </w:rPr>
        <w:t xml:space="preserve">the </w:t>
      </w:r>
      <w:r w:rsidR="00AF7DA9" w:rsidRPr="0026330E">
        <w:rPr>
          <w:sz w:val="22"/>
          <w:szCs w:val="22"/>
          <w:lang w:val="en-US"/>
        </w:rPr>
        <w:t xml:space="preserve">amplification and spreading phenomenon in </w:t>
      </w:r>
      <w:r w:rsidR="00DF0465" w:rsidRPr="0026330E">
        <w:rPr>
          <w:sz w:val="22"/>
          <w:szCs w:val="22"/>
          <w:lang w:val="en-US"/>
        </w:rPr>
        <w:t xml:space="preserve">the </w:t>
      </w:r>
      <w:r w:rsidR="00AF7DA9" w:rsidRPr="0026330E">
        <w:rPr>
          <w:sz w:val="22"/>
          <w:szCs w:val="22"/>
          <w:lang w:val="en-US"/>
        </w:rPr>
        <w:t xml:space="preserve">prion paradigm. </w:t>
      </w:r>
      <w:r w:rsidR="00594118" w:rsidRPr="0026330E">
        <w:rPr>
          <w:sz w:val="22"/>
          <w:szCs w:val="22"/>
          <w:lang w:val="en-US"/>
        </w:rPr>
        <w:t>Based on yeast prion</w:t>
      </w:r>
      <w:r w:rsidR="00B962ED" w:rsidRPr="0026330E">
        <w:rPr>
          <w:sz w:val="22"/>
          <w:szCs w:val="22"/>
          <w:lang w:val="en-US"/>
        </w:rPr>
        <w:t>s,</w:t>
      </w:r>
      <w:r w:rsidR="00594118" w:rsidRPr="0026330E">
        <w:rPr>
          <w:sz w:val="22"/>
          <w:szCs w:val="22"/>
          <w:lang w:val="en-US"/>
        </w:rPr>
        <w:t xml:space="preserve"> Shorter and Lindquist </w:t>
      </w:r>
      <w:r w:rsidR="00B962ED" w:rsidRPr="0026330E">
        <w:rPr>
          <w:sz w:val="22"/>
          <w:szCs w:val="22"/>
          <w:lang w:val="en-US"/>
        </w:rPr>
        <w:fldChar w:fldCharType="begin"/>
      </w:r>
      <w:r w:rsidR="00B962ED" w:rsidRPr="0026330E">
        <w:rPr>
          <w:sz w:val="22"/>
          <w:szCs w:val="22"/>
          <w:lang w:val="en-US"/>
        </w:rPr>
        <w:instrText xml:space="preserve"> ADDIN EN.CITE &lt;EndNote&gt;&lt;Cite&gt;&lt;Author&gt;Shorter&lt;/Author&gt;&lt;Year&gt;2004&lt;/Year&gt;&lt;RecNum&gt;414&lt;/RecNum&gt;&lt;DisplayText&gt;(&lt;style face="italic"&gt;18&lt;/style&gt;)&lt;/DisplayText&gt;&lt;record&gt;&lt;rec-number&gt;414&lt;/rec-number&gt;&lt;foreign-keys&gt;&lt;key app="EN" db-id="5zdsfz0smsxed6erdv2xeff0f2x5eavzw05v" timestamp="1509712624"&gt;414&lt;/key&gt;&lt;/foreign-keys&gt;&lt;ref-type name="Journal Article"&gt;17&lt;/ref-type&gt;&lt;contributors&gt;&lt;authors&gt;&lt;author&gt;Shorter, J.&lt;/author&gt;&lt;author&gt;Lindquist, S.&lt;/author&gt;&lt;/authors&gt;&lt;/contributors&gt;&lt;auth-address&gt;Whitehead Institute for Biomedical Research, Nine Cambridge Center, Cambridge, MA 02142, USA.&lt;/auth-address&gt;&lt;titles&gt;&lt;title&gt;Hsp104 catalyzes formation and elimination of self-replicating Sup35 prion conformers&lt;/title&gt;&lt;secondary-title&gt;Science&lt;/secondary-title&gt;&lt;/titles&gt;&lt;periodical&gt;&lt;full-title&gt;Science&lt;/full-title&gt;&lt;/periodical&gt;&lt;pages&gt;1793-7&lt;/pages&gt;&lt;volume&gt;304&lt;/volume&gt;&lt;number&gt;5678&lt;/number&gt;&lt;keywords&gt;&lt;keyword&gt;Adenosine Triphosphatases/metabolism&lt;/keyword&gt;&lt;keyword&gt;Adenosine Triphosphate/metabolism&lt;/keyword&gt;&lt;keyword&gt;Amyloid/chemistry&lt;/keyword&gt;&lt;keyword&gt;Amyloid beta-Peptides/chemistry/immunology&lt;/keyword&gt;&lt;keyword&gt;Antibodies/immunology&lt;/keyword&gt;&lt;keyword&gt;Biopolymers&lt;/keyword&gt;&lt;keyword&gt;Catalysis&lt;/keyword&gt;&lt;keyword&gt;Heat-Shock Proteins/chemistry/genetics/*metabolism&lt;/keyword&gt;&lt;keyword&gt;Hydrolysis&lt;/keyword&gt;&lt;keyword&gt;Mutation&lt;/keyword&gt;&lt;keyword&gt;Peptide Fragments/chemistry/immunology&lt;/keyword&gt;&lt;keyword&gt;Peptide Termination Factors&lt;/keyword&gt;&lt;keyword&gt;Prions/*chemistry/*metabolism&lt;/keyword&gt;&lt;keyword&gt;Protein Conformation&lt;/keyword&gt;&lt;keyword&gt;Protein Structure, Tertiary&lt;/keyword&gt;&lt;keyword&gt;Saccharomyces cerevisiae Proteins/*chemistry/genetics/*metabolism&lt;/keyword&gt;&lt;/keywords&gt;&lt;dates&gt;&lt;year&gt;2004&lt;/year&gt;&lt;pub-dates&gt;&lt;date&gt;Jun 18&lt;/date&gt;&lt;/pub-dates&gt;&lt;/dates&gt;&lt;isbn&gt;1095-9203 (Electronic)&amp;#xD;0036-8075 (Linking)&lt;/isbn&gt;&lt;accession-num&gt;15155912&lt;/accession-num&gt;&lt;urls&gt;&lt;related-urls&gt;&lt;url&gt;http://www.ncbi.nlm.nih.gov/pubmed/15155912&lt;/url&gt;&lt;/related-urls&gt;&lt;/urls&gt;&lt;electronic-resource-num&gt;10.1126/science.1098007&lt;/electronic-resource-num&gt;&lt;research-notes&gt;SIT fragmentation&lt;/research-notes&gt;&lt;/record&gt;&lt;/Cite&gt;&lt;/EndNote&gt;</w:instrText>
      </w:r>
      <w:r w:rsidR="00B962ED" w:rsidRPr="0026330E">
        <w:rPr>
          <w:sz w:val="22"/>
          <w:szCs w:val="22"/>
          <w:lang w:val="en-US"/>
        </w:rPr>
        <w:fldChar w:fldCharType="separate"/>
      </w:r>
      <w:r w:rsidR="00B962ED" w:rsidRPr="0026330E">
        <w:rPr>
          <w:noProof/>
          <w:sz w:val="22"/>
          <w:szCs w:val="22"/>
          <w:lang w:val="en-US"/>
        </w:rPr>
        <w:t>(</w:t>
      </w:r>
      <w:r w:rsidR="00B962ED" w:rsidRPr="0026330E">
        <w:rPr>
          <w:i/>
          <w:noProof/>
          <w:sz w:val="22"/>
          <w:szCs w:val="22"/>
          <w:lang w:val="en-US"/>
        </w:rPr>
        <w:t>18</w:t>
      </w:r>
      <w:r w:rsidR="00B962ED" w:rsidRPr="0026330E">
        <w:rPr>
          <w:noProof/>
          <w:sz w:val="22"/>
          <w:szCs w:val="22"/>
          <w:lang w:val="en-US"/>
        </w:rPr>
        <w:t>)</w:t>
      </w:r>
      <w:r w:rsidR="00B962ED" w:rsidRPr="0026330E">
        <w:rPr>
          <w:sz w:val="22"/>
          <w:szCs w:val="22"/>
          <w:lang w:val="en-US"/>
        </w:rPr>
        <w:fldChar w:fldCharType="end"/>
      </w:r>
      <w:r w:rsidR="00B962ED" w:rsidRPr="0026330E">
        <w:rPr>
          <w:sz w:val="22"/>
          <w:szCs w:val="22"/>
          <w:lang w:val="en-US"/>
        </w:rPr>
        <w:t xml:space="preserve"> </w:t>
      </w:r>
      <w:r w:rsidR="00594118" w:rsidRPr="0026330E">
        <w:rPr>
          <w:sz w:val="22"/>
          <w:szCs w:val="22"/>
          <w:lang w:val="en-US"/>
        </w:rPr>
        <w:t xml:space="preserve">introduced the concept of active fragmentation mediated by housekeeping proteins </w:t>
      </w:r>
      <w:r w:rsidR="00943DDB">
        <w:rPr>
          <w:sz w:val="22"/>
          <w:szCs w:val="22"/>
          <w:lang w:val="en-US"/>
        </w:rPr>
        <w:t xml:space="preserve">such </w:t>
      </w:r>
      <w:r w:rsidR="00594118" w:rsidRPr="0026330E">
        <w:rPr>
          <w:sz w:val="22"/>
          <w:szCs w:val="22"/>
          <w:lang w:val="en-US"/>
        </w:rPr>
        <w:t xml:space="preserve">as HSPs as </w:t>
      </w:r>
      <w:r w:rsidR="0000167F" w:rsidRPr="0026330E">
        <w:rPr>
          <w:sz w:val="22"/>
          <w:szCs w:val="22"/>
          <w:lang w:val="en-US"/>
        </w:rPr>
        <w:t xml:space="preserve">critical underpinning for </w:t>
      </w:r>
      <w:r w:rsidR="00594118" w:rsidRPr="0026330E">
        <w:rPr>
          <w:sz w:val="22"/>
          <w:szCs w:val="22"/>
          <w:lang w:val="en-US"/>
        </w:rPr>
        <w:t>fungus-prion spreading. Since</w:t>
      </w:r>
      <w:r w:rsidR="005302F3" w:rsidRPr="0026330E">
        <w:rPr>
          <w:sz w:val="22"/>
          <w:szCs w:val="22"/>
          <w:lang w:val="en-US"/>
        </w:rPr>
        <w:t>,</w:t>
      </w:r>
      <w:r w:rsidR="00594118" w:rsidRPr="0026330E">
        <w:rPr>
          <w:sz w:val="22"/>
          <w:szCs w:val="22"/>
          <w:lang w:val="en-US"/>
        </w:rPr>
        <w:t xml:space="preserve"> fragmentation has been commonly </w:t>
      </w:r>
      <w:r w:rsidR="00943DDB">
        <w:rPr>
          <w:sz w:val="22"/>
          <w:szCs w:val="22"/>
          <w:lang w:val="en-US"/>
        </w:rPr>
        <w:t>accepted</w:t>
      </w:r>
      <w:r w:rsidR="00943DDB" w:rsidRPr="0026330E">
        <w:rPr>
          <w:sz w:val="22"/>
          <w:szCs w:val="22"/>
          <w:lang w:val="en-US"/>
        </w:rPr>
        <w:t xml:space="preserve"> </w:t>
      </w:r>
      <w:r w:rsidR="00594118" w:rsidRPr="0026330E">
        <w:rPr>
          <w:sz w:val="22"/>
          <w:szCs w:val="22"/>
          <w:lang w:val="en-US"/>
        </w:rPr>
        <w:t xml:space="preserve">as the basis of spreading and amplification </w:t>
      </w:r>
      <w:r w:rsidR="005302F3" w:rsidRPr="0026330E">
        <w:rPr>
          <w:sz w:val="22"/>
          <w:szCs w:val="22"/>
          <w:lang w:val="en-US"/>
        </w:rPr>
        <w:t xml:space="preserve">for mammalian prions, despite the lack of </w:t>
      </w:r>
      <w:r w:rsidR="00594118" w:rsidRPr="0026330E">
        <w:rPr>
          <w:sz w:val="22"/>
          <w:szCs w:val="22"/>
          <w:lang w:val="en-US"/>
        </w:rPr>
        <w:t>relevant biochemical and biological evidence.</w:t>
      </w:r>
      <w:r w:rsidR="005B65F0" w:rsidRPr="0026330E">
        <w:rPr>
          <w:sz w:val="22"/>
          <w:szCs w:val="22"/>
          <w:lang w:val="en-US"/>
        </w:rPr>
        <w:t xml:space="preserve"> </w:t>
      </w:r>
      <w:r w:rsidR="005126E8" w:rsidRPr="0026330E">
        <w:rPr>
          <w:sz w:val="22"/>
          <w:szCs w:val="22"/>
          <w:lang w:val="en-US"/>
        </w:rPr>
        <w:t xml:space="preserve">Recently, by correlating the </w:t>
      </w:r>
      <w:r w:rsidR="005126E8" w:rsidRPr="0026330E">
        <w:rPr>
          <w:sz w:val="22"/>
          <w:szCs w:val="22"/>
          <w:lang w:val="en-GB"/>
        </w:rPr>
        <w:t>PrP</w:t>
      </w:r>
      <w:r w:rsidR="005126E8" w:rsidRPr="0026330E">
        <w:rPr>
          <w:sz w:val="22"/>
          <w:szCs w:val="22"/>
          <w:vertAlign w:val="superscript"/>
          <w:lang w:val="en-GB"/>
        </w:rPr>
        <w:t>Sc</w:t>
      </w:r>
      <w:r w:rsidR="005126E8" w:rsidRPr="0026330E">
        <w:rPr>
          <w:sz w:val="22"/>
          <w:szCs w:val="22"/>
          <w:lang w:val="en-GB"/>
        </w:rPr>
        <w:t xml:space="preserve"> </w:t>
      </w:r>
      <w:r w:rsidR="005126E8" w:rsidRPr="0026330E">
        <w:rPr>
          <w:sz w:val="22"/>
          <w:szCs w:val="22"/>
          <w:lang w:val="en-US"/>
        </w:rPr>
        <w:t xml:space="preserve">quaternary structural transition with biological activity during unfolding and refolding, we revealed the </w:t>
      </w:r>
      <w:r w:rsidR="005126E8" w:rsidRPr="0026330E">
        <w:rPr>
          <w:bCs/>
          <w:sz w:val="22"/>
          <w:szCs w:val="22"/>
          <w:lang w:val="en-US"/>
        </w:rPr>
        <w:t>existence of a dynamic equilibrium between PrP</w:t>
      </w:r>
      <w:r w:rsidR="005126E8" w:rsidRPr="0026330E">
        <w:rPr>
          <w:bCs/>
          <w:sz w:val="22"/>
          <w:szCs w:val="22"/>
          <w:vertAlign w:val="superscript"/>
          <w:lang w:val="en-US"/>
        </w:rPr>
        <w:t>Sc</w:t>
      </w:r>
      <w:r w:rsidR="005126E8" w:rsidRPr="0026330E">
        <w:rPr>
          <w:bCs/>
          <w:sz w:val="22"/>
          <w:szCs w:val="22"/>
          <w:lang w:val="en-US"/>
        </w:rPr>
        <w:t xml:space="preserve"> and a</w:t>
      </w:r>
      <w:r w:rsidR="0063318C" w:rsidRPr="0026330E">
        <w:rPr>
          <w:bCs/>
          <w:sz w:val="22"/>
          <w:szCs w:val="22"/>
          <w:lang w:val="en-US"/>
        </w:rPr>
        <w:t xml:space="preserve"> highly stable</w:t>
      </w:r>
      <w:r w:rsidR="005126E8" w:rsidRPr="0026330E">
        <w:rPr>
          <w:bCs/>
          <w:sz w:val="22"/>
          <w:szCs w:val="22"/>
          <w:lang w:val="en-US"/>
        </w:rPr>
        <w:t xml:space="preserve"> oligomeric elementary PrP subunit termed </w:t>
      </w:r>
      <w:r w:rsidR="005B65F0" w:rsidRPr="0026330E">
        <w:rPr>
          <w:bCs/>
          <w:sz w:val="22"/>
          <w:szCs w:val="22"/>
          <w:lang w:val="en-US"/>
        </w:rPr>
        <w:t>s</w:t>
      </w:r>
      <w:r w:rsidR="005126E8" w:rsidRPr="0026330E">
        <w:rPr>
          <w:bCs/>
          <w:sz w:val="22"/>
          <w:szCs w:val="22"/>
          <w:lang w:val="en-US"/>
        </w:rPr>
        <w:t>uPrP</w:t>
      </w:r>
      <w:r w:rsidR="006505AE" w:rsidRPr="0026330E">
        <w:rPr>
          <w:bCs/>
          <w:sz w:val="22"/>
          <w:szCs w:val="22"/>
          <w:lang w:val="en-US"/>
        </w:rPr>
        <w:t xml:space="preserve">. </w:t>
      </w:r>
      <w:r w:rsidR="005B65F0" w:rsidRPr="0026330E">
        <w:rPr>
          <w:bCs/>
          <w:sz w:val="22"/>
          <w:szCs w:val="22"/>
          <w:lang w:val="en-US"/>
        </w:rPr>
        <w:t>suPrP</w:t>
      </w:r>
      <w:r w:rsidR="003F2B2F" w:rsidRPr="0026330E">
        <w:rPr>
          <w:bCs/>
          <w:sz w:val="22"/>
          <w:szCs w:val="22"/>
          <w:lang w:val="en-US"/>
        </w:rPr>
        <w:t xml:space="preserve"> </w:t>
      </w:r>
      <w:r w:rsidR="006505AE" w:rsidRPr="0026330E">
        <w:rPr>
          <w:bCs/>
          <w:sz w:val="22"/>
          <w:szCs w:val="22"/>
          <w:lang w:val="en-US"/>
        </w:rPr>
        <w:t>contain</w:t>
      </w:r>
      <w:r w:rsidR="005B65F0" w:rsidRPr="0026330E">
        <w:rPr>
          <w:bCs/>
          <w:sz w:val="22"/>
          <w:szCs w:val="22"/>
          <w:lang w:val="en-US"/>
        </w:rPr>
        <w:t>s</w:t>
      </w:r>
      <w:r w:rsidR="0063318C" w:rsidRPr="0026330E">
        <w:rPr>
          <w:bCs/>
          <w:sz w:val="22"/>
          <w:szCs w:val="22"/>
          <w:lang w:val="en-US"/>
        </w:rPr>
        <w:t xml:space="preserve"> the strain structural determinant (SSD) information</w:t>
      </w:r>
      <w:r w:rsidR="005126E8" w:rsidRPr="0026330E">
        <w:rPr>
          <w:sz w:val="22"/>
          <w:szCs w:val="22"/>
          <w:lang w:val="en-US"/>
        </w:rPr>
        <w:t xml:space="preserve">. </w:t>
      </w:r>
      <w:r w:rsidR="0063318C" w:rsidRPr="0026330E">
        <w:rPr>
          <w:sz w:val="22"/>
          <w:szCs w:val="22"/>
          <w:lang w:val="en-US"/>
        </w:rPr>
        <w:t>The existence of suPrP as a highly-</w:t>
      </w:r>
      <w:r w:rsidR="00863A70" w:rsidRPr="0026330E">
        <w:rPr>
          <w:sz w:val="22"/>
          <w:szCs w:val="22"/>
          <w:lang w:val="en-US"/>
        </w:rPr>
        <w:t>stable</w:t>
      </w:r>
      <w:r w:rsidR="0063318C" w:rsidRPr="0026330E">
        <w:rPr>
          <w:sz w:val="22"/>
          <w:szCs w:val="22"/>
          <w:lang w:val="en-US"/>
        </w:rPr>
        <w:t xml:space="preserve"> elementary building block in equilibrium with </w:t>
      </w:r>
      <w:r w:rsidR="005B65F0" w:rsidRPr="0026330E">
        <w:rPr>
          <w:sz w:val="22"/>
          <w:szCs w:val="22"/>
          <w:lang w:val="en-GB"/>
        </w:rPr>
        <w:t>PrP</w:t>
      </w:r>
      <w:r w:rsidR="005B65F0" w:rsidRPr="0026330E">
        <w:rPr>
          <w:sz w:val="22"/>
          <w:szCs w:val="22"/>
          <w:vertAlign w:val="superscript"/>
          <w:lang w:val="en-GB"/>
        </w:rPr>
        <w:t>Sc</w:t>
      </w:r>
      <w:r w:rsidR="005B65F0" w:rsidRPr="0026330E">
        <w:rPr>
          <w:sz w:val="22"/>
          <w:szCs w:val="22"/>
          <w:lang w:val="en-GB"/>
        </w:rPr>
        <w:t xml:space="preserve"> </w:t>
      </w:r>
      <w:r w:rsidR="0063318C" w:rsidRPr="0026330E">
        <w:rPr>
          <w:sz w:val="22"/>
          <w:szCs w:val="22"/>
          <w:lang w:val="en-US"/>
        </w:rPr>
        <w:t xml:space="preserve">assemblies </w:t>
      </w:r>
      <w:r w:rsidR="00DF0465" w:rsidRPr="0026330E">
        <w:rPr>
          <w:sz w:val="22"/>
          <w:szCs w:val="22"/>
          <w:lang w:val="en-US"/>
        </w:rPr>
        <w:t xml:space="preserve">truly </w:t>
      </w:r>
      <w:r w:rsidR="0063318C" w:rsidRPr="0026330E">
        <w:rPr>
          <w:sz w:val="22"/>
          <w:szCs w:val="22"/>
          <w:lang w:val="en-US"/>
        </w:rPr>
        <w:t>challenge</w:t>
      </w:r>
      <w:r w:rsidR="00736D8F" w:rsidRPr="0026330E">
        <w:rPr>
          <w:sz w:val="22"/>
          <w:szCs w:val="22"/>
          <w:lang w:val="en-US"/>
        </w:rPr>
        <w:t>s</w:t>
      </w:r>
      <w:r w:rsidR="0063318C" w:rsidRPr="0026330E">
        <w:rPr>
          <w:sz w:val="22"/>
          <w:szCs w:val="22"/>
          <w:lang w:val="en-US"/>
        </w:rPr>
        <w:t xml:space="preserve"> </w:t>
      </w:r>
      <w:r w:rsidR="008B6737" w:rsidRPr="0026330E">
        <w:rPr>
          <w:sz w:val="22"/>
          <w:szCs w:val="22"/>
          <w:lang w:val="en-US"/>
        </w:rPr>
        <w:t>the actual</w:t>
      </w:r>
      <w:r w:rsidR="0063318C" w:rsidRPr="0026330E">
        <w:rPr>
          <w:sz w:val="22"/>
          <w:szCs w:val="22"/>
          <w:lang w:val="en-US"/>
        </w:rPr>
        <w:t xml:space="preserve"> model</w:t>
      </w:r>
      <w:r w:rsidR="008B6737" w:rsidRPr="0026330E">
        <w:rPr>
          <w:sz w:val="22"/>
          <w:szCs w:val="22"/>
          <w:lang w:val="en-US"/>
        </w:rPr>
        <w:t xml:space="preserve"> of prion replication </w:t>
      </w:r>
      <w:r w:rsidR="0063318C" w:rsidRPr="0026330E">
        <w:rPr>
          <w:sz w:val="22"/>
          <w:szCs w:val="22"/>
          <w:lang w:val="en-US"/>
        </w:rPr>
        <w:t xml:space="preserve">as well </w:t>
      </w:r>
      <w:r w:rsidR="00863A70" w:rsidRPr="0026330E">
        <w:rPr>
          <w:sz w:val="22"/>
          <w:szCs w:val="22"/>
          <w:lang w:val="en-US"/>
        </w:rPr>
        <w:t xml:space="preserve">as </w:t>
      </w:r>
      <w:r w:rsidR="0063318C" w:rsidRPr="0026330E">
        <w:rPr>
          <w:sz w:val="22"/>
          <w:szCs w:val="22"/>
          <w:lang w:val="en-US"/>
        </w:rPr>
        <w:t>the contribution of fragmentation process to the amplification and spreading phenomenon</w:t>
      </w:r>
      <w:r w:rsidR="003F2B2F" w:rsidRPr="0026330E">
        <w:rPr>
          <w:sz w:val="22"/>
          <w:szCs w:val="22"/>
          <w:lang w:val="en-US"/>
        </w:rPr>
        <w:t xml:space="preserve"> </w:t>
      </w:r>
      <w:r w:rsidR="003F2B2F" w:rsidRPr="0026330E">
        <w:rPr>
          <w:sz w:val="22"/>
          <w:szCs w:val="22"/>
          <w:lang w:val="en-US"/>
        </w:rPr>
        <w:fldChar w:fldCharType="begin"/>
      </w:r>
      <w:r w:rsidR="003F2B2F" w:rsidRPr="0026330E">
        <w:rPr>
          <w:sz w:val="22"/>
          <w:szCs w:val="22"/>
          <w:lang w:val="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3F2B2F"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19</w:t>
      </w:r>
      <w:r w:rsidR="003F2B2F" w:rsidRPr="0026330E">
        <w:rPr>
          <w:noProof/>
          <w:sz w:val="22"/>
          <w:szCs w:val="22"/>
          <w:lang w:val="en-US"/>
        </w:rPr>
        <w:t>)</w:t>
      </w:r>
      <w:r w:rsidR="003F2B2F" w:rsidRPr="0026330E">
        <w:rPr>
          <w:sz w:val="22"/>
          <w:szCs w:val="22"/>
          <w:lang w:val="en-US"/>
        </w:rPr>
        <w:fldChar w:fldCharType="end"/>
      </w:r>
      <w:r w:rsidR="0063318C" w:rsidRPr="0026330E">
        <w:rPr>
          <w:sz w:val="22"/>
          <w:szCs w:val="22"/>
          <w:lang w:val="en-US"/>
        </w:rPr>
        <w:t>.</w:t>
      </w:r>
    </w:p>
    <w:p w14:paraId="64356892" w14:textId="77777777" w:rsidR="0091794E" w:rsidRPr="0026330E" w:rsidRDefault="00493624" w:rsidP="0027489C">
      <w:pPr>
        <w:autoSpaceDE w:val="0"/>
        <w:autoSpaceDN w:val="0"/>
        <w:adjustRightInd w:val="0"/>
        <w:spacing w:before="60"/>
        <w:jc w:val="both"/>
        <w:rPr>
          <w:sz w:val="22"/>
          <w:szCs w:val="22"/>
          <w:lang w:val="en-US"/>
        </w:rPr>
      </w:pPr>
      <w:r w:rsidRPr="0026330E">
        <w:rPr>
          <w:sz w:val="22"/>
          <w:szCs w:val="22"/>
          <w:lang w:val="en-US"/>
        </w:rPr>
        <w:t>E</w:t>
      </w:r>
      <w:bookmarkStart w:id="1" w:name="_bookmark6"/>
      <w:bookmarkEnd w:id="1"/>
      <w:r w:rsidR="002F2A39" w:rsidRPr="0026330E">
        <w:rPr>
          <w:sz w:val="22"/>
          <w:szCs w:val="22"/>
          <w:lang w:val="en-US"/>
        </w:rPr>
        <w:t xml:space="preserve">vidence </w:t>
      </w:r>
      <w:r w:rsidR="004253C7" w:rsidRPr="0026330E">
        <w:rPr>
          <w:sz w:val="22"/>
          <w:szCs w:val="22"/>
          <w:lang w:val="en-US"/>
        </w:rPr>
        <w:t xml:space="preserve">for a </w:t>
      </w:r>
      <w:r w:rsidR="00E37B58" w:rsidRPr="0026330E">
        <w:rPr>
          <w:sz w:val="22"/>
          <w:szCs w:val="22"/>
          <w:lang w:val="en-US"/>
        </w:rPr>
        <w:t xml:space="preserve">broad </w:t>
      </w:r>
      <w:r w:rsidR="004253C7" w:rsidRPr="0026330E">
        <w:rPr>
          <w:sz w:val="22"/>
          <w:szCs w:val="22"/>
          <w:lang w:val="en-US"/>
        </w:rPr>
        <w:t xml:space="preserve">degree of heterogeneity within </w:t>
      </w:r>
      <w:r w:rsidR="004253C7" w:rsidRPr="0026330E">
        <w:rPr>
          <w:bCs/>
          <w:sz w:val="22"/>
          <w:szCs w:val="22"/>
          <w:lang w:val="en-US"/>
        </w:rPr>
        <w:t>PrP</w:t>
      </w:r>
      <w:r w:rsidR="004253C7" w:rsidRPr="0026330E">
        <w:rPr>
          <w:bCs/>
          <w:sz w:val="22"/>
          <w:szCs w:val="22"/>
          <w:vertAlign w:val="superscript"/>
          <w:lang w:val="en-US"/>
        </w:rPr>
        <w:t>Sc</w:t>
      </w:r>
      <w:r w:rsidR="004253C7" w:rsidRPr="0026330E">
        <w:rPr>
          <w:bCs/>
          <w:sz w:val="22"/>
          <w:szCs w:val="22"/>
          <w:lang w:val="en-US"/>
        </w:rPr>
        <w:t xml:space="preserve"> </w:t>
      </w:r>
      <w:r w:rsidR="004253C7" w:rsidRPr="0026330E">
        <w:rPr>
          <w:sz w:val="22"/>
          <w:szCs w:val="22"/>
          <w:lang w:val="en-US"/>
        </w:rPr>
        <w:t>assemblies</w:t>
      </w:r>
      <w:r w:rsidR="004B43E5" w:rsidRPr="0026330E">
        <w:rPr>
          <w:sz w:val="22"/>
          <w:szCs w:val="22"/>
          <w:lang w:val="en-US"/>
        </w:rPr>
        <w:t xml:space="preserve"> </w:t>
      </w:r>
      <w:r w:rsidR="00BB4782">
        <w:rPr>
          <w:sz w:val="22"/>
          <w:szCs w:val="22"/>
          <w:lang w:val="en-US"/>
        </w:rPr>
        <w:t>w</w:t>
      </w:r>
      <w:r w:rsidR="00012AB0">
        <w:rPr>
          <w:sz w:val="22"/>
          <w:szCs w:val="22"/>
          <w:lang w:val="en-US"/>
        </w:rPr>
        <w:t>ithin prion strains or isolates</w:t>
      </w:r>
      <w:r w:rsidR="00BB4782">
        <w:rPr>
          <w:sz w:val="22"/>
          <w:szCs w:val="22"/>
          <w:lang w:val="en-US"/>
        </w:rPr>
        <w:t xml:space="preserve"> </w:t>
      </w:r>
      <w:r w:rsidR="005508F9" w:rsidRPr="0026330E">
        <w:rPr>
          <w:sz w:val="22"/>
          <w:szCs w:val="22"/>
          <w:lang w:val="en-US"/>
        </w:rPr>
        <w:t>was</w:t>
      </w:r>
      <w:r w:rsidR="006721A2" w:rsidRPr="0026330E">
        <w:rPr>
          <w:sz w:val="22"/>
          <w:szCs w:val="22"/>
          <w:lang w:val="en-US"/>
        </w:rPr>
        <w:t xml:space="preserve"> </w:t>
      </w:r>
      <w:r w:rsidR="00E37B58" w:rsidRPr="0026330E">
        <w:rPr>
          <w:sz w:val="22"/>
          <w:szCs w:val="22"/>
          <w:lang w:val="en-US"/>
        </w:rPr>
        <w:t>inferred from</w:t>
      </w:r>
      <w:r w:rsidR="00B134F2" w:rsidRPr="0026330E">
        <w:rPr>
          <w:sz w:val="22"/>
          <w:szCs w:val="22"/>
          <w:lang w:val="en-US"/>
        </w:rPr>
        <w:t xml:space="preserve"> several reports, including</w:t>
      </w:r>
      <w:r w:rsidR="00E37B58" w:rsidRPr="0026330E">
        <w:rPr>
          <w:sz w:val="22"/>
          <w:szCs w:val="22"/>
          <w:lang w:val="en-US"/>
        </w:rPr>
        <w:t xml:space="preserve">: i) </w:t>
      </w:r>
      <w:r w:rsidR="006721A2" w:rsidRPr="0026330E">
        <w:rPr>
          <w:sz w:val="22"/>
          <w:szCs w:val="22"/>
          <w:lang w:val="en-US"/>
        </w:rPr>
        <w:t xml:space="preserve">transmission of </w:t>
      </w:r>
      <w:r w:rsidR="003A64BD" w:rsidRPr="0026330E">
        <w:rPr>
          <w:sz w:val="22"/>
          <w:szCs w:val="22"/>
          <w:lang w:val="en-US"/>
        </w:rPr>
        <w:t>TSE</w:t>
      </w:r>
      <w:r w:rsidR="004B43E5" w:rsidRPr="0026330E">
        <w:rPr>
          <w:sz w:val="22"/>
          <w:szCs w:val="22"/>
          <w:lang w:val="en-US"/>
        </w:rPr>
        <w:t xml:space="preserve"> field isolates </w:t>
      </w:r>
      <w:r w:rsidR="00EF6E3D" w:rsidRPr="0026330E">
        <w:rPr>
          <w:sz w:val="22"/>
          <w:szCs w:val="22"/>
          <w:lang w:val="en-US"/>
        </w:rPr>
        <w:fldChar w:fldCharType="begin">
          <w:fldData xml:space="preserve">PEVuZE5vdGU+PENpdGU+PEF1dGhvcj5DaGFwdWlzPC9BdXRob3I+PFllYXI+MjAxNjwvWWVhcj48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==
</w:fldData>
        </w:fldChar>
      </w:r>
      <w:r w:rsidR="003F2B2F" w:rsidRPr="0026330E">
        <w:rPr>
          <w:sz w:val="22"/>
          <w:szCs w:val="22"/>
          <w:lang w:val="en-US"/>
        </w:rPr>
        <w:instrText xml:space="preserve"> ADDIN EN.CITE </w:instrText>
      </w:r>
      <w:r w:rsidR="003F2B2F" w:rsidRPr="0026330E">
        <w:rPr>
          <w:sz w:val="22"/>
          <w:szCs w:val="22"/>
          <w:lang w:val="en-US"/>
        </w:rPr>
        <w:fldChar w:fldCharType="begin">
          <w:fldData xml:space="preserve">PEVuZE5vdGU+PENpdGU+PEF1dGhvcj5DaGFwdWlzPC9BdXRob3I+PFllYXI+MjAxNjwvWWVhcj48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==
</w:fldData>
        </w:fldChar>
      </w:r>
      <w:r w:rsidR="003F2B2F" w:rsidRPr="0026330E">
        <w:rPr>
          <w:sz w:val="22"/>
          <w:szCs w:val="22"/>
          <w:lang w:val="en-US"/>
        </w:rPr>
        <w:instrText xml:space="preserve"> ADDIN EN.CITE.DATA </w:instrText>
      </w:r>
      <w:r w:rsidR="003F2B2F" w:rsidRPr="0026330E">
        <w:rPr>
          <w:sz w:val="22"/>
          <w:szCs w:val="22"/>
          <w:lang w:val="en-US"/>
        </w:rPr>
      </w:r>
      <w:r w:rsidR="003F2B2F"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20-22</w:t>
      </w:r>
      <w:r w:rsidR="003F2B2F" w:rsidRPr="0026330E">
        <w:rPr>
          <w:noProof/>
          <w:sz w:val="22"/>
          <w:szCs w:val="22"/>
          <w:lang w:val="en-US"/>
        </w:rPr>
        <w:t>)</w:t>
      </w:r>
      <w:r w:rsidR="00EF6E3D" w:rsidRPr="0026330E">
        <w:rPr>
          <w:sz w:val="22"/>
          <w:szCs w:val="22"/>
          <w:lang w:val="en-US"/>
        </w:rPr>
        <w:fldChar w:fldCharType="end"/>
      </w:r>
      <w:r w:rsidR="006721A2" w:rsidRPr="0026330E">
        <w:rPr>
          <w:sz w:val="22"/>
          <w:szCs w:val="22"/>
          <w:lang w:val="en-US"/>
        </w:rPr>
        <w:t xml:space="preserve"> </w:t>
      </w:r>
      <w:r w:rsidR="004B43E5" w:rsidRPr="0026330E">
        <w:rPr>
          <w:sz w:val="22"/>
          <w:szCs w:val="22"/>
          <w:lang w:val="en-US"/>
        </w:rPr>
        <w:t>or experimental prion strains</w:t>
      </w:r>
      <w:r w:rsidR="006721A2" w:rsidRPr="0026330E">
        <w:rPr>
          <w:sz w:val="22"/>
          <w:szCs w:val="22"/>
          <w:lang w:val="en-US"/>
        </w:rPr>
        <w:t xml:space="preserve"> </w:t>
      </w:r>
      <w:r w:rsidR="00EF6E3D" w:rsidRPr="0026330E">
        <w:rPr>
          <w:sz w:val="22"/>
          <w:szCs w:val="22"/>
          <w:lang w:val="en-US"/>
        </w:rPr>
        <w:fldChar w:fldCharType="begin"/>
      </w:r>
      <w:r w:rsidR="003F2B2F" w:rsidRPr="0026330E">
        <w:rPr>
          <w:sz w:val="22"/>
          <w:szCs w:val="22"/>
          <w:lang w:val="en-US"/>
        </w:rPr>
        <w:instrText xml:space="preserve"> ADDIN EN.CITE &lt;EndNote&gt;&lt;Cite&gt;&lt;Author&gt;Li&lt;/Author&gt;&lt;Year&gt;2010&lt;/Year&gt;&lt;RecNum&gt;392&lt;/RecNum&gt;&lt;DisplayText&gt;(&lt;style face="italic"&gt;23&lt;/style&gt;)&lt;/DisplayText&gt;&lt;record&gt;&lt;rec-number&gt;392&lt;/rec-number&gt;&lt;foreign-keys&gt;&lt;key app="EN" db-id="5zdsfz0smsxed6erdv2xeff0f2x5eavzw05v" timestamp="1509442755"&gt;392&lt;/key&gt;&lt;/foreign-keys&gt;&lt;ref-type name="Journal Article"&gt;17&lt;/ref-type&gt;&lt;contributors&gt;&lt;authors&gt;&lt;author&gt;Li, J.&lt;/author&gt;&lt;author&gt;Browning, S.&lt;/author&gt;&lt;author&gt;Mahal, S. P.&lt;/author&gt;&lt;author&gt;Oelschlegel, A. M.&lt;/author&gt;&lt;author&gt;Weissmann, C.&lt;/author&gt;&lt;/authors&gt;&lt;/contributors&gt;&lt;auth-address&gt;Department of Infectology, Scripps Florida, 130 Scripps Way, Jupiter, FL 33458, USA.&lt;/auth-address&gt;&lt;titles&gt;&lt;title&gt;Darwinian evolution of prions in cell culture&lt;/title&gt;&lt;secondary-title&gt;Science&lt;/secondary-title&gt;&lt;/titles&gt;&lt;periodical&gt;&lt;full-title&gt;Science&lt;/full-title&gt;&lt;/periodical&gt;&lt;pages&gt;869-72&lt;/pages&gt;&lt;volume&gt;327&lt;/volume&gt;&lt;number&gt;5967&lt;/number&gt;&lt;keywords&gt;&lt;keyword&gt;Animals&lt;/keyword&gt;&lt;keyword&gt;*Brain Chemistry&lt;/keyword&gt;&lt;keyword&gt;Cell Line&lt;/keyword&gt;&lt;keyword&gt;Cell Line, Tumor&lt;/keyword&gt;&lt;keyword&gt;Culture Media&lt;/keyword&gt;&lt;keyword&gt;Culture Media, Conditioned&lt;/keyword&gt;&lt;keyword&gt;*Evolution, Molecular&lt;/keyword&gt;&lt;keyword&gt;Mice&lt;/keyword&gt;&lt;keyword&gt;Mice, Inbred C57BL&lt;/keyword&gt;&lt;keyword&gt;Mutation&lt;/keyword&gt;&lt;keyword&gt;*PrPSc Proteins/chemistry/classification/pathogenicity&lt;/keyword&gt;&lt;keyword&gt;Prion Diseases&lt;/keyword&gt;&lt;keyword&gt;Prions/chemistry/classification/*pathogenicity/*physiology&lt;/keyword&gt;&lt;keyword&gt;Protein Conformation&lt;/keyword&gt;&lt;keyword&gt;Swainsonine/pharmacology&lt;/keyword&gt;&lt;/keywords&gt;&lt;dates&gt;&lt;year&gt;2010&lt;/year&gt;&lt;pub-dates&gt;&lt;date&gt;Feb 12&lt;/date&gt;&lt;/pub-dates&gt;&lt;/dates&gt;&lt;isbn&gt;1095-9203 (Electronic)&amp;#xD;0036-8075 (Linking)&lt;/isbn&gt;&lt;accession-num&gt;20044542&lt;/accession-num&gt;&lt;urls&gt;&lt;related-urls&gt;&lt;url&gt;http://www.ncbi.nlm.nih.gov/pubmed/20044542&lt;/url&gt;&lt;/related-urls&gt;&lt;/urls&gt;&lt;custom2&gt;PMC2848070&lt;/custom2&gt;&lt;electronic-resource-num&gt;10.1126/science.1183218&lt;/electronic-resource-num&gt;&lt;/record&gt;&lt;/Cite&gt;&lt;/EndNote&gt;</w:instrText>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23</w:t>
      </w:r>
      <w:r w:rsidR="003F2B2F" w:rsidRPr="0026330E">
        <w:rPr>
          <w:noProof/>
          <w:sz w:val="22"/>
          <w:szCs w:val="22"/>
          <w:lang w:val="en-US"/>
        </w:rPr>
        <w:t>)</w:t>
      </w:r>
      <w:r w:rsidR="00EF6E3D" w:rsidRPr="0026330E">
        <w:rPr>
          <w:sz w:val="22"/>
          <w:szCs w:val="22"/>
          <w:lang w:val="en-US"/>
        </w:rPr>
        <w:fldChar w:fldCharType="end"/>
      </w:r>
      <w:r w:rsidR="00020D32" w:rsidRPr="0026330E">
        <w:rPr>
          <w:sz w:val="22"/>
          <w:szCs w:val="22"/>
          <w:lang w:val="en-US"/>
        </w:rPr>
        <w:t xml:space="preserve"> with species or transmission barrier</w:t>
      </w:r>
      <w:r w:rsidR="006721A2" w:rsidRPr="0026330E">
        <w:rPr>
          <w:sz w:val="22"/>
          <w:szCs w:val="22"/>
          <w:lang w:val="en-US"/>
        </w:rPr>
        <w:t xml:space="preserve">, </w:t>
      </w:r>
      <w:r w:rsidR="007F51D7" w:rsidRPr="0026330E">
        <w:rPr>
          <w:sz w:val="22"/>
          <w:szCs w:val="22"/>
          <w:lang w:val="en-US"/>
        </w:rPr>
        <w:t xml:space="preserve">- </w:t>
      </w:r>
      <w:r w:rsidR="006721A2" w:rsidRPr="0026330E">
        <w:rPr>
          <w:sz w:val="22"/>
          <w:szCs w:val="22"/>
          <w:lang w:val="en-US"/>
        </w:rPr>
        <w:t xml:space="preserve">certain substrains or subpopulations present as minor component </w:t>
      </w:r>
      <w:r w:rsidR="00B134F2" w:rsidRPr="0026330E">
        <w:rPr>
          <w:sz w:val="22"/>
          <w:szCs w:val="22"/>
          <w:lang w:val="en-US"/>
        </w:rPr>
        <w:t xml:space="preserve">emerging </w:t>
      </w:r>
      <w:r w:rsidR="006721A2" w:rsidRPr="0026330E">
        <w:rPr>
          <w:sz w:val="22"/>
          <w:szCs w:val="22"/>
          <w:lang w:val="en-US"/>
        </w:rPr>
        <w:t xml:space="preserve">preferentially </w:t>
      </w:r>
      <w:r w:rsidR="003F0D89" w:rsidRPr="0026330E">
        <w:rPr>
          <w:sz w:val="22"/>
          <w:szCs w:val="22"/>
          <w:lang w:val="en-US"/>
        </w:rPr>
        <w:t>due to the selection pressure</w:t>
      </w:r>
      <w:r w:rsidR="00E37B58" w:rsidRPr="0026330E">
        <w:rPr>
          <w:sz w:val="22"/>
          <w:szCs w:val="22"/>
          <w:lang w:val="en-US"/>
        </w:rPr>
        <w:t xml:space="preserve">, ii) </w:t>
      </w:r>
      <w:r w:rsidR="00122376" w:rsidRPr="0026330E">
        <w:rPr>
          <w:sz w:val="22"/>
          <w:szCs w:val="22"/>
          <w:lang w:val="en-GB"/>
        </w:rPr>
        <w:t>size- or density-fractionation</w:t>
      </w:r>
      <w:r w:rsidR="00E37B58" w:rsidRPr="0026330E">
        <w:rPr>
          <w:sz w:val="22"/>
          <w:szCs w:val="22"/>
          <w:lang w:val="en-GB"/>
        </w:rPr>
        <w:t xml:space="preserve"> studies </w:t>
      </w:r>
      <w:r w:rsidR="00C60C3A" w:rsidRPr="0026330E">
        <w:rPr>
          <w:sz w:val="22"/>
          <w:szCs w:val="22"/>
          <w:lang w:val="en-GB"/>
        </w:rPr>
        <w:t>support</w:t>
      </w:r>
      <w:r w:rsidR="00E37B58" w:rsidRPr="0026330E">
        <w:rPr>
          <w:sz w:val="22"/>
          <w:szCs w:val="22"/>
          <w:lang w:val="en-GB"/>
        </w:rPr>
        <w:t xml:space="preserve">ing </w:t>
      </w:r>
      <w:r w:rsidR="00C60C3A" w:rsidRPr="0026330E">
        <w:rPr>
          <w:sz w:val="22"/>
          <w:szCs w:val="22"/>
          <w:lang w:val="en-GB"/>
        </w:rPr>
        <w:t xml:space="preserve">the existence of a </w:t>
      </w:r>
      <w:r w:rsidR="00122376" w:rsidRPr="0026330E">
        <w:rPr>
          <w:sz w:val="22"/>
          <w:szCs w:val="22"/>
          <w:lang w:val="en-US"/>
        </w:rPr>
        <w:t xml:space="preserve">heterogeneous </w:t>
      </w:r>
      <w:r w:rsidR="00C60C3A" w:rsidRPr="0026330E">
        <w:rPr>
          <w:sz w:val="22"/>
          <w:szCs w:val="22"/>
          <w:lang w:val="en-US"/>
        </w:rPr>
        <w:t>spectrum of PrP</w:t>
      </w:r>
      <w:r w:rsidR="00C60C3A" w:rsidRPr="0026330E">
        <w:rPr>
          <w:sz w:val="22"/>
          <w:szCs w:val="22"/>
          <w:vertAlign w:val="superscript"/>
          <w:lang w:val="en-US"/>
        </w:rPr>
        <w:t>Sc</w:t>
      </w:r>
      <w:r w:rsidR="00C60C3A" w:rsidRPr="0026330E">
        <w:rPr>
          <w:sz w:val="22"/>
          <w:szCs w:val="22"/>
          <w:lang w:val="en-US"/>
        </w:rPr>
        <w:t xml:space="preserve"> assemblies </w:t>
      </w:r>
      <w:r w:rsidR="00122376" w:rsidRPr="0026330E">
        <w:rPr>
          <w:sz w:val="22"/>
          <w:szCs w:val="22"/>
          <w:lang w:val="en-US"/>
        </w:rPr>
        <w:t xml:space="preserve">with respect to their </w:t>
      </w:r>
      <w:r w:rsidR="00863A70" w:rsidRPr="0026330E">
        <w:rPr>
          <w:sz w:val="22"/>
          <w:szCs w:val="22"/>
          <w:lang w:val="en-US"/>
        </w:rPr>
        <w:t xml:space="preserve">tertiary and </w:t>
      </w:r>
      <w:r w:rsidR="00122376" w:rsidRPr="0026330E">
        <w:rPr>
          <w:sz w:val="22"/>
          <w:szCs w:val="22"/>
          <w:lang w:val="en-US"/>
        </w:rPr>
        <w:t>quaternary structure and biochemical properties</w:t>
      </w:r>
      <w:r w:rsidR="00E37B58" w:rsidRPr="0026330E">
        <w:rPr>
          <w:sz w:val="22"/>
          <w:szCs w:val="22"/>
          <w:lang w:val="en-US"/>
        </w:rPr>
        <w:t xml:space="preserve"> </w:t>
      </w:r>
      <w:r w:rsidR="00EF6E3D" w:rsidRPr="0026330E">
        <w:rPr>
          <w:sz w:val="22"/>
          <w:szCs w:val="22"/>
          <w:lang w:val="en-GB"/>
        </w:rPr>
        <w:fldChar w:fldCharType="begin">
          <w:fldData xml:space="preserve">PEVuZE5vdGU+PENpdGU+PEF1dGhvcj5MYWZlcnJpZXJlPC9BdXRob3I+PFllYXI+MjAxMzwvWWVh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c2VhcmNoLW5vdGVzPjxsYW5ndWFnZT5lbmc8L2xhbmd1YWdlPjwvcmVjb3JkPjwvQ2l0ZT48Q2l0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=
</w:fldData>
        </w:fldChar>
      </w:r>
      <w:r w:rsidR="003F2B2F" w:rsidRPr="0026330E">
        <w:rPr>
          <w:sz w:val="22"/>
          <w:szCs w:val="22"/>
          <w:lang w:val="en-GB"/>
        </w:rPr>
        <w:instrText xml:space="preserve"> ADDIN EN.CITE </w:instrText>
      </w:r>
      <w:r w:rsidR="003F2B2F" w:rsidRPr="0026330E">
        <w:rPr>
          <w:sz w:val="22"/>
          <w:szCs w:val="22"/>
          <w:lang w:val="en-GB"/>
        </w:rPr>
        <w:fldChar w:fldCharType="begin">
          <w:fldData xml:space="preserve">PEVuZE5vdGU+PENpdGU+PEF1dGhvcj5MYWZlcnJpZXJlPC9BdXRob3I+PFllYXI+MjAxMzwvWWVh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c2VhcmNoLW5vdGVzPjxsYW5ndWFnZT5lbmc8L2xhbmd1YWdlPjwvcmVjb3JkPjwvQ2l0ZT48Q2l0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=
</w:fldData>
        </w:fldChar>
      </w:r>
      <w:r w:rsidR="003F2B2F" w:rsidRPr="0026330E">
        <w:rPr>
          <w:sz w:val="22"/>
          <w:szCs w:val="22"/>
          <w:lang w:val="en-GB"/>
        </w:rPr>
        <w:instrText xml:space="preserve"> ADDIN EN.CITE.DATA </w:instrText>
      </w:r>
      <w:r w:rsidR="003F2B2F" w:rsidRPr="0026330E">
        <w:rPr>
          <w:sz w:val="22"/>
          <w:szCs w:val="22"/>
          <w:lang w:val="en-GB"/>
        </w:rPr>
      </w:r>
      <w:r w:rsidR="003F2B2F"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3F2B2F" w:rsidRPr="0026330E">
        <w:rPr>
          <w:noProof/>
          <w:sz w:val="22"/>
          <w:szCs w:val="22"/>
          <w:lang w:val="en-GB"/>
        </w:rPr>
        <w:t>(</w:t>
      </w:r>
      <w:r w:rsidR="003F2B2F" w:rsidRPr="0026330E">
        <w:rPr>
          <w:i/>
          <w:noProof/>
          <w:sz w:val="22"/>
          <w:szCs w:val="22"/>
          <w:lang w:val="en-GB"/>
        </w:rPr>
        <w:t>24-31</w:t>
      </w:r>
      <w:r w:rsidR="003F2B2F" w:rsidRPr="0026330E">
        <w:rPr>
          <w:noProof/>
          <w:sz w:val="22"/>
          <w:szCs w:val="22"/>
          <w:lang w:val="en-GB"/>
        </w:rPr>
        <w:t>)</w:t>
      </w:r>
      <w:r w:rsidR="00EF6E3D" w:rsidRPr="0026330E">
        <w:rPr>
          <w:sz w:val="22"/>
          <w:szCs w:val="22"/>
          <w:lang w:val="en-GB"/>
        </w:rPr>
        <w:fldChar w:fldCharType="end"/>
      </w:r>
      <w:r w:rsidR="00122376" w:rsidRPr="0026330E">
        <w:rPr>
          <w:sz w:val="22"/>
          <w:szCs w:val="22"/>
          <w:lang w:val="en-US"/>
        </w:rPr>
        <w:t>.</w:t>
      </w:r>
      <w:r w:rsidR="00635D4E" w:rsidRPr="0026330E">
        <w:rPr>
          <w:sz w:val="22"/>
          <w:szCs w:val="22"/>
          <w:lang w:val="en-US"/>
        </w:rPr>
        <w:t xml:space="preserve"> </w:t>
      </w:r>
      <w:r w:rsidR="00EF6E3D" w:rsidRPr="0026330E">
        <w:rPr>
          <w:sz w:val="22"/>
          <w:szCs w:val="22"/>
          <w:lang w:val="en-US"/>
        </w:rPr>
        <w:t>C</w:t>
      </w:r>
      <w:r w:rsidR="00A248F2" w:rsidRPr="0026330E">
        <w:rPr>
          <w:sz w:val="22"/>
          <w:szCs w:val="22"/>
          <w:lang w:val="en-US"/>
        </w:rPr>
        <w:t>haracterization of the</w:t>
      </w:r>
      <w:r w:rsidR="00C148B1" w:rsidRPr="0026330E">
        <w:rPr>
          <w:sz w:val="22"/>
          <w:szCs w:val="22"/>
          <w:lang w:val="en-US"/>
        </w:rPr>
        <w:t xml:space="preserve"> specific</w:t>
      </w:r>
      <w:r w:rsidR="00A248F2" w:rsidRPr="0026330E">
        <w:rPr>
          <w:sz w:val="22"/>
          <w:szCs w:val="22"/>
          <w:lang w:val="en-US"/>
        </w:rPr>
        <w:t xml:space="preserve"> biological activity (templating activity and infectivity) of </w:t>
      </w:r>
      <w:r w:rsidR="00EF6E3D" w:rsidRPr="0026330E">
        <w:rPr>
          <w:sz w:val="22"/>
          <w:szCs w:val="22"/>
          <w:lang w:val="en-US"/>
        </w:rPr>
        <w:t xml:space="preserve">certain of </w:t>
      </w:r>
      <w:r w:rsidR="00A248F2" w:rsidRPr="0026330E">
        <w:rPr>
          <w:sz w:val="22"/>
          <w:szCs w:val="22"/>
          <w:lang w:val="en-US"/>
        </w:rPr>
        <w:t xml:space="preserve">these species led to the conclusions that it </w:t>
      </w:r>
      <w:r w:rsidR="00122376" w:rsidRPr="0026330E">
        <w:rPr>
          <w:sz w:val="22"/>
          <w:szCs w:val="22"/>
          <w:lang w:val="en-US"/>
        </w:rPr>
        <w:t xml:space="preserve">varied </w:t>
      </w:r>
      <w:r w:rsidR="00635D4E" w:rsidRPr="0026330E">
        <w:rPr>
          <w:sz w:val="22"/>
          <w:szCs w:val="22"/>
          <w:lang w:val="en-US"/>
        </w:rPr>
        <w:t xml:space="preserve">markedly </w:t>
      </w:r>
      <w:r w:rsidR="00122376" w:rsidRPr="0026330E">
        <w:rPr>
          <w:sz w:val="22"/>
          <w:szCs w:val="22"/>
          <w:lang w:val="en-US"/>
        </w:rPr>
        <w:t>with t</w:t>
      </w:r>
      <w:r w:rsidR="00122376" w:rsidRPr="0026330E">
        <w:rPr>
          <w:sz w:val="22"/>
          <w:szCs w:val="22"/>
          <w:lang w:val="en-GB"/>
        </w:rPr>
        <w:t xml:space="preserve">he size of the assembly </w:t>
      </w:r>
      <w:r w:rsidR="00EF6E3D" w:rsidRPr="0026330E">
        <w:rPr>
          <w:sz w:val="22"/>
          <w:szCs w:val="22"/>
          <w:lang w:val="en-GB"/>
        </w:rPr>
        <w:fldChar w:fldCharType="begin">
          <w:fldData xml:space="preserve">PEVuZE5vdGU+PENpdGU+PEF1dGhvcj5MYWZlcnJpZXJlPC9BdXRob3I+PFllYXI+MjAxMzwvWWVh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c2VhcmNoLW5vdGVzPjxsYW5ndWFnZT5lbmc8L2xhbmd1YWdlPjwvcmVjb3JkPjwvQ2l0ZT48L0Vu
ZE5vdGU+
</w:fldData>
        </w:fldChar>
      </w:r>
      <w:r w:rsidR="003F2B2F" w:rsidRPr="0026330E">
        <w:rPr>
          <w:sz w:val="22"/>
          <w:szCs w:val="22"/>
          <w:lang w:val="en-GB"/>
        </w:rPr>
        <w:instrText xml:space="preserve"> ADDIN EN.CITE </w:instrText>
      </w:r>
      <w:r w:rsidR="003F2B2F" w:rsidRPr="0026330E">
        <w:rPr>
          <w:sz w:val="22"/>
          <w:szCs w:val="22"/>
          <w:lang w:val="en-GB"/>
        </w:rPr>
        <w:fldChar w:fldCharType="begin">
          <w:fldData xml:space="preserve">PEVuZE5vdGU+PENpdGU+PEF1dGhvcj5MYWZlcnJpZXJlPC9BdXRob3I+PFllYXI+MjAxMzwvWWVh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c2VhcmNoLW5vdGVzPjxsYW5ndWFnZT5lbmc8L2xhbmd1YWdlPjwvcmVjb3JkPjwvQ2l0ZT48L0Vu
ZE5vdGU+
</w:fldData>
        </w:fldChar>
      </w:r>
      <w:r w:rsidR="003F2B2F" w:rsidRPr="0026330E">
        <w:rPr>
          <w:sz w:val="22"/>
          <w:szCs w:val="22"/>
          <w:lang w:val="en-GB"/>
        </w:rPr>
        <w:instrText xml:space="preserve"> ADDIN EN.CITE.DATA </w:instrText>
      </w:r>
      <w:r w:rsidR="003F2B2F" w:rsidRPr="0026330E">
        <w:rPr>
          <w:sz w:val="22"/>
          <w:szCs w:val="22"/>
          <w:lang w:val="en-GB"/>
        </w:rPr>
      </w:r>
      <w:r w:rsidR="003F2B2F"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3F2B2F" w:rsidRPr="0026330E">
        <w:rPr>
          <w:noProof/>
          <w:sz w:val="22"/>
          <w:szCs w:val="22"/>
          <w:lang w:val="en-GB"/>
        </w:rPr>
        <w:t>(</w:t>
      </w:r>
      <w:r w:rsidR="003F2B2F" w:rsidRPr="0026330E">
        <w:rPr>
          <w:i/>
          <w:noProof/>
          <w:sz w:val="22"/>
          <w:szCs w:val="22"/>
          <w:lang w:val="en-GB"/>
        </w:rPr>
        <w:t>24-26</w:t>
      </w:r>
      <w:r w:rsidR="003F2B2F" w:rsidRPr="0026330E">
        <w:rPr>
          <w:noProof/>
          <w:sz w:val="22"/>
          <w:szCs w:val="22"/>
          <w:lang w:val="en-GB"/>
        </w:rPr>
        <w:t>)</w:t>
      </w:r>
      <w:r w:rsidR="00EF6E3D" w:rsidRPr="0026330E">
        <w:rPr>
          <w:sz w:val="22"/>
          <w:szCs w:val="22"/>
          <w:lang w:val="en-GB"/>
        </w:rPr>
        <w:fldChar w:fldCharType="end"/>
      </w:r>
      <w:r w:rsidR="00EF6E3D" w:rsidRPr="0026330E">
        <w:rPr>
          <w:sz w:val="22"/>
          <w:szCs w:val="22"/>
          <w:lang w:val="en-GB"/>
        </w:rPr>
        <w:t xml:space="preserve"> </w:t>
      </w:r>
      <w:r w:rsidR="00122376" w:rsidRPr="0026330E">
        <w:rPr>
          <w:sz w:val="22"/>
          <w:szCs w:val="22"/>
          <w:lang w:val="en-GB"/>
        </w:rPr>
        <w:t xml:space="preserve">and </w:t>
      </w:r>
      <w:r w:rsidR="00EF6E3D" w:rsidRPr="0026330E">
        <w:rPr>
          <w:sz w:val="22"/>
          <w:szCs w:val="22"/>
          <w:lang w:val="en-GB"/>
        </w:rPr>
        <w:t xml:space="preserve">importantly, </w:t>
      </w:r>
      <w:r w:rsidR="00A248F2" w:rsidRPr="0026330E">
        <w:rPr>
          <w:sz w:val="22"/>
          <w:szCs w:val="22"/>
          <w:lang w:val="en-GB"/>
        </w:rPr>
        <w:t xml:space="preserve">in a </w:t>
      </w:r>
      <w:r w:rsidR="00635D4E" w:rsidRPr="0026330E">
        <w:rPr>
          <w:sz w:val="22"/>
          <w:szCs w:val="22"/>
          <w:lang w:val="en-GB"/>
        </w:rPr>
        <w:t>s</w:t>
      </w:r>
      <w:r w:rsidR="00122376" w:rsidRPr="0026330E">
        <w:rPr>
          <w:sz w:val="22"/>
          <w:szCs w:val="22"/>
          <w:lang w:val="en-GB"/>
        </w:rPr>
        <w:t xml:space="preserve">train-specific </w:t>
      </w:r>
      <w:r w:rsidR="00A248F2" w:rsidRPr="0026330E">
        <w:rPr>
          <w:sz w:val="22"/>
          <w:szCs w:val="22"/>
          <w:lang w:val="en-GB"/>
        </w:rPr>
        <w:t xml:space="preserve">manner </w:t>
      </w:r>
      <w:r w:rsidR="00EF6E3D" w:rsidRPr="0026330E">
        <w:rPr>
          <w:sz w:val="22"/>
          <w:szCs w:val="22"/>
          <w:lang w:val="en-GB"/>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GB"/>
        </w:rPr>
        <w:instrText xml:space="preserve"> ADDIN EN.CITE </w:instrText>
      </w:r>
      <w:r w:rsidR="003F2B2F" w:rsidRPr="0026330E">
        <w:rPr>
          <w:sz w:val="22"/>
          <w:szCs w:val="22"/>
          <w:lang w:val="en-GB"/>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GB"/>
        </w:rPr>
        <w:instrText xml:space="preserve"> ADDIN EN.CITE.DATA </w:instrText>
      </w:r>
      <w:r w:rsidR="003F2B2F" w:rsidRPr="0026330E">
        <w:rPr>
          <w:sz w:val="22"/>
          <w:szCs w:val="22"/>
          <w:lang w:val="en-GB"/>
        </w:rPr>
      </w:r>
      <w:r w:rsidR="003F2B2F" w:rsidRPr="0026330E">
        <w:rPr>
          <w:sz w:val="22"/>
          <w:szCs w:val="22"/>
          <w:lang w:val="en-GB"/>
        </w:rPr>
        <w:fldChar w:fldCharType="end"/>
      </w:r>
      <w:r w:rsidR="00EF6E3D" w:rsidRPr="0026330E">
        <w:rPr>
          <w:sz w:val="22"/>
          <w:szCs w:val="22"/>
          <w:lang w:val="en-GB"/>
        </w:rPr>
      </w:r>
      <w:r w:rsidR="00EF6E3D" w:rsidRPr="0026330E">
        <w:rPr>
          <w:sz w:val="22"/>
          <w:szCs w:val="22"/>
          <w:lang w:val="en-GB"/>
        </w:rPr>
        <w:fldChar w:fldCharType="separate"/>
      </w:r>
      <w:r w:rsidR="003F2B2F" w:rsidRPr="0026330E">
        <w:rPr>
          <w:noProof/>
          <w:sz w:val="22"/>
          <w:szCs w:val="22"/>
          <w:lang w:val="en-GB"/>
        </w:rPr>
        <w:t>(</w:t>
      </w:r>
      <w:r w:rsidR="003F2B2F" w:rsidRPr="0026330E">
        <w:rPr>
          <w:i/>
          <w:noProof/>
          <w:sz w:val="22"/>
          <w:szCs w:val="22"/>
          <w:lang w:val="en-GB"/>
        </w:rPr>
        <w:t>24, 26</w:t>
      </w:r>
      <w:r w:rsidR="003F2B2F" w:rsidRPr="0026330E">
        <w:rPr>
          <w:noProof/>
          <w:sz w:val="22"/>
          <w:szCs w:val="22"/>
          <w:lang w:val="en-GB"/>
        </w:rPr>
        <w:t>)</w:t>
      </w:r>
      <w:r w:rsidR="00EF6E3D" w:rsidRPr="0026330E">
        <w:rPr>
          <w:sz w:val="22"/>
          <w:szCs w:val="22"/>
          <w:lang w:val="en-GB"/>
        </w:rPr>
        <w:fldChar w:fldCharType="end"/>
      </w:r>
      <w:r w:rsidR="00DC15FF" w:rsidRPr="0026330E">
        <w:rPr>
          <w:sz w:val="22"/>
          <w:szCs w:val="22"/>
          <w:lang w:val="en-GB"/>
        </w:rPr>
        <w:t xml:space="preserve">, </w:t>
      </w:r>
      <w:r w:rsidR="00E37B58" w:rsidRPr="0026330E">
        <w:rPr>
          <w:sz w:val="22"/>
          <w:szCs w:val="22"/>
          <w:lang w:val="en-GB"/>
        </w:rPr>
        <w:t xml:space="preserve">iii) </w:t>
      </w:r>
      <w:r w:rsidR="0091794E" w:rsidRPr="0026330E">
        <w:rPr>
          <w:sz w:val="22"/>
          <w:szCs w:val="22"/>
          <w:lang w:val="en-GB"/>
        </w:rPr>
        <w:t xml:space="preserve">kinetic studies of prion pathogenesis </w:t>
      </w:r>
      <w:r w:rsidR="006F0901" w:rsidRPr="0026330E">
        <w:rPr>
          <w:sz w:val="22"/>
          <w:szCs w:val="22"/>
          <w:lang w:val="en-GB"/>
        </w:rPr>
        <w:t xml:space="preserve">revealed </w:t>
      </w:r>
      <w:r w:rsidR="0091794E" w:rsidRPr="0026330E">
        <w:rPr>
          <w:sz w:val="22"/>
          <w:szCs w:val="22"/>
          <w:lang w:val="en-GB"/>
        </w:rPr>
        <w:t>that</w:t>
      </w:r>
      <w:r w:rsidR="006F0901" w:rsidRPr="0026330E">
        <w:rPr>
          <w:sz w:val="22"/>
          <w:szCs w:val="22"/>
          <w:lang w:val="en-GB"/>
        </w:rPr>
        <w:t xml:space="preserve"> the formation of</w:t>
      </w:r>
      <w:r w:rsidR="0091794E" w:rsidRPr="0026330E">
        <w:rPr>
          <w:sz w:val="22"/>
          <w:szCs w:val="22"/>
          <w:lang w:val="en-GB"/>
        </w:rPr>
        <w:t xml:space="preserve"> neurotoxic PrP</w:t>
      </w:r>
      <w:r w:rsidR="0091794E" w:rsidRPr="0026330E">
        <w:rPr>
          <w:sz w:val="22"/>
          <w:szCs w:val="22"/>
          <w:vertAlign w:val="superscript"/>
          <w:lang w:val="en-GB"/>
        </w:rPr>
        <w:t>Sc</w:t>
      </w:r>
      <w:r w:rsidR="0091794E" w:rsidRPr="0026330E">
        <w:rPr>
          <w:sz w:val="22"/>
          <w:szCs w:val="22"/>
          <w:lang w:val="en-GB"/>
        </w:rPr>
        <w:t xml:space="preserve"> species</w:t>
      </w:r>
      <w:r w:rsidR="00824C63" w:rsidRPr="0026330E">
        <w:rPr>
          <w:sz w:val="22"/>
          <w:szCs w:val="22"/>
          <w:lang w:val="en-GB"/>
        </w:rPr>
        <w:t xml:space="preserve"> </w:t>
      </w:r>
      <w:r w:rsidR="00824C63" w:rsidRPr="0026330E">
        <w:rPr>
          <w:sz w:val="22"/>
          <w:szCs w:val="22"/>
          <w:lang w:val="en-GB"/>
        </w:rPr>
        <w:fldChar w:fldCharType="begin">
          <w:fldData xml:space="preserve">PEVuZE5vdGU+PENpdGU+PEF1dGhvcj5TaW1vbmVhdTwvQXV0aG9yPjxZZWFyPjIwMDc8L1llYXI+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</w:fldData>
        </w:fldChar>
      </w:r>
      <w:r w:rsidR="003F2B2F" w:rsidRPr="0026330E">
        <w:rPr>
          <w:sz w:val="22"/>
          <w:szCs w:val="22"/>
          <w:lang w:val="en-GB"/>
        </w:rPr>
        <w:instrText xml:space="preserve"> ADDIN EN.CITE </w:instrText>
      </w:r>
      <w:r w:rsidR="003F2B2F" w:rsidRPr="0026330E">
        <w:rPr>
          <w:sz w:val="22"/>
          <w:szCs w:val="22"/>
          <w:lang w:val="en-GB"/>
        </w:rPr>
        <w:fldChar w:fldCharType="begin">
          <w:fldData xml:space="preserve">PEVuZE5vdGU+PENpdGU+PEF1dGhvcj5TaW1vbmVhdTwvQXV0aG9yPjxZZWFyPjIwMDc8L1llYXI+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</w:fldData>
        </w:fldChar>
      </w:r>
      <w:r w:rsidR="003F2B2F" w:rsidRPr="0026330E">
        <w:rPr>
          <w:sz w:val="22"/>
          <w:szCs w:val="22"/>
          <w:lang w:val="en-GB"/>
        </w:rPr>
        <w:instrText xml:space="preserve"> ADDIN EN.CITE.DATA </w:instrText>
      </w:r>
      <w:r w:rsidR="003F2B2F" w:rsidRPr="0026330E">
        <w:rPr>
          <w:sz w:val="22"/>
          <w:szCs w:val="22"/>
          <w:lang w:val="en-GB"/>
        </w:rPr>
      </w:r>
      <w:r w:rsidR="003F2B2F" w:rsidRPr="0026330E">
        <w:rPr>
          <w:sz w:val="22"/>
          <w:szCs w:val="22"/>
          <w:lang w:val="en-GB"/>
        </w:rPr>
        <w:fldChar w:fldCharType="end"/>
      </w:r>
      <w:r w:rsidR="00824C63" w:rsidRPr="0026330E">
        <w:rPr>
          <w:sz w:val="22"/>
          <w:szCs w:val="22"/>
          <w:lang w:val="en-GB"/>
        </w:rPr>
      </w:r>
      <w:r w:rsidR="00824C63" w:rsidRPr="0026330E">
        <w:rPr>
          <w:sz w:val="22"/>
          <w:szCs w:val="22"/>
          <w:lang w:val="en-GB"/>
        </w:rPr>
        <w:fldChar w:fldCharType="separate"/>
      </w:r>
      <w:r w:rsidR="003F2B2F" w:rsidRPr="0026330E">
        <w:rPr>
          <w:noProof/>
          <w:sz w:val="22"/>
          <w:szCs w:val="22"/>
          <w:lang w:val="en-GB"/>
        </w:rPr>
        <w:t>(</w:t>
      </w:r>
      <w:r w:rsidR="003F2B2F" w:rsidRPr="0026330E">
        <w:rPr>
          <w:i/>
          <w:noProof/>
          <w:sz w:val="22"/>
          <w:szCs w:val="22"/>
          <w:lang w:val="en-GB"/>
        </w:rPr>
        <w:t>32</w:t>
      </w:r>
      <w:r w:rsidR="003F2B2F" w:rsidRPr="0026330E">
        <w:rPr>
          <w:noProof/>
          <w:sz w:val="22"/>
          <w:szCs w:val="22"/>
          <w:lang w:val="en-GB"/>
        </w:rPr>
        <w:t>)</w:t>
      </w:r>
      <w:r w:rsidR="00824C63" w:rsidRPr="0026330E">
        <w:rPr>
          <w:sz w:val="22"/>
          <w:szCs w:val="22"/>
          <w:lang w:val="en-GB"/>
        </w:rPr>
        <w:fldChar w:fldCharType="end"/>
      </w:r>
      <w:r w:rsidR="0091794E" w:rsidRPr="0026330E">
        <w:rPr>
          <w:sz w:val="22"/>
          <w:szCs w:val="22"/>
          <w:lang w:val="en-GB"/>
        </w:rPr>
        <w:t xml:space="preserve">, which would cause neuronal damage/death in specific brain regions would be produced during a </w:t>
      </w:r>
      <w:r w:rsidR="00824C63" w:rsidRPr="0026330E">
        <w:rPr>
          <w:sz w:val="22"/>
          <w:szCs w:val="22"/>
          <w:lang w:val="en-GB"/>
        </w:rPr>
        <w:t xml:space="preserve">late </w:t>
      </w:r>
      <w:r w:rsidR="0091794E" w:rsidRPr="0026330E">
        <w:rPr>
          <w:sz w:val="22"/>
          <w:szCs w:val="22"/>
          <w:lang w:val="en-GB"/>
        </w:rPr>
        <w:t>phase</w:t>
      </w:r>
      <w:r w:rsidR="006D56A0" w:rsidRPr="0026330E">
        <w:rPr>
          <w:sz w:val="22"/>
          <w:szCs w:val="22"/>
          <w:lang w:val="en-GB"/>
        </w:rPr>
        <w:t xml:space="preserve">, </w:t>
      </w:r>
      <w:r w:rsidR="00B048DA" w:rsidRPr="0026330E">
        <w:rPr>
          <w:sz w:val="22"/>
          <w:szCs w:val="22"/>
          <w:lang w:val="en-GB"/>
        </w:rPr>
        <w:t>whereas</w:t>
      </w:r>
      <w:r w:rsidR="006D56A0" w:rsidRPr="0026330E">
        <w:rPr>
          <w:sz w:val="22"/>
          <w:szCs w:val="22"/>
          <w:lang w:val="en-GB"/>
        </w:rPr>
        <w:t xml:space="preserve"> PrP</w:t>
      </w:r>
      <w:r w:rsidR="006D56A0" w:rsidRPr="0026330E">
        <w:rPr>
          <w:sz w:val="22"/>
          <w:szCs w:val="22"/>
          <w:vertAlign w:val="superscript"/>
          <w:lang w:val="en-GB"/>
        </w:rPr>
        <w:t>Sc</w:t>
      </w:r>
      <w:r w:rsidR="006D56A0" w:rsidRPr="0026330E">
        <w:rPr>
          <w:sz w:val="22"/>
          <w:szCs w:val="22"/>
          <w:lang w:val="en-GB"/>
        </w:rPr>
        <w:t xml:space="preserve"> </w:t>
      </w:r>
      <w:r w:rsidR="006D56A0" w:rsidRPr="0026330E">
        <w:rPr>
          <w:sz w:val="22"/>
          <w:szCs w:val="22"/>
          <w:lang w:val="en-GB"/>
        </w:rPr>
        <w:lastRenderedPageBreak/>
        <w:t xml:space="preserve">assemblies harbouring </w:t>
      </w:r>
      <w:r w:rsidR="00017DC9">
        <w:rPr>
          <w:sz w:val="22"/>
          <w:szCs w:val="22"/>
          <w:lang w:val="en-GB"/>
        </w:rPr>
        <w:t xml:space="preserve">the </w:t>
      </w:r>
      <w:r w:rsidR="006D56A0" w:rsidRPr="0026330E">
        <w:rPr>
          <w:sz w:val="22"/>
          <w:szCs w:val="22"/>
          <w:lang w:val="en-GB"/>
        </w:rPr>
        <w:t xml:space="preserve">replicative information </w:t>
      </w:r>
      <w:r w:rsidR="00B048DA" w:rsidRPr="0026330E">
        <w:rPr>
          <w:sz w:val="22"/>
          <w:szCs w:val="22"/>
          <w:lang w:val="en-GB"/>
        </w:rPr>
        <w:t xml:space="preserve">would be </w:t>
      </w:r>
      <w:r w:rsidR="006D56A0" w:rsidRPr="0026330E">
        <w:rPr>
          <w:sz w:val="22"/>
          <w:szCs w:val="22"/>
          <w:lang w:val="en-GB"/>
        </w:rPr>
        <w:t>formed during the early stage of prion infection</w:t>
      </w:r>
      <w:r w:rsidR="0091794E" w:rsidRPr="0026330E">
        <w:rPr>
          <w:sz w:val="22"/>
          <w:szCs w:val="22"/>
          <w:lang w:val="en-GB"/>
        </w:rPr>
        <w:t xml:space="preserve"> </w:t>
      </w:r>
      <w:r w:rsidR="00EF6E3D" w:rsidRPr="0026330E">
        <w:rPr>
          <w:bCs/>
          <w:sz w:val="22"/>
          <w:szCs w:val="22"/>
          <w:lang w:val="en-US"/>
        </w:rPr>
        <w:fldChar w:fldCharType="begin">
          <w:fldData xml:space="preserve">PEVuZE5vdGU+PENpdGU+PEF1dGhvcj5TYW5kYmVyZzwvQXV0aG9yPjxZZWFyPjIwMTE8L1llYXI+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</w:fldData>
        </w:fldChar>
      </w:r>
      <w:r w:rsidR="003F2B2F" w:rsidRPr="0026330E">
        <w:rPr>
          <w:bCs/>
          <w:sz w:val="22"/>
          <w:szCs w:val="22"/>
          <w:lang w:val="en-US"/>
        </w:rPr>
        <w:instrText xml:space="preserve"> ADDIN EN.CITE </w:instrText>
      </w:r>
      <w:r w:rsidR="003F2B2F" w:rsidRPr="0026330E">
        <w:rPr>
          <w:bCs/>
          <w:sz w:val="22"/>
          <w:szCs w:val="22"/>
          <w:lang w:val="en-US"/>
        </w:rPr>
        <w:fldChar w:fldCharType="begin">
          <w:fldData xml:space="preserve">PEVuZE5vdGU+PENpdGU+PEF1dGhvcj5TYW5kYmVyZzwvQXV0aG9yPjxZZWFyPjIwMTE8L1llYXI+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</w:fldData>
        </w:fldChar>
      </w:r>
      <w:r w:rsidR="003F2B2F" w:rsidRPr="0026330E">
        <w:rPr>
          <w:bCs/>
          <w:sz w:val="22"/>
          <w:szCs w:val="22"/>
          <w:lang w:val="en-US"/>
        </w:rPr>
        <w:instrText xml:space="preserve"> ADDIN EN.CITE.DATA </w:instrText>
      </w:r>
      <w:r w:rsidR="003F2B2F" w:rsidRPr="0026330E">
        <w:rPr>
          <w:bCs/>
          <w:sz w:val="22"/>
          <w:szCs w:val="22"/>
          <w:lang w:val="en-US"/>
        </w:rPr>
      </w:r>
      <w:r w:rsidR="003F2B2F" w:rsidRPr="0026330E">
        <w:rPr>
          <w:bCs/>
          <w:sz w:val="22"/>
          <w:szCs w:val="22"/>
          <w:lang w:val="en-US"/>
        </w:rPr>
        <w:fldChar w:fldCharType="end"/>
      </w:r>
      <w:r w:rsidR="00EF6E3D" w:rsidRPr="0026330E">
        <w:rPr>
          <w:bCs/>
          <w:sz w:val="22"/>
          <w:szCs w:val="22"/>
          <w:lang w:val="en-US"/>
        </w:rPr>
      </w:r>
      <w:r w:rsidR="00EF6E3D" w:rsidRPr="0026330E">
        <w:rPr>
          <w:bCs/>
          <w:sz w:val="22"/>
          <w:szCs w:val="22"/>
          <w:lang w:val="en-US"/>
        </w:rPr>
        <w:fldChar w:fldCharType="separate"/>
      </w:r>
      <w:r w:rsidR="003F2B2F" w:rsidRPr="0026330E">
        <w:rPr>
          <w:bCs/>
          <w:noProof/>
          <w:sz w:val="22"/>
          <w:szCs w:val="22"/>
          <w:lang w:val="en-US"/>
        </w:rPr>
        <w:t>(</w:t>
      </w:r>
      <w:r w:rsidR="003F2B2F" w:rsidRPr="0026330E">
        <w:rPr>
          <w:bCs/>
          <w:i/>
          <w:noProof/>
          <w:sz w:val="22"/>
          <w:szCs w:val="22"/>
          <w:lang w:val="en-US"/>
        </w:rPr>
        <w:t>33, 34</w:t>
      </w:r>
      <w:r w:rsidR="003F2B2F" w:rsidRPr="0026330E">
        <w:rPr>
          <w:bCs/>
          <w:noProof/>
          <w:sz w:val="22"/>
          <w:szCs w:val="22"/>
          <w:lang w:val="en-US"/>
        </w:rPr>
        <w:t>)</w:t>
      </w:r>
      <w:r w:rsidR="00EF6E3D" w:rsidRPr="0026330E">
        <w:rPr>
          <w:bCs/>
          <w:sz w:val="22"/>
          <w:szCs w:val="22"/>
          <w:lang w:val="en-US"/>
        </w:rPr>
        <w:fldChar w:fldCharType="end"/>
      </w:r>
      <w:r w:rsidR="006D56A0" w:rsidRPr="0026330E">
        <w:rPr>
          <w:sz w:val="22"/>
          <w:szCs w:val="22"/>
          <w:lang w:val="en-US"/>
        </w:rPr>
        <w:t>.</w:t>
      </w:r>
    </w:p>
    <w:p w14:paraId="6FF99CE0" w14:textId="77777777" w:rsidR="00254C11" w:rsidRPr="0026330E" w:rsidRDefault="00254C11" w:rsidP="00254C11">
      <w:pPr>
        <w:spacing w:before="60"/>
        <w:jc w:val="both"/>
        <w:rPr>
          <w:bCs/>
          <w:sz w:val="22"/>
          <w:szCs w:val="22"/>
          <w:lang w:val="en-US"/>
        </w:rPr>
      </w:pPr>
      <w:r w:rsidRPr="0026330E">
        <w:rPr>
          <w:bCs/>
          <w:sz w:val="22"/>
          <w:szCs w:val="22"/>
          <w:lang w:val="en-US"/>
        </w:rPr>
        <w:t xml:space="preserve">Even if the implication of </w:t>
      </w:r>
      <w:r w:rsidRPr="0026330E">
        <w:rPr>
          <w:sz w:val="22"/>
          <w:szCs w:val="22"/>
          <w:lang w:val="en-GB"/>
        </w:rPr>
        <w:t>PrP</w:t>
      </w:r>
      <w:r w:rsidRPr="0026330E">
        <w:rPr>
          <w:sz w:val="22"/>
          <w:szCs w:val="22"/>
          <w:vertAlign w:val="superscript"/>
          <w:lang w:val="en-GB"/>
        </w:rPr>
        <w:t>Sc</w:t>
      </w:r>
      <w:r w:rsidRPr="0026330E">
        <w:rPr>
          <w:sz w:val="22"/>
          <w:szCs w:val="22"/>
          <w:lang w:val="en-GB"/>
        </w:rPr>
        <w:t xml:space="preserve"> </w:t>
      </w:r>
      <w:r w:rsidRPr="0026330E">
        <w:rPr>
          <w:bCs/>
          <w:sz w:val="22"/>
          <w:szCs w:val="22"/>
          <w:lang w:val="en-US"/>
        </w:rPr>
        <w:t xml:space="preserve">structural heterogeneity is at the backdrop of each article about prion strains and cross-species barrier </w:t>
      </w:r>
      <w:r w:rsidRPr="0026330E">
        <w:rPr>
          <w:bCs/>
          <w:sz w:val="22"/>
          <w:szCs w:val="22"/>
          <w:lang w:val="en-US"/>
        </w:rPr>
        <w:fldChar w:fldCharType="begin">
          <w:fldData xml:space="preserve">PEVuZE5vdGU+PENpdGU+PEF1dGhvcj5CZXJpbmd1ZTwvQXV0aG9yPjxZZWFyPjIwMTI8L1llYXI+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</w:fldData>
        </w:fldChar>
      </w:r>
      <w:r w:rsidRPr="0026330E">
        <w:rPr>
          <w:bCs/>
          <w:sz w:val="22"/>
          <w:szCs w:val="22"/>
          <w:lang w:val="en-US"/>
        </w:rPr>
        <w:instrText xml:space="preserve"> ADDIN EN.CITE </w:instrText>
      </w:r>
      <w:r w:rsidRPr="0026330E">
        <w:rPr>
          <w:bCs/>
          <w:sz w:val="22"/>
          <w:szCs w:val="22"/>
          <w:lang w:val="en-US"/>
        </w:rPr>
        <w:fldChar w:fldCharType="begin">
          <w:fldData xml:space="preserve">PEVuZE5vdGU+PENpdGU+PEF1dGhvcj5CZXJpbmd1ZTwvQXV0aG9yPjxZZWFyPjIwMTI8L1llYXI+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</w:fldData>
        </w:fldChar>
      </w:r>
      <w:r w:rsidRPr="0026330E">
        <w:rPr>
          <w:bCs/>
          <w:sz w:val="22"/>
          <w:szCs w:val="22"/>
          <w:lang w:val="en-US"/>
        </w:rPr>
        <w:instrText xml:space="preserve"> ADDIN EN.CITE.DATA </w:instrText>
      </w:r>
      <w:r w:rsidRPr="0026330E">
        <w:rPr>
          <w:bCs/>
          <w:sz w:val="22"/>
          <w:szCs w:val="22"/>
          <w:lang w:val="en-US"/>
        </w:rPr>
      </w:r>
      <w:r w:rsidRPr="0026330E">
        <w:rPr>
          <w:bCs/>
          <w:sz w:val="22"/>
          <w:szCs w:val="22"/>
          <w:lang w:val="en-US"/>
        </w:rPr>
        <w:fldChar w:fldCharType="end"/>
      </w:r>
      <w:r w:rsidRPr="0026330E">
        <w:rPr>
          <w:bCs/>
          <w:sz w:val="22"/>
          <w:szCs w:val="22"/>
          <w:lang w:val="en-US"/>
        </w:rPr>
      </w:r>
      <w:r w:rsidRPr="0026330E">
        <w:rPr>
          <w:bCs/>
          <w:sz w:val="22"/>
          <w:szCs w:val="22"/>
          <w:lang w:val="en-US"/>
        </w:rPr>
        <w:fldChar w:fldCharType="separate"/>
      </w:r>
      <w:r w:rsidRPr="0026330E">
        <w:rPr>
          <w:bCs/>
          <w:noProof/>
          <w:sz w:val="22"/>
          <w:szCs w:val="22"/>
          <w:lang w:val="en-US"/>
        </w:rPr>
        <w:t>(</w:t>
      </w:r>
      <w:r w:rsidRPr="0026330E">
        <w:rPr>
          <w:bCs/>
          <w:i/>
          <w:noProof/>
          <w:sz w:val="22"/>
          <w:szCs w:val="22"/>
          <w:lang w:val="en-US"/>
        </w:rPr>
        <w:t>8, 20, 23, 35, 36</w:t>
      </w:r>
      <w:r w:rsidRPr="0026330E">
        <w:rPr>
          <w:bCs/>
          <w:noProof/>
          <w:sz w:val="22"/>
          <w:szCs w:val="22"/>
          <w:lang w:val="en-US"/>
        </w:rPr>
        <w:t>)</w:t>
      </w:r>
      <w:r w:rsidRPr="0026330E">
        <w:rPr>
          <w:bCs/>
          <w:sz w:val="22"/>
          <w:szCs w:val="22"/>
          <w:lang w:val="en-US"/>
        </w:rPr>
        <w:fldChar w:fldCharType="end"/>
      </w:r>
      <w:r w:rsidRPr="0026330E">
        <w:rPr>
          <w:bCs/>
          <w:sz w:val="22"/>
          <w:szCs w:val="22"/>
          <w:lang w:val="en-US"/>
        </w:rPr>
        <w:t xml:space="preserve">, little is known </w:t>
      </w:r>
      <w:r w:rsidR="001353F6">
        <w:rPr>
          <w:bCs/>
          <w:sz w:val="22"/>
          <w:szCs w:val="22"/>
          <w:lang w:val="en-US"/>
        </w:rPr>
        <w:t xml:space="preserve">about </w:t>
      </w:r>
      <w:r w:rsidRPr="0026330E">
        <w:rPr>
          <w:bCs/>
          <w:sz w:val="22"/>
          <w:szCs w:val="22"/>
          <w:lang w:val="en-US"/>
        </w:rPr>
        <w:t xml:space="preserve">the mechanisms that govern their dynamic and how this heterogeneity contributes to the evolution and adaptation of the prion as a pathogen. This void of knowledge is inherent to prion paradigm which implicitly considers that within the substrain diversity only one subtype of </w:t>
      </w:r>
      <w:r w:rsidRPr="0026330E">
        <w:rPr>
          <w:sz w:val="22"/>
          <w:szCs w:val="22"/>
          <w:lang w:val="en-GB"/>
        </w:rPr>
        <w:t>PrP</w:t>
      </w:r>
      <w:r w:rsidRPr="0026330E">
        <w:rPr>
          <w:sz w:val="22"/>
          <w:szCs w:val="22"/>
          <w:vertAlign w:val="superscript"/>
          <w:lang w:val="en-GB"/>
        </w:rPr>
        <w:t>Sc</w:t>
      </w:r>
      <w:r w:rsidRPr="0026330E">
        <w:rPr>
          <w:sz w:val="22"/>
          <w:szCs w:val="22"/>
          <w:lang w:val="en-GB"/>
        </w:rPr>
        <w:t xml:space="preserve"> </w:t>
      </w:r>
      <w:r w:rsidRPr="0026330E">
        <w:rPr>
          <w:bCs/>
          <w:sz w:val="22"/>
          <w:szCs w:val="22"/>
          <w:lang w:val="en-US"/>
        </w:rPr>
        <w:t>primarily drives the patholog</w:t>
      </w:r>
      <w:r w:rsidR="001B269D">
        <w:rPr>
          <w:bCs/>
          <w:sz w:val="22"/>
          <w:szCs w:val="22"/>
          <w:lang w:val="en-US"/>
        </w:rPr>
        <w:t xml:space="preserve">ical </w:t>
      </w:r>
      <w:r w:rsidRPr="0026330E">
        <w:rPr>
          <w:bCs/>
          <w:sz w:val="22"/>
          <w:szCs w:val="22"/>
          <w:lang w:val="en-US"/>
        </w:rPr>
        <w:t xml:space="preserve">phenotype. Furthermore, both Griffith, Lansbury-Caughey and derived models </w:t>
      </w:r>
      <w:r w:rsidRPr="0026330E">
        <w:rPr>
          <w:bCs/>
          <w:sz w:val="22"/>
          <w:szCs w:val="22"/>
          <w:lang w:val="en-US"/>
        </w:rPr>
        <w:fldChar w:fldCharType="begin">
          <w:fldData xml:space="preserve">PEVuZE5vdGU+PENpdGU+PEF1dGhvcj5NYXNlbDwvQXV0aG9yPjxZZWFyPjE5OTk8L1llYXI+PFJl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</w:fldData>
        </w:fldChar>
      </w:r>
      <w:r w:rsidRPr="0026330E">
        <w:rPr>
          <w:bCs/>
          <w:sz w:val="22"/>
          <w:szCs w:val="22"/>
          <w:lang w:val="en-US"/>
        </w:rPr>
        <w:instrText xml:space="preserve"> ADDIN EN.CITE </w:instrText>
      </w:r>
      <w:r w:rsidRPr="0026330E">
        <w:rPr>
          <w:bCs/>
          <w:sz w:val="22"/>
          <w:szCs w:val="22"/>
          <w:lang w:val="en-US"/>
        </w:rPr>
        <w:fldChar w:fldCharType="begin">
          <w:fldData xml:space="preserve">PEVuZE5vdGU+PENpdGU+PEF1dGhvcj5NYXNlbDwvQXV0aG9yPjxZZWFyPjE5OTk8L1llYXI+PFJl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</w:fldData>
        </w:fldChar>
      </w:r>
      <w:r w:rsidRPr="0026330E">
        <w:rPr>
          <w:bCs/>
          <w:sz w:val="22"/>
          <w:szCs w:val="22"/>
          <w:lang w:val="en-US"/>
        </w:rPr>
        <w:instrText xml:space="preserve"> ADDIN EN.CITE.DATA </w:instrText>
      </w:r>
      <w:r w:rsidRPr="0026330E">
        <w:rPr>
          <w:bCs/>
          <w:sz w:val="22"/>
          <w:szCs w:val="22"/>
          <w:lang w:val="en-US"/>
        </w:rPr>
      </w:r>
      <w:r w:rsidRPr="0026330E">
        <w:rPr>
          <w:bCs/>
          <w:sz w:val="22"/>
          <w:szCs w:val="22"/>
          <w:lang w:val="en-US"/>
        </w:rPr>
        <w:fldChar w:fldCharType="end"/>
      </w:r>
      <w:r w:rsidRPr="0026330E">
        <w:rPr>
          <w:bCs/>
          <w:sz w:val="22"/>
          <w:szCs w:val="22"/>
          <w:lang w:val="en-US"/>
        </w:rPr>
      </w:r>
      <w:r w:rsidRPr="0026330E">
        <w:rPr>
          <w:bCs/>
          <w:sz w:val="22"/>
          <w:szCs w:val="22"/>
          <w:lang w:val="en-US"/>
        </w:rPr>
        <w:fldChar w:fldCharType="separate"/>
      </w:r>
      <w:r w:rsidRPr="0026330E">
        <w:rPr>
          <w:bCs/>
          <w:noProof/>
          <w:sz w:val="22"/>
          <w:szCs w:val="22"/>
          <w:lang w:val="en-US"/>
        </w:rPr>
        <w:t>(</w:t>
      </w:r>
      <w:r w:rsidRPr="0026330E">
        <w:rPr>
          <w:bCs/>
          <w:i/>
          <w:noProof/>
          <w:sz w:val="22"/>
          <w:szCs w:val="22"/>
          <w:lang w:val="en-US"/>
        </w:rPr>
        <w:t>37, 38</w:t>
      </w:r>
      <w:r w:rsidRPr="0026330E">
        <w:rPr>
          <w:bCs/>
          <w:noProof/>
          <w:sz w:val="22"/>
          <w:szCs w:val="22"/>
          <w:lang w:val="en-US"/>
        </w:rPr>
        <w:t>)</w:t>
      </w:r>
      <w:r w:rsidRPr="0026330E">
        <w:rPr>
          <w:bCs/>
          <w:sz w:val="22"/>
          <w:szCs w:val="22"/>
          <w:lang w:val="en-US"/>
        </w:rPr>
        <w:fldChar w:fldCharType="end"/>
      </w:r>
      <w:r w:rsidRPr="0026330E">
        <w:rPr>
          <w:bCs/>
          <w:sz w:val="22"/>
          <w:szCs w:val="22"/>
          <w:lang w:val="en-US"/>
        </w:rPr>
        <w:t xml:space="preserve"> </w:t>
      </w:r>
      <w:r w:rsidRPr="0026330E">
        <w:rPr>
          <w:sz w:val="22"/>
          <w:szCs w:val="22"/>
          <w:lang w:val="en-US"/>
        </w:rPr>
        <w:t>merely consider prions as a single/homogeneous entity</w:t>
      </w:r>
      <w:r w:rsidRPr="0026330E">
        <w:rPr>
          <w:bCs/>
          <w:sz w:val="22"/>
          <w:szCs w:val="22"/>
          <w:lang w:val="en-US"/>
        </w:rPr>
        <w:t xml:space="preserve"> all along the pathology progression.</w:t>
      </w:r>
    </w:p>
    <w:p w14:paraId="56043688" w14:textId="77777777" w:rsidR="003C6518" w:rsidRPr="0026330E" w:rsidRDefault="00691D08" w:rsidP="0027489C">
      <w:pPr>
        <w:spacing w:before="60"/>
        <w:jc w:val="both"/>
        <w:rPr>
          <w:sz w:val="22"/>
          <w:szCs w:val="22"/>
          <w:lang w:val="en-US"/>
        </w:rPr>
      </w:pPr>
      <w:r w:rsidRPr="0026330E">
        <w:rPr>
          <w:sz w:val="22"/>
          <w:szCs w:val="22"/>
          <w:lang w:val="en-US"/>
        </w:rPr>
        <w:t>As the physico-chemical properties of an assembly are dictated by its structure, two structurally distinct PrP</w:t>
      </w:r>
      <w:r w:rsidRPr="0026330E">
        <w:rPr>
          <w:sz w:val="22"/>
          <w:szCs w:val="22"/>
          <w:vertAlign w:val="superscript"/>
          <w:lang w:val="en-US"/>
        </w:rPr>
        <w:t>Sc</w:t>
      </w:r>
      <w:r w:rsidRPr="0026330E">
        <w:rPr>
          <w:sz w:val="22"/>
          <w:szCs w:val="22"/>
          <w:lang w:val="en-US"/>
        </w:rPr>
        <w:t xml:space="preserve"> subsets will </w:t>
      </w:r>
      <w:r w:rsidR="008F72F8" w:rsidRPr="0026330E">
        <w:rPr>
          <w:sz w:val="22"/>
          <w:szCs w:val="22"/>
          <w:lang w:val="en-US"/>
        </w:rPr>
        <w:t xml:space="preserve">exhibit </w:t>
      </w:r>
      <w:r w:rsidRPr="0026330E">
        <w:rPr>
          <w:sz w:val="22"/>
          <w:szCs w:val="22"/>
          <w:lang w:val="en-US"/>
        </w:rPr>
        <w:t>two distinct dynamic and stability</w:t>
      </w:r>
      <w:r w:rsidR="00493624" w:rsidRPr="0026330E">
        <w:rPr>
          <w:sz w:val="22"/>
          <w:szCs w:val="22"/>
          <w:lang w:val="en-US"/>
        </w:rPr>
        <w:t xml:space="preserve"> and </w:t>
      </w:r>
      <w:r w:rsidR="000F333D" w:rsidRPr="0026330E">
        <w:rPr>
          <w:sz w:val="22"/>
          <w:szCs w:val="22"/>
          <w:lang w:val="en-US"/>
        </w:rPr>
        <w:t xml:space="preserve">more specifically </w:t>
      </w:r>
      <w:r w:rsidR="007665B2" w:rsidRPr="0026330E">
        <w:rPr>
          <w:sz w:val="22"/>
          <w:szCs w:val="22"/>
          <w:lang w:val="en-US"/>
        </w:rPr>
        <w:t>they will compete</w:t>
      </w:r>
      <w:r w:rsidR="000F333D" w:rsidRPr="0026330E">
        <w:rPr>
          <w:sz w:val="22"/>
          <w:szCs w:val="22"/>
          <w:lang w:val="en-US"/>
        </w:rPr>
        <w:t xml:space="preserve"> for PrP</w:t>
      </w:r>
      <w:r w:rsidR="000F333D" w:rsidRPr="0026330E">
        <w:rPr>
          <w:sz w:val="22"/>
          <w:szCs w:val="22"/>
          <w:vertAlign w:val="superscript"/>
          <w:lang w:val="en-US"/>
        </w:rPr>
        <w:t>C</w:t>
      </w:r>
      <w:r w:rsidR="007665B2" w:rsidRPr="0026330E">
        <w:rPr>
          <w:sz w:val="22"/>
          <w:szCs w:val="22"/>
          <w:lang w:val="en-US"/>
        </w:rPr>
        <w:t xml:space="preserve"> (</w:t>
      </w:r>
      <w:r w:rsidR="00251B6A">
        <w:rPr>
          <w:sz w:val="22"/>
          <w:szCs w:val="22"/>
          <w:lang w:val="en-US"/>
        </w:rPr>
        <w:t xml:space="preserve">i.e. </w:t>
      </w:r>
      <w:r w:rsidR="000F333D" w:rsidRPr="0026330E">
        <w:rPr>
          <w:sz w:val="22"/>
          <w:szCs w:val="22"/>
          <w:lang w:val="en-US"/>
        </w:rPr>
        <w:t xml:space="preserve">the more replicative </w:t>
      </w:r>
      <w:r w:rsidR="00251B6A" w:rsidRPr="0026330E">
        <w:rPr>
          <w:sz w:val="22"/>
          <w:szCs w:val="22"/>
          <w:lang w:val="en-US"/>
        </w:rPr>
        <w:t xml:space="preserve">assembly </w:t>
      </w:r>
      <w:r w:rsidR="000F333D" w:rsidRPr="0026330E">
        <w:rPr>
          <w:sz w:val="22"/>
          <w:szCs w:val="22"/>
          <w:lang w:val="en-US"/>
        </w:rPr>
        <w:t>subset should be selected during serial passa</w:t>
      </w:r>
      <w:r w:rsidR="00DF0465" w:rsidRPr="0026330E">
        <w:rPr>
          <w:sz w:val="22"/>
          <w:szCs w:val="22"/>
          <w:lang w:val="en-US"/>
        </w:rPr>
        <w:t>ging</w:t>
      </w:r>
      <w:r w:rsidR="007665B2" w:rsidRPr="0026330E">
        <w:rPr>
          <w:sz w:val="22"/>
          <w:szCs w:val="22"/>
          <w:lang w:val="en-US"/>
        </w:rPr>
        <w:t>)</w:t>
      </w:r>
      <w:r w:rsidR="000F333D" w:rsidRPr="0026330E">
        <w:rPr>
          <w:sz w:val="22"/>
          <w:szCs w:val="22"/>
          <w:lang w:val="en-US"/>
        </w:rPr>
        <w:t xml:space="preserve">. However, this is not the case and </w:t>
      </w:r>
      <w:r w:rsidR="00C6125B" w:rsidRPr="0026330E">
        <w:rPr>
          <w:sz w:val="22"/>
          <w:szCs w:val="22"/>
          <w:lang w:val="en-US"/>
        </w:rPr>
        <w:t xml:space="preserve">the structural diversity of </w:t>
      </w:r>
      <w:r w:rsidR="00C85644" w:rsidRPr="0026330E">
        <w:rPr>
          <w:sz w:val="22"/>
          <w:szCs w:val="22"/>
          <w:lang w:val="en-GB"/>
        </w:rPr>
        <w:t>PrP</w:t>
      </w:r>
      <w:r w:rsidR="00C85644" w:rsidRPr="0026330E">
        <w:rPr>
          <w:sz w:val="22"/>
          <w:szCs w:val="22"/>
          <w:vertAlign w:val="superscript"/>
          <w:lang w:val="en-GB"/>
        </w:rPr>
        <w:t>Sc</w:t>
      </w:r>
      <w:r w:rsidR="00C85644" w:rsidRPr="0026330E">
        <w:rPr>
          <w:sz w:val="22"/>
          <w:szCs w:val="22"/>
          <w:lang w:val="en-GB"/>
        </w:rPr>
        <w:t xml:space="preserve"> </w:t>
      </w:r>
      <w:r w:rsidR="00C6125B" w:rsidRPr="0026330E">
        <w:rPr>
          <w:sz w:val="22"/>
          <w:szCs w:val="22"/>
          <w:lang w:val="en-US"/>
        </w:rPr>
        <w:t xml:space="preserve">assemblies is maintained </w:t>
      </w:r>
      <w:r w:rsidR="00C85644" w:rsidRPr="0026330E">
        <w:rPr>
          <w:sz w:val="22"/>
          <w:szCs w:val="22"/>
          <w:lang w:val="en-US"/>
        </w:rPr>
        <w:t xml:space="preserve">on </w:t>
      </w:r>
      <w:r w:rsidR="00C6125B" w:rsidRPr="0026330E">
        <w:rPr>
          <w:sz w:val="22"/>
          <w:szCs w:val="22"/>
          <w:lang w:val="en-US"/>
        </w:rPr>
        <w:t xml:space="preserve">serial </w:t>
      </w:r>
      <w:r w:rsidR="000E50C4">
        <w:rPr>
          <w:sz w:val="22"/>
          <w:szCs w:val="22"/>
          <w:lang w:val="en-US"/>
        </w:rPr>
        <w:t>transmission</w:t>
      </w:r>
      <w:r w:rsidR="000E50C4" w:rsidRPr="0026330E">
        <w:rPr>
          <w:sz w:val="22"/>
          <w:szCs w:val="22"/>
          <w:lang w:val="en-US"/>
        </w:rPr>
        <w:t xml:space="preserve"> </w:t>
      </w:r>
      <w:r w:rsidR="00C85644" w:rsidRPr="0026330E">
        <w:rPr>
          <w:sz w:val="22"/>
          <w:szCs w:val="22"/>
          <w:lang w:val="en-US"/>
        </w:rPr>
        <w:t xml:space="preserve">in the same host </w:t>
      </w:r>
      <w:r w:rsidR="00C6125B" w:rsidRPr="0026330E">
        <w:rPr>
          <w:sz w:val="22"/>
          <w:szCs w:val="22"/>
          <w:lang w:val="en-US"/>
        </w:rPr>
        <w:t xml:space="preserve"> </w:t>
      </w:r>
      <w:r w:rsidR="00DF0465" w:rsidRPr="0026330E">
        <w:rPr>
          <w:sz w:val="22"/>
          <w:szCs w:val="22"/>
          <w:lang w:val="en-US"/>
        </w:rPr>
        <w:fldChar w:fldCharType="begin">
          <w:fldData xml:space="preserve">PEVuZE5vdGU+PENpdGU+PEF1dGhvcj5DaGFwdWlzPC9BdXRob3I+PFllYXI+MjAxNjwvWWVhcj48
UmVjTnVtPjMyOTwvUmVjTnVtPjxEaXNwbGF5VGV4dD4oPHN0eWxlIGZhY2U9Iml0YWxpYyI+MjAs
IDIzLCAzNjwvc3R5bGU+KTwvRGlzcGxheVRleHQ+PHJlY29yZD48cmVjLW51bWJlcj4zMjk8L3Jl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PkxlIER1cjwvQXV0aG9yPjxZZWFyPjIwMTc8L1llYXI+PFJlY051bT4xMTM8L1JlY051bT48cmVj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</w:fldData>
        </w:fldChar>
      </w:r>
      <w:r w:rsidR="00815493">
        <w:rPr>
          <w:sz w:val="22"/>
          <w:szCs w:val="22"/>
          <w:lang w:val="en-US"/>
        </w:rPr>
        <w:instrText xml:space="preserve"> ADDIN EN.CITE </w:instrText>
      </w:r>
      <w:r w:rsidR="00815493">
        <w:rPr>
          <w:sz w:val="22"/>
          <w:szCs w:val="22"/>
          <w:lang w:val="en-US"/>
        </w:rPr>
        <w:fldChar w:fldCharType="begin">
          <w:fldData xml:space="preserve">PEVuZE5vdGU+PENpdGU+PEF1dGhvcj5DaGFwdWlzPC9BdXRob3I+PFllYXI+MjAxNjwvWWVhcj48
UmVjTnVtPjMyOTwvUmVjTnVtPjxEaXNwbGF5VGV4dD4oPHN0eWxlIGZhY2U9Iml0YWxpYyI+MjAs
IDIzLCAzNjwvc3R5bGU+KTwvRGlzcGxheVRleHQ+PHJlY29yZD48cmVjLW51bWJlcj4zMjk8L3Jl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PkxlIER1cjwvQXV0aG9yPjxZZWFyPjIwMTc8L1llYXI+PFJlY051bT4xMTM8L1JlY051bT48cmVj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</w:fldData>
        </w:fldChar>
      </w:r>
      <w:r w:rsidR="00815493">
        <w:rPr>
          <w:sz w:val="22"/>
          <w:szCs w:val="22"/>
          <w:lang w:val="en-US"/>
        </w:rPr>
        <w:instrText xml:space="preserve"> ADDIN EN.CITE.DATA </w:instrText>
      </w:r>
      <w:r w:rsidR="00815493">
        <w:rPr>
          <w:sz w:val="22"/>
          <w:szCs w:val="22"/>
          <w:lang w:val="en-US"/>
        </w:rPr>
      </w:r>
      <w:r w:rsidR="00815493">
        <w:rPr>
          <w:sz w:val="22"/>
          <w:szCs w:val="22"/>
          <w:lang w:val="en-US"/>
        </w:rPr>
        <w:fldChar w:fldCharType="end"/>
      </w:r>
      <w:r w:rsidR="00DF0465" w:rsidRPr="0026330E">
        <w:rPr>
          <w:sz w:val="22"/>
          <w:szCs w:val="22"/>
          <w:lang w:val="en-US"/>
        </w:rPr>
      </w:r>
      <w:r w:rsidR="00DF0465" w:rsidRPr="0026330E">
        <w:rPr>
          <w:sz w:val="22"/>
          <w:szCs w:val="22"/>
          <w:lang w:val="en-US"/>
        </w:rPr>
        <w:fldChar w:fldCharType="separate"/>
      </w:r>
      <w:r w:rsidR="00815493">
        <w:rPr>
          <w:noProof/>
          <w:sz w:val="22"/>
          <w:szCs w:val="22"/>
          <w:lang w:val="en-US"/>
        </w:rPr>
        <w:t>(</w:t>
      </w:r>
      <w:r w:rsidR="00815493" w:rsidRPr="00815493">
        <w:rPr>
          <w:i/>
          <w:noProof/>
          <w:sz w:val="22"/>
          <w:szCs w:val="22"/>
          <w:lang w:val="en-US"/>
        </w:rPr>
        <w:t>20, 23, 36</w:t>
      </w:r>
      <w:r w:rsidR="00815493">
        <w:rPr>
          <w:noProof/>
          <w:sz w:val="22"/>
          <w:szCs w:val="22"/>
          <w:lang w:val="en-US"/>
        </w:rPr>
        <w:t>)</w:t>
      </w:r>
      <w:r w:rsidR="00DF0465" w:rsidRPr="0026330E">
        <w:rPr>
          <w:sz w:val="22"/>
          <w:szCs w:val="22"/>
          <w:lang w:val="en-US"/>
        </w:rPr>
        <w:fldChar w:fldCharType="end"/>
      </w:r>
      <w:r w:rsidR="00C6125B" w:rsidRPr="0026330E">
        <w:rPr>
          <w:sz w:val="22"/>
          <w:szCs w:val="22"/>
          <w:lang w:val="en-US"/>
        </w:rPr>
        <w:t>.</w:t>
      </w:r>
      <w:r w:rsidR="00900389" w:rsidRPr="0026330E">
        <w:rPr>
          <w:sz w:val="22"/>
          <w:szCs w:val="22"/>
          <w:lang w:val="en-US"/>
        </w:rPr>
        <w:t xml:space="preserve"> One of the explanation </w:t>
      </w:r>
      <w:r w:rsidR="008C4DFD" w:rsidRPr="0026330E">
        <w:rPr>
          <w:sz w:val="22"/>
          <w:szCs w:val="22"/>
          <w:lang w:val="en-US"/>
        </w:rPr>
        <w:t xml:space="preserve">for </w:t>
      </w:r>
      <w:r w:rsidR="0016746B" w:rsidRPr="0026330E">
        <w:rPr>
          <w:sz w:val="22"/>
          <w:szCs w:val="22"/>
          <w:lang w:val="en-GB"/>
        </w:rPr>
        <w:t>PrP</w:t>
      </w:r>
      <w:r w:rsidR="0016746B" w:rsidRPr="0026330E">
        <w:rPr>
          <w:sz w:val="22"/>
          <w:szCs w:val="22"/>
          <w:vertAlign w:val="superscript"/>
          <w:lang w:val="en-GB"/>
        </w:rPr>
        <w:t>Sc</w:t>
      </w:r>
      <w:r w:rsidR="0016746B" w:rsidRPr="0026330E">
        <w:rPr>
          <w:sz w:val="22"/>
          <w:szCs w:val="22"/>
          <w:lang w:val="en-GB"/>
        </w:rPr>
        <w:t xml:space="preserve"> </w:t>
      </w:r>
      <w:r w:rsidR="008C4DFD" w:rsidRPr="0026330E">
        <w:rPr>
          <w:sz w:val="22"/>
          <w:szCs w:val="22"/>
          <w:lang w:val="en-US"/>
        </w:rPr>
        <w:t>substrain</w:t>
      </w:r>
      <w:r w:rsidR="0016746B" w:rsidRPr="0026330E">
        <w:rPr>
          <w:sz w:val="22"/>
          <w:szCs w:val="22"/>
          <w:lang w:val="en-US"/>
        </w:rPr>
        <w:t>/subassemblies</w:t>
      </w:r>
      <w:r w:rsidR="008C4DFD" w:rsidRPr="0026330E">
        <w:rPr>
          <w:sz w:val="22"/>
          <w:szCs w:val="22"/>
          <w:lang w:val="en-US"/>
        </w:rPr>
        <w:t xml:space="preserve"> </w:t>
      </w:r>
      <w:r w:rsidR="0016746B" w:rsidRPr="0026330E">
        <w:rPr>
          <w:sz w:val="22"/>
          <w:szCs w:val="22"/>
          <w:lang w:val="en-US"/>
        </w:rPr>
        <w:t xml:space="preserve">maintaining </w:t>
      </w:r>
      <w:r w:rsidR="008C4DFD" w:rsidRPr="0026330E">
        <w:rPr>
          <w:sz w:val="22"/>
          <w:szCs w:val="22"/>
          <w:lang w:val="en-US"/>
        </w:rPr>
        <w:t xml:space="preserve">within </w:t>
      </w:r>
      <w:r w:rsidRPr="0026330E">
        <w:rPr>
          <w:sz w:val="22"/>
          <w:szCs w:val="22"/>
          <w:lang w:val="en-US"/>
        </w:rPr>
        <w:t xml:space="preserve">the same biological environment </w:t>
      </w:r>
      <w:r w:rsidR="008C4DFD" w:rsidRPr="0026330E">
        <w:rPr>
          <w:sz w:val="22"/>
          <w:szCs w:val="22"/>
          <w:lang w:val="en-US"/>
        </w:rPr>
        <w:t xml:space="preserve">is </w:t>
      </w:r>
      <w:r w:rsidRPr="0026330E">
        <w:rPr>
          <w:sz w:val="22"/>
          <w:szCs w:val="22"/>
          <w:lang w:val="en-US"/>
        </w:rPr>
        <w:t xml:space="preserve">the existence of a </w:t>
      </w:r>
      <w:r w:rsidRPr="0026330E">
        <w:rPr>
          <w:b/>
          <w:sz w:val="22"/>
          <w:szCs w:val="22"/>
          <w:lang w:val="en-US"/>
        </w:rPr>
        <w:t>network of exchange</w:t>
      </w:r>
      <w:r w:rsidRPr="0026330E">
        <w:rPr>
          <w:sz w:val="22"/>
          <w:szCs w:val="22"/>
          <w:lang w:val="en-US"/>
        </w:rPr>
        <w:t xml:space="preserve"> between </w:t>
      </w:r>
      <w:r w:rsidR="008C4DFD" w:rsidRPr="0026330E">
        <w:rPr>
          <w:sz w:val="22"/>
          <w:szCs w:val="22"/>
          <w:lang w:val="en-US"/>
        </w:rPr>
        <w:t xml:space="preserve">different </w:t>
      </w:r>
      <w:r w:rsidR="00802525" w:rsidRPr="0026330E">
        <w:rPr>
          <w:sz w:val="22"/>
          <w:szCs w:val="22"/>
          <w:lang w:val="en-GB"/>
        </w:rPr>
        <w:t>PrP</w:t>
      </w:r>
      <w:r w:rsidR="00802525" w:rsidRPr="0026330E">
        <w:rPr>
          <w:sz w:val="22"/>
          <w:szCs w:val="22"/>
          <w:vertAlign w:val="superscript"/>
          <w:lang w:val="en-GB"/>
        </w:rPr>
        <w:t>Sc</w:t>
      </w:r>
      <w:r w:rsidR="00802525" w:rsidRPr="0026330E">
        <w:rPr>
          <w:sz w:val="22"/>
          <w:szCs w:val="22"/>
          <w:lang w:val="en-GB"/>
        </w:rPr>
        <w:t xml:space="preserve"> </w:t>
      </w:r>
      <w:r w:rsidR="008C4DFD" w:rsidRPr="0026330E">
        <w:rPr>
          <w:sz w:val="22"/>
          <w:szCs w:val="22"/>
          <w:lang w:val="en-US"/>
        </w:rPr>
        <w:t xml:space="preserve">subassemblies. </w:t>
      </w:r>
      <w:r w:rsidR="00005C9F" w:rsidRPr="0026330E">
        <w:rPr>
          <w:sz w:val="22"/>
          <w:szCs w:val="22"/>
          <w:lang w:val="en-US"/>
        </w:rPr>
        <w:t>Our preliminary investigation</w:t>
      </w:r>
      <w:r w:rsidR="003E747C" w:rsidRPr="0026330E">
        <w:rPr>
          <w:sz w:val="22"/>
          <w:szCs w:val="22"/>
          <w:lang w:val="en-US"/>
        </w:rPr>
        <w:t xml:space="preserve"> based on the</w:t>
      </w:r>
      <w:r w:rsidR="00E413B7" w:rsidRPr="0026330E">
        <w:rPr>
          <w:sz w:val="22"/>
          <w:szCs w:val="22"/>
          <w:lang w:val="en-US"/>
        </w:rPr>
        <w:t xml:space="preserve"> kinetic of the</w:t>
      </w:r>
      <w:r w:rsidR="003E747C" w:rsidRPr="0026330E">
        <w:rPr>
          <w:sz w:val="22"/>
          <w:szCs w:val="22"/>
          <w:lang w:val="en-US"/>
        </w:rPr>
        <w:t xml:space="preserve"> quaternary </w:t>
      </w:r>
      <w:r w:rsidR="00A16D1E" w:rsidRPr="0026330E">
        <w:rPr>
          <w:sz w:val="22"/>
          <w:szCs w:val="22"/>
          <w:lang w:val="en-US"/>
        </w:rPr>
        <w:t xml:space="preserve">structure </w:t>
      </w:r>
      <w:r w:rsidR="00E413B7" w:rsidRPr="0026330E">
        <w:rPr>
          <w:sz w:val="22"/>
          <w:szCs w:val="22"/>
          <w:lang w:val="en-US"/>
        </w:rPr>
        <w:t>evolution d</w:t>
      </w:r>
      <w:r w:rsidR="002874CE" w:rsidRPr="0026330E">
        <w:rPr>
          <w:sz w:val="22"/>
          <w:szCs w:val="22"/>
          <w:lang w:val="en-US"/>
        </w:rPr>
        <w:t>uring the progression of the pathology revealed a quasi-oscillatory and dumped behavior. Furthermore, size-relaxation</w:t>
      </w:r>
      <w:r w:rsidR="00FC40FA" w:rsidRPr="0026330E">
        <w:rPr>
          <w:sz w:val="22"/>
          <w:szCs w:val="22"/>
          <w:lang w:val="en-US"/>
        </w:rPr>
        <w:t xml:space="preserve"> kinetic</w:t>
      </w:r>
      <w:r w:rsidR="002874CE" w:rsidRPr="0026330E">
        <w:rPr>
          <w:sz w:val="22"/>
          <w:szCs w:val="22"/>
          <w:lang w:val="en-US"/>
        </w:rPr>
        <w:t xml:space="preserve"> after a temperature perturbation of extractive </w:t>
      </w:r>
      <w:r w:rsidR="00A638B2" w:rsidRPr="0026330E">
        <w:rPr>
          <w:sz w:val="22"/>
          <w:szCs w:val="22"/>
          <w:lang w:val="en-GB"/>
        </w:rPr>
        <w:t>PrP</w:t>
      </w:r>
      <w:r w:rsidR="00A638B2" w:rsidRPr="0026330E">
        <w:rPr>
          <w:sz w:val="22"/>
          <w:szCs w:val="22"/>
          <w:vertAlign w:val="superscript"/>
          <w:lang w:val="en-GB"/>
        </w:rPr>
        <w:t>Sc</w:t>
      </w:r>
      <w:r w:rsidR="00A638B2" w:rsidRPr="0026330E">
        <w:rPr>
          <w:sz w:val="22"/>
          <w:szCs w:val="22"/>
          <w:lang w:val="en-GB"/>
        </w:rPr>
        <w:t xml:space="preserve"> </w:t>
      </w:r>
      <w:r w:rsidR="002874CE" w:rsidRPr="0026330E">
        <w:rPr>
          <w:sz w:val="22"/>
          <w:szCs w:val="22"/>
          <w:lang w:val="en-US"/>
        </w:rPr>
        <w:t>assemblies revealed an unexpected oscillatory behavior (with a period of 2 min)</w:t>
      </w:r>
      <w:r w:rsidR="00444222" w:rsidRPr="0026330E">
        <w:rPr>
          <w:sz w:val="22"/>
          <w:szCs w:val="22"/>
          <w:lang w:val="en-US"/>
        </w:rPr>
        <w:t>.</w:t>
      </w:r>
      <w:r w:rsidR="00A16D1E" w:rsidRPr="0026330E">
        <w:rPr>
          <w:sz w:val="22"/>
          <w:szCs w:val="22"/>
          <w:lang w:val="en-US"/>
        </w:rPr>
        <w:t xml:space="preserve"> </w:t>
      </w:r>
      <w:r w:rsidR="007D694C" w:rsidRPr="0026330E">
        <w:rPr>
          <w:sz w:val="22"/>
          <w:szCs w:val="22"/>
          <w:lang w:val="en-US"/>
        </w:rPr>
        <w:t xml:space="preserve">These </w:t>
      </w:r>
      <w:r w:rsidR="00682DE7" w:rsidRPr="0026330E">
        <w:rPr>
          <w:sz w:val="22"/>
          <w:szCs w:val="22"/>
          <w:lang w:val="en-US"/>
        </w:rPr>
        <w:t xml:space="preserve">unprecedented </w:t>
      </w:r>
      <w:r w:rsidR="007D694C" w:rsidRPr="0026330E">
        <w:rPr>
          <w:sz w:val="22"/>
          <w:szCs w:val="22"/>
          <w:lang w:val="en-US"/>
        </w:rPr>
        <w:t xml:space="preserve">observations could be explained in term of biochemical process if different </w:t>
      </w:r>
      <w:r w:rsidR="00802525" w:rsidRPr="0026330E">
        <w:rPr>
          <w:sz w:val="22"/>
          <w:szCs w:val="22"/>
          <w:lang w:val="en-GB"/>
        </w:rPr>
        <w:t>PrP</w:t>
      </w:r>
      <w:r w:rsidR="00802525" w:rsidRPr="0026330E">
        <w:rPr>
          <w:sz w:val="22"/>
          <w:szCs w:val="22"/>
          <w:vertAlign w:val="superscript"/>
          <w:lang w:val="en-GB"/>
        </w:rPr>
        <w:t>Sc</w:t>
      </w:r>
      <w:r w:rsidR="00802525" w:rsidRPr="0026330E">
        <w:rPr>
          <w:sz w:val="22"/>
          <w:szCs w:val="22"/>
          <w:lang w:val="en-GB"/>
        </w:rPr>
        <w:t xml:space="preserve"> </w:t>
      </w:r>
      <w:r w:rsidR="007D694C" w:rsidRPr="0026330E">
        <w:rPr>
          <w:sz w:val="22"/>
          <w:szCs w:val="22"/>
          <w:lang w:val="en-US"/>
        </w:rPr>
        <w:t xml:space="preserve">subassemblies </w:t>
      </w:r>
      <w:r w:rsidR="007D694C" w:rsidRPr="0026330E">
        <w:rPr>
          <w:b/>
          <w:sz w:val="22"/>
          <w:szCs w:val="22"/>
          <w:lang w:val="en-US"/>
        </w:rPr>
        <w:t>exchang</w:t>
      </w:r>
      <w:r w:rsidR="00A638B2" w:rsidRPr="0026330E">
        <w:rPr>
          <w:b/>
          <w:sz w:val="22"/>
          <w:szCs w:val="22"/>
          <w:lang w:val="en-US"/>
        </w:rPr>
        <w:t>e</w:t>
      </w:r>
      <w:r w:rsidR="007D694C" w:rsidRPr="0026330E">
        <w:rPr>
          <w:b/>
          <w:sz w:val="22"/>
          <w:szCs w:val="22"/>
          <w:lang w:val="en-US"/>
        </w:rPr>
        <w:t xml:space="preserve"> material</w:t>
      </w:r>
      <w:r w:rsidR="007D694C" w:rsidRPr="0026330E">
        <w:rPr>
          <w:sz w:val="22"/>
          <w:szCs w:val="22"/>
          <w:lang w:val="en-US"/>
        </w:rPr>
        <w:t xml:space="preserve"> </w:t>
      </w:r>
      <w:r w:rsidR="00A638B2" w:rsidRPr="0026330E">
        <w:rPr>
          <w:sz w:val="22"/>
          <w:szCs w:val="22"/>
          <w:lang w:val="en-US"/>
        </w:rPr>
        <w:t xml:space="preserve">in </w:t>
      </w:r>
      <w:r w:rsidR="007D694C" w:rsidRPr="0026330E">
        <w:rPr>
          <w:sz w:val="22"/>
          <w:szCs w:val="22"/>
          <w:lang w:val="en-US"/>
        </w:rPr>
        <w:t>a network of exchange.</w:t>
      </w:r>
    </w:p>
    <w:p w14:paraId="7AACF4AA" w14:textId="77777777" w:rsidR="00802525" w:rsidRPr="0026330E" w:rsidRDefault="004134CA" w:rsidP="0027489C">
      <w:pPr>
        <w:spacing w:before="60"/>
        <w:jc w:val="both"/>
        <w:rPr>
          <w:bCs/>
          <w:sz w:val="22"/>
          <w:szCs w:val="22"/>
          <w:lang w:val="en-US"/>
        </w:rPr>
      </w:pPr>
      <w:r w:rsidRPr="0026330E">
        <w:rPr>
          <w:bCs/>
          <w:sz w:val="22"/>
          <w:szCs w:val="22"/>
          <w:lang w:val="en-US"/>
        </w:rPr>
        <w:t xml:space="preserve">The great challenge of the </w:t>
      </w:r>
      <w:r w:rsidR="00BF5F65" w:rsidRPr="0026330E">
        <w:rPr>
          <w:bCs/>
          <w:color w:val="0432FF"/>
          <w:sz w:val="22"/>
          <w:szCs w:val="22"/>
          <w:lang w:val="en-US"/>
        </w:rPr>
        <w:t>PeRCID</w:t>
      </w:r>
      <w:r w:rsidR="00BF5F65" w:rsidRPr="0026330E">
        <w:rPr>
          <w:bCs/>
          <w:color w:val="8DB3E2" w:themeColor="text2" w:themeTint="66"/>
          <w:sz w:val="22"/>
          <w:szCs w:val="22"/>
          <w:lang w:val="en-US"/>
        </w:rPr>
        <w:t xml:space="preserve"> </w:t>
      </w:r>
      <w:r w:rsidRPr="0026330E">
        <w:rPr>
          <w:bCs/>
          <w:sz w:val="22"/>
          <w:szCs w:val="22"/>
          <w:lang w:val="en-US"/>
        </w:rPr>
        <w:t xml:space="preserve">project is to </w:t>
      </w:r>
      <w:r w:rsidR="00105FB2" w:rsidRPr="0026330E">
        <w:rPr>
          <w:bCs/>
          <w:sz w:val="22"/>
          <w:szCs w:val="22"/>
          <w:lang w:val="en-US"/>
        </w:rPr>
        <w:t xml:space="preserve">move forward </w:t>
      </w:r>
      <w:r w:rsidR="00527466" w:rsidRPr="0026330E">
        <w:rPr>
          <w:bCs/>
          <w:sz w:val="22"/>
          <w:szCs w:val="22"/>
          <w:lang w:val="en-US"/>
        </w:rPr>
        <w:t xml:space="preserve">the framework of prion paradigm by introducing the concept of </w:t>
      </w:r>
      <w:r w:rsidR="00C11788" w:rsidRPr="0026330E">
        <w:rPr>
          <w:bCs/>
          <w:sz w:val="22"/>
          <w:szCs w:val="22"/>
          <w:lang w:val="en-US"/>
        </w:rPr>
        <w:t>exchange network</w:t>
      </w:r>
      <w:r w:rsidR="00527466" w:rsidRPr="0026330E">
        <w:rPr>
          <w:bCs/>
          <w:sz w:val="22"/>
          <w:szCs w:val="22"/>
          <w:lang w:val="en-US"/>
        </w:rPr>
        <w:t xml:space="preserve"> between </w:t>
      </w:r>
      <w:r w:rsidR="00826FB3" w:rsidRPr="0026330E">
        <w:rPr>
          <w:sz w:val="22"/>
          <w:szCs w:val="22"/>
          <w:lang w:val="en-GB"/>
        </w:rPr>
        <w:t>PrP</w:t>
      </w:r>
      <w:r w:rsidR="00826FB3" w:rsidRPr="0026330E">
        <w:rPr>
          <w:sz w:val="22"/>
          <w:szCs w:val="22"/>
          <w:vertAlign w:val="superscript"/>
          <w:lang w:val="en-GB"/>
        </w:rPr>
        <w:t>Sc</w:t>
      </w:r>
      <w:r w:rsidR="00826FB3" w:rsidRPr="0026330E">
        <w:rPr>
          <w:sz w:val="22"/>
          <w:szCs w:val="22"/>
          <w:lang w:val="en-GB"/>
        </w:rPr>
        <w:t xml:space="preserve"> subassemblies or ‘</w:t>
      </w:r>
      <w:r w:rsidR="00527466" w:rsidRPr="0026330E">
        <w:rPr>
          <w:bCs/>
          <w:sz w:val="22"/>
          <w:szCs w:val="22"/>
          <w:lang w:val="en-US"/>
        </w:rPr>
        <w:t>quasi-species</w:t>
      </w:r>
      <w:r w:rsidR="00826FB3" w:rsidRPr="0026330E">
        <w:rPr>
          <w:bCs/>
          <w:sz w:val="22"/>
          <w:szCs w:val="22"/>
          <w:lang w:val="en-US"/>
        </w:rPr>
        <w:t>’</w:t>
      </w:r>
      <w:r w:rsidR="00BB136B" w:rsidRPr="0026330E">
        <w:rPr>
          <w:bCs/>
          <w:sz w:val="22"/>
          <w:szCs w:val="22"/>
          <w:lang w:val="en-US"/>
        </w:rPr>
        <w:t>. The network of exchange concept is</w:t>
      </w:r>
      <w:r w:rsidR="00C11788" w:rsidRPr="0026330E">
        <w:rPr>
          <w:bCs/>
          <w:sz w:val="22"/>
          <w:szCs w:val="22"/>
          <w:lang w:val="en-US"/>
        </w:rPr>
        <w:t xml:space="preserve"> extensively use</w:t>
      </w:r>
      <w:r w:rsidR="00221A52" w:rsidRPr="0026330E">
        <w:rPr>
          <w:bCs/>
          <w:sz w:val="22"/>
          <w:szCs w:val="22"/>
          <w:lang w:val="en-US"/>
        </w:rPr>
        <w:t>d</w:t>
      </w:r>
      <w:r w:rsidR="00C11788" w:rsidRPr="0026330E">
        <w:rPr>
          <w:bCs/>
          <w:sz w:val="22"/>
          <w:szCs w:val="22"/>
          <w:lang w:val="en-US"/>
        </w:rPr>
        <w:t xml:space="preserve"> in </w:t>
      </w:r>
      <w:r w:rsidR="00C11788" w:rsidRPr="0026330E">
        <w:rPr>
          <w:b/>
          <w:bCs/>
          <w:sz w:val="22"/>
          <w:szCs w:val="22"/>
          <w:lang w:val="en-US"/>
        </w:rPr>
        <w:t>constitutional dynamic chemistry</w:t>
      </w:r>
      <w:r w:rsidR="00C11788" w:rsidRPr="0026330E">
        <w:rPr>
          <w:bCs/>
          <w:sz w:val="22"/>
          <w:szCs w:val="22"/>
          <w:lang w:val="en-US"/>
        </w:rPr>
        <w:t xml:space="preserve"> and in the field of </w:t>
      </w:r>
      <w:r w:rsidR="00C11788" w:rsidRPr="0026330E">
        <w:rPr>
          <w:b/>
          <w:bCs/>
          <w:sz w:val="22"/>
          <w:szCs w:val="22"/>
          <w:lang w:val="en-US"/>
        </w:rPr>
        <w:t xml:space="preserve">self-organization </w:t>
      </w:r>
      <w:r w:rsidR="00E132C7" w:rsidRPr="0026330E">
        <w:rPr>
          <w:b/>
          <w:bCs/>
          <w:sz w:val="22"/>
          <w:szCs w:val="22"/>
          <w:lang w:val="en-US"/>
        </w:rPr>
        <w:t>biological network</w:t>
      </w:r>
      <w:r w:rsidR="00527466" w:rsidRPr="0026330E">
        <w:rPr>
          <w:bCs/>
          <w:sz w:val="22"/>
          <w:szCs w:val="22"/>
          <w:lang w:val="en-US"/>
        </w:rPr>
        <w:t xml:space="preserve">. </w:t>
      </w:r>
      <w:r w:rsidR="00761654" w:rsidRPr="0026330E">
        <w:rPr>
          <w:bCs/>
          <w:sz w:val="22"/>
          <w:szCs w:val="22"/>
          <w:lang w:val="en-US"/>
        </w:rPr>
        <w:t xml:space="preserve">The </w:t>
      </w:r>
      <w:r w:rsidR="006D5D23" w:rsidRPr="0026330E">
        <w:rPr>
          <w:bCs/>
          <w:sz w:val="22"/>
          <w:szCs w:val="22"/>
          <w:lang w:val="en-US"/>
        </w:rPr>
        <w:t xml:space="preserve">introduction of </w:t>
      </w:r>
      <w:r w:rsidR="004167A5" w:rsidRPr="0026330E">
        <w:rPr>
          <w:bCs/>
          <w:sz w:val="22"/>
          <w:szCs w:val="22"/>
          <w:lang w:val="en-US"/>
        </w:rPr>
        <w:t xml:space="preserve">exchange network </w:t>
      </w:r>
      <w:r w:rsidR="005B33DF" w:rsidRPr="0026330E">
        <w:rPr>
          <w:bCs/>
          <w:sz w:val="22"/>
          <w:szCs w:val="22"/>
          <w:lang w:val="en-US"/>
        </w:rPr>
        <w:t xml:space="preserve">concept to </w:t>
      </w:r>
      <w:r w:rsidR="00221A52" w:rsidRPr="0026330E">
        <w:rPr>
          <w:bCs/>
          <w:sz w:val="22"/>
          <w:szCs w:val="22"/>
          <w:lang w:val="en-US"/>
        </w:rPr>
        <w:t>the p</w:t>
      </w:r>
      <w:r w:rsidR="005B33DF" w:rsidRPr="0026330E">
        <w:rPr>
          <w:bCs/>
          <w:sz w:val="22"/>
          <w:szCs w:val="22"/>
          <w:lang w:val="en-US"/>
        </w:rPr>
        <w:t>rion paradigm require</w:t>
      </w:r>
      <w:r w:rsidR="00776E29" w:rsidRPr="0026330E">
        <w:rPr>
          <w:bCs/>
          <w:sz w:val="22"/>
          <w:szCs w:val="22"/>
          <w:lang w:val="en-US"/>
        </w:rPr>
        <w:t>s</w:t>
      </w:r>
      <w:r w:rsidR="005B33DF" w:rsidRPr="0026330E">
        <w:rPr>
          <w:bCs/>
          <w:sz w:val="22"/>
          <w:szCs w:val="22"/>
          <w:lang w:val="en-US"/>
        </w:rPr>
        <w:t xml:space="preserve"> mathematical mechanistic model based on an inventory of different </w:t>
      </w:r>
      <w:r w:rsidR="00221A52" w:rsidRPr="0026330E">
        <w:rPr>
          <w:sz w:val="22"/>
          <w:szCs w:val="22"/>
          <w:lang w:val="en-GB"/>
        </w:rPr>
        <w:t>PrP</w:t>
      </w:r>
      <w:r w:rsidR="00221A52" w:rsidRPr="0026330E">
        <w:rPr>
          <w:sz w:val="22"/>
          <w:szCs w:val="22"/>
          <w:vertAlign w:val="superscript"/>
          <w:lang w:val="en-GB"/>
        </w:rPr>
        <w:t>Sc</w:t>
      </w:r>
      <w:r w:rsidR="00221A52" w:rsidRPr="0026330E">
        <w:rPr>
          <w:sz w:val="22"/>
          <w:szCs w:val="22"/>
          <w:lang w:val="en-GB"/>
        </w:rPr>
        <w:t xml:space="preserve"> </w:t>
      </w:r>
      <w:r w:rsidR="00397603" w:rsidRPr="0026330E">
        <w:rPr>
          <w:bCs/>
          <w:sz w:val="22"/>
          <w:szCs w:val="22"/>
          <w:lang w:val="en-US"/>
        </w:rPr>
        <w:t xml:space="preserve">subassemblies as well as their dynamic. Therefore, the present project is based on a </w:t>
      </w:r>
      <w:r w:rsidR="008D7CC0" w:rsidRPr="0026330E">
        <w:rPr>
          <w:bCs/>
          <w:sz w:val="22"/>
          <w:szCs w:val="22"/>
          <w:lang w:val="en-US"/>
        </w:rPr>
        <w:t xml:space="preserve">strong </w:t>
      </w:r>
      <w:r w:rsidR="00397603" w:rsidRPr="0026330E">
        <w:rPr>
          <w:bCs/>
          <w:sz w:val="22"/>
          <w:szCs w:val="22"/>
          <w:lang w:val="en-US"/>
        </w:rPr>
        <w:t xml:space="preserve">synergy between </w:t>
      </w:r>
      <w:r w:rsidR="00776E29" w:rsidRPr="0026330E">
        <w:rPr>
          <w:bCs/>
          <w:sz w:val="22"/>
          <w:szCs w:val="22"/>
          <w:lang w:val="en-US"/>
        </w:rPr>
        <w:t>biology, bioche</w:t>
      </w:r>
      <w:r w:rsidR="00221A52" w:rsidRPr="0026330E">
        <w:rPr>
          <w:bCs/>
          <w:sz w:val="22"/>
          <w:szCs w:val="22"/>
          <w:lang w:val="en-US"/>
        </w:rPr>
        <w:t xml:space="preserve">mistry, biophysics and </w:t>
      </w:r>
      <w:r w:rsidR="00E132C7" w:rsidRPr="0026330E">
        <w:rPr>
          <w:bCs/>
          <w:sz w:val="22"/>
          <w:szCs w:val="22"/>
          <w:lang w:val="en-US"/>
        </w:rPr>
        <w:t>mathematic</w:t>
      </w:r>
      <w:r w:rsidR="00221A52" w:rsidRPr="0026330E">
        <w:rPr>
          <w:bCs/>
          <w:sz w:val="22"/>
          <w:szCs w:val="22"/>
          <w:lang w:val="en-US"/>
        </w:rPr>
        <w:t xml:space="preserve"> applied to biology and complex system </w:t>
      </w:r>
      <w:r w:rsidR="00397603" w:rsidRPr="0026330E">
        <w:rPr>
          <w:bCs/>
          <w:sz w:val="22"/>
          <w:szCs w:val="22"/>
          <w:lang w:val="en-US"/>
        </w:rPr>
        <w:t xml:space="preserve">in order to </w:t>
      </w:r>
      <w:r w:rsidR="00462FE8" w:rsidRPr="0026330E">
        <w:rPr>
          <w:bCs/>
          <w:sz w:val="22"/>
          <w:szCs w:val="22"/>
          <w:lang w:val="en-US"/>
        </w:rPr>
        <w:t xml:space="preserve">drive forward the current prion replication dogma. </w:t>
      </w:r>
    </w:p>
    <w:p w14:paraId="58332839" w14:textId="77777777" w:rsidR="00BD5A69" w:rsidRPr="0026330E" w:rsidRDefault="00462FE8" w:rsidP="0027489C">
      <w:pPr>
        <w:autoSpaceDE w:val="0"/>
        <w:autoSpaceDN w:val="0"/>
        <w:adjustRightInd w:val="0"/>
        <w:spacing w:before="60"/>
        <w:jc w:val="both"/>
        <w:rPr>
          <w:bCs/>
          <w:sz w:val="22"/>
          <w:szCs w:val="22"/>
          <w:lang w:val="en-US"/>
        </w:rPr>
      </w:pPr>
      <w:r w:rsidRPr="0026330E">
        <w:rPr>
          <w:bCs/>
          <w:sz w:val="22"/>
          <w:szCs w:val="22"/>
          <w:lang w:val="en-US"/>
        </w:rPr>
        <w:t xml:space="preserve">The </w:t>
      </w:r>
      <w:r w:rsidRPr="0026330E">
        <w:rPr>
          <w:bCs/>
          <w:color w:val="0432FF"/>
          <w:sz w:val="22"/>
          <w:szCs w:val="22"/>
          <w:lang w:val="en-US"/>
        </w:rPr>
        <w:t>PeRCID</w:t>
      </w:r>
      <w:r w:rsidRPr="0026330E">
        <w:rPr>
          <w:bCs/>
          <w:color w:val="8DB3E2" w:themeColor="text2" w:themeTint="66"/>
          <w:sz w:val="22"/>
          <w:szCs w:val="22"/>
          <w:lang w:val="en-US"/>
        </w:rPr>
        <w:t xml:space="preserve"> </w:t>
      </w:r>
      <w:r w:rsidRPr="0026330E">
        <w:rPr>
          <w:bCs/>
          <w:sz w:val="22"/>
          <w:szCs w:val="22"/>
          <w:lang w:val="en-US"/>
        </w:rPr>
        <w:t>project</w:t>
      </w:r>
      <w:r w:rsidR="00DF2CEC" w:rsidRPr="0026330E">
        <w:rPr>
          <w:bCs/>
          <w:sz w:val="22"/>
          <w:szCs w:val="22"/>
          <w:lang w:val="en-US"/>
        </w:rPr>
        <w:t xml:space="preserve"> </w:t>
      </w:r>
      <w:r w:rsidR="0044330A" w:rsidRPr="0026330E">
        <w:rPr>
          <w:bCs/>
          <w:sz w:val="22"/>
          <w:szCs w:val="22"/>
          <w:lang w:val="en-US"/>
        </w:rPr>
        <w:t xml:space="preserve">is structured </w:t>
      </w:r>
      <w:r w:rsidR="004E767B">
        <w:rPr>
          <w:bCs/>
          <w:sz w:val="22"/>
          <w:szCs w:val="22"/>
          <w:lang w:val="en-US"/>
        </w:rPr>
        <w:t>in</w:t>
      </w:r>
      <w:r w:rsidR="004E767B" w:rsidRPr="0026330E">
        <w:rPr>
          <w:bCs/>
          <w:sz w:val="22"/>
          <w:szCs w:val="22"/>
          <w:lang w:val="en-US"/>
        </w:rPr>
        <w:t xml:space="preserve"> </w:t>
      </w:r>
      <w:r w:rsidR="0044330A" w:rsidRPr="0026330E">
        <w:rPr>
          <w:bCs/>
          <w:sz w:val="22"/>
          <w:szCs w:val="22"/>
          <w:lang w:val="en-US"/>
        </w:rPr>
        <w:t xml:space="preserve">three </w:t>
      </w:r>
      <w:r w:rsidR="00C04EF5" w:rsidRPr="0026330E">
        <w:rPr>
          <w:bCs/>
          <w:sz w:val="22"/>
          <w:szCs w:val="22"/>
          <w:lang w:val="en-US"/>
        </w:rPr>
        <w:t xml:space="preserve">major </w:t>
      </w:r>
      <w:r w:rsidR="009F403D" w:rsidRPr="0026330E">
        <w:rPr>
          <w:bCs/>
          <w:sz w:val="22"/>
          <w:szCs w:val="22"/>
          <w:lang w:val="en-US"/>
        </w:rPr>
        <w:t>work-package</w:t>
      </w:r>
      <w:r w:rsidR="00105FB2" w:rsidRPr="0026330E">
        <w:rPr>
          <w:bCs/>
          <w:sz w:val="22"/>
          <w:szCs w:val="22"/>
          <w:lang w:val="en-US"/>
        </w:rPr>
        <w:t>s</w:t>
      </w:r>
      <w:r w:rsidR="00C43C47">
        <w:rPr>
          <w:bCs/>
          <w:sz w:val="22"/>
          <w:szCs w:val="22"/>
          <w:lang w:val="en-US"/>
        </w:rPr>
        <w:t xml:space="preserve"> (WP)</w:t>
      </w:r>
      <w:r w:rsidR="00B74D10" w:rsidRPr="0026330E">
        <w:rPr>
          <w:bCs/>
          <w:sz w:val="22"/>
          <w:szCs w:val="22"/>
          <w:lang w:val="en-US"/>
        </w:rPr>
        <w:t xml:space="preserve">. </w:t>
      </w:r>
      <w:r w:rsidR="00E9685A" w:rsidRPr="0026330E">
        <w:rPr>
          <w:bCs/>
          <w:sz w:val="22"/>
          <w:szCs w:val="22"/>
          <w:lang w:val="en-US"/>
        </w:rPr>
        <w:t xml:space="preserve">The first WP </w:t>
      </w:r>
      <w:r w:rsidR="00370BBF" w:rsidRPr="0026330E">
        <w:rPr>
          <w:bCs/>
          <w:sz w:val="22"/>
          <w:szCs w:val="22"/>
          <w:lang w:val="en-US"/>
        </w:rPr>
        <w:t xml:space="preserve">has for objective to explore the </w:t>
      </w:r>
      <w:r w:rsidR="007377C1" w:rsidRPr="0026330E">
        <w:rPr>
          <w:bCs/>
          <w:sz w:val="22"/>
          <w:szCs w:val="22"/>
          <w:lang w:val="en-US"/>
        </w:rPr>
        <w:t xml:space="preserve">dynamic of </w:t>
      </w:r>
      <w:r w:rsidR="00221A52" w:rsidRPr="0026330E">
        <w:rPr>
          <w:sz w:val="22"/>
          <w:szCs w:val="22"/>
          <w:lang w:val="en-GB"/>
        </w:rPr>
        <w:t>PrP</w:t>
      </w:r>
      <w:r w:rsidR="00221A52" w:rsidRPr="0026330E">
        <w:rPr>
          <w:sz w:val="22"/>
          <w:szCs w:val="22"/>
          <w:vertAlign w:val="superscript"/>
          <w:lang w:val="en-GB"/>
        </w:rPr>
        <w:t>Sc</w:t>
      </w:r>
      <w:r w:rsidR="00221A52" w:rsidRPr="0026330E">
        <w:rPr>
          <w:sz w:val="22"/>
          <w:szCs w:val="22"/>
          <w:lang w:val="en-GB"/>
        </w:rPr>
        <w:t xml:space="preserve"> </w:t>
      </w:r>
      <w:r w:rsidR="007377C1" w:rsidRPr="0026330E">
        <w:rPr>
          <w:bCs/>
          <w:sz w:val="22"/>
          <w:szCs w:val="22"/>
          <w:lang w:val="en-US"/>
        </w:rPr>
        <w:t>subassemblies within diverse prion strains</w:t>
      </w:r>
      <w:r w:rsidR="009F403D" w:rsidRPr="0026330E">
        <w:rPr>
          <w:bCs/>
          <w:sz w:val="22"/>
          <w:szCs w:val="22"/>
          <w:lang w:val="en-US"/>
        </w:rPr>
        <w:t xml:space="preserve"> and</w:t>
      </w:r>
      <w:r w:rsidR="00221A52" w:rsidRPr="0026330E">
        <w:rPr>
          <w:bCs/>
          <w:sz w:val="22"/>
          <w:szCs w:val="22"/>
          <w:lang w:val="en-US"/>
        </w:rPr>
        <w:t xml:space="preserve">/or TSE cases </w:t>
      </w:r>
      <w:r w:rsidR="007C3378" w:rsidRPr="0026330E">
        <w:rPr>
          <w:bCs/>
          <w:sz w:val="22"/>
          <w:szCs w:val="22"/>
          <w:lang w:val="en-US"/>
        </w:rPr>
        <w:t>in order to</w:t>
      </w:r>
      <w:r w:rsidR="007377C1" w:rsidRPr="0026330E">
        <w:rPr>
          <w:bCs/>
          <w:sz w:val="22"/>
          <w:szCs w:val="22"/>
          <w:lang w:val="en-US"/>
        </w:rPr>
        <w:t xml:space="preserve"> extract the phenomenological law driving the exchange process. </w:t>
      </w:r>
      <w:r w:rsidR="007B2398" w:rsidRPr="0026330E">
        <w:rPr>
          <w:bCs/>
          <w:sz w:val="22"/>
          <w:szCs w:val="22"/>
          <w:lang w:val="en-US"/>
        </w:rPr>
        <w:t xml:space="preserve">Based on the WP1, </w:t>
      </w:r>
      <w:r w:rsidR="00A61CB1" w:rsidRPr="0026330E">
        <w:rPr>
          <w:bCs/>
          <w:sz w:val="22"/>
          <w:szCs w:val="22"/>
          <w:lang w:val="en-US"/>
        </w:rPr>
        <w:t xml:space="preserve">the </w:t>
      </w:r>
      <w:r w:rsidR="00BD5A69" w:rsidRPr="0026330E">
        <w:rPr>
          <w:bCs/>
          <w:sz w:val="22"/>
          <w:szCs w:val="22"/>
          <w:lang w:val="en-US"/>
        </w:rPr>
        <w:t>WP</w:t>
      </w:r>
      <w:r w:rsidR="007B2398" w:rsidRPr="0026330E">
        <w:rPr>
          <w:bCs/>
          <w:sz w:val="22"/>
          <w:szCs w:val="22"/>
          <w:lang w:val="en-US"/>
        </w:rPr>
        <w:t>2</w:t>
      </w:r>
      <w:r w:rsidR="00BD5A69" w:rsidRPr="0026330E">
        <w:rPr>
          <w:bCs/>
          <w:sz w:val="22"/>
          <w:szCs w:val="22"/>
          <w:lang w:val="en-US"/>
        </w:rPr>
        <w:t xml:space="preserve"> </w:t>
      </w:r>
      <w:r w:rsidR="007B2398" w:rsidRPr="0026330E">
        <w:rPr>
          <w:bCs/>
          <w:sz w:val="22"/>
          <w:szCs w:val="22"/>
          <w:lang w:val="en-US"/>
        </w:rPr>
        <w:t xml:space="preserve">has for objective to explore the adaptive response of the exchange network during the templating process. </w:t>
      </w:r>
      <w:r w:rsidR="00105FB2" w:rsidRPr="0026330E">
        <w:rPr>
          <w:bCs/>
          <w:sz w:val="22"/>
          <w:szCs w:val="22"/>
          <w:lang w:val="en-US"/>
        </w:rPr>
        <w:t xml:space="preserve">WP2 </w:t>
      </w:r>
      <w:r w:rsidR="007B2398" w:rsidRPr="0026330E">
        <w:rPr>
          <w:bCs/>
          <w:sz w:val="22"/>
          <w:szCs w:val="22"/>
          <w:lang w:val="en-US"/>
        </w:rPr>
        <w:t>will also explore the allosteric structural rearrangement of the substrat</w:t>
      </w:r>
      <w:r w:rsidR="00105FB2" w:rsidRPr="0026330E">
        <w:rPr>
          <w:bCs/>
          <w:sz w:val="22"/>
          <w:szCs w:val="22"/>
          <w:lang w:val="en-US"/>
        </w:rPr>
        <w:t>e</w:t>
      </w:r>
      <w:r w:rsidR="007B2398" w:rsidRPr="0026330E">
        <w:rPr>
          <w:bCs/>
          <w:sz w:val="22"/>
          <w:szCs w:val="22"/>
          <w:lang w:val="en-US"/>
        </w:rPr>
        <w:t xml:space="preserve"> during the templating process. Even if WP1 and WP2 involve mathematical </w:t>
      </w:r>
      <w:r w:rsidR="005311D9" w:rsidRPr="0026330E">
        <w:rPr>
          <w:bCs/>
          <w:sz w:val="22"/>
          <w:szCs w:val="22"/>
          <w:lang w:val="en-US"/>
        </w:rPr>
        <w:t xml:space="preserve">approach at each stage, the WP3 will address specific mathematical problems which raise the dynamic of exchange between different </w:t>
      </w:r>
      <w:r w:rsidR="00221A52" w:rsidRPr="0026330E">
        <w:rPr>
          <w:sz w:val="22"/>
          <w:szCs w:val="22"/>
          <w:lang w:val="en-GB"/>
        </w:rPr>
        <w:t>PrP</w:t>
      </w:r>
      <w:r w:rsidR="00221A52" w:rsidRPr="0026330E">
        <w:rPr>
          <w:sz w:val="22"/>
          <w:szCs w:val="22"/>
          <w:vertAlign w:val="superscript"/>
          <w:lang w:val="en-GB"/>
        </w:rPr>
        <w:t>Sc</w:t>
      </w:r>
      <w:r w:rsidR="00221A52" w:rsidRPr="0026330E">
        <w:rPr>
          <w:sz w:val="22"/>
          <w:szCs w:val="22"/>
          <w:lang w:val="en-GB"/>
        </w:rPr>
        <w:t xml:space="preserve"> </w:t>
      </w:r>
      <w:r w:rsidR="00F6786B" w:rsidRPr="0026330E">
        <w:rPr>
          <w:bCs/>
          <w:sz w:val="22"/>
          <w:szCs w:val="22"/>
          <w:lang w:val="en-US"/>
        </w:rPr>
        <w:t>sub</w:t>
      </w:r>
      <w:r w:rsidR="005311D9" w:rsidRPr="0026330E">
        <w:rPr>
          <w:bCs/>
          <w:sz w:val="22"/>
          <w:szCs w:val="22"/>
          <w:lang w:val="en-US"/>
        </w:rPr>
        <w:t xml:space="preserve">assemblies in order to obtain </w:t>
      </w:r>
      <w:r w:rsidR="00105FB2" w:rsidRPr="0026330E">
        <w:rPr>
          <w:bCs/>
          <w:sz w:val="22"/>
          <w:szCs w:val="22"/>
          <w:lang w:val="en-US"/>
        </w:rPr>
        <w:t>a</w:t>
      </w:r>
      <w:r w:rsidR="005311D9" w:rsidRPr="0026330E">
        <w:rPr>
          <w:bCs/>
          <w:sz w:val="22"/>
          <w:szCs w:val="22"/>
          <w:lang w:val="en-US"/>
        </w:rPr>
        <w:t xml:space="preserve"> holistic description of prion conversion, evolution and adaptation.</w:t>
      </w:r>
    </w:p>
    <w:p w14:paraId="3D9B0652" w14:textId="77777777" w:rsidR="00304207" w:rsidRPr="0026330E" w:rsidRDefault="00304207" w:rsidP="0027489C">
      <w:pPr>
        <w:spacing w:before="60"/>
        <w:jc w:val="both"/>
        <w:outlineLvl w:val="0"/>
        <w:rPr>
          <w:b/>
          <w:bCs/>
          <w:color w:val="0070C0"/>
          <w:sz w:val="22"/>
          <w:szCs w:val="22"/>
          <w:lang w:val="en-US"/>
        </w:rPr>
      </w:pPr>
    </w:p>
    <w:p w14:paraId="7F4E5C0A" w14:textId="77777777" w:rsidR="00641000" w:rsidRPr="0026330E" w:rsidRDefault="002431CB" w:rsidP="0027489C">
      <w:pPr>
        <w:spacing w:before="60"/>
        <w:jc w:val="both"/>
        <w:outlineLvl w:val="0"/>
        <w:rPr>
          <w:b/>
          <w:bCs/>
          <w:sz w:val="22"/>
          <w:szCs w:val="22"/>
          <w:lang w:val="en-US"/>
        </w:rPr>
      </w:pPr>
      <w:r w:rsidRPr="0026330E">
        <w:rPr>
          <w:b/>
          <w:bCs/>
          <w:sz w:val="22"/>
          <w:szCs w:val="22"/>
          <w:lang w:val="en-US"/>
        </w:rPr>
        <w:t xml:space="preserve">Section </w:t>
      </w:r>
      <w:r w:rsidR="00B92069" w:rsidRPr="0026330E">
        <w:rPr>
          <w:b/>
          <w:bCs/>
          <w:sz w:val="22"/>
          <w:szCs w:val="22"/>
          <w:lang w:val="en-US"/>
        </w:rPr>
        <w:t>b</w:t>
      </w:r>
      <w:r w:rsidR="00641000" w:rsidRPr="0026330E">
        <w:rPr>
          <w:b/>
          <w:bCs/>
          <w:sz w:val="22"/>
          <w:szCs w:val="22"/>
          <w:lang w:val="en-US"/>
        </w:rPr>
        <w:t>. Methodology</w:t>
      </w:r>
    </w:p>
    <w:p w14:paraId="7C2DED2E" w14:textId="77777777" w:rsidR="00641000" w:rsidRPr="0026330E" w:rsidRDefault="00641000" w:rsidP="0027489C">
      <w:pPr>
        <w:spacing w:before="60"/>
        <w:jc w:val="both"/>
        <w:rPr>
          <w:sz w:val="22"/>
          <w:szCs w:val="22"/>
          <w:lang w:val="en-US"/>
        </w:rPr>
      </w:pPr>
    </w:p>
    <w:p w14:paraId="08F1002A" w14:textId="77777777" w:rsidR="00F35EE7" w:rsidRPr="0026330E" w:rsidRDefault="00F35EE7" w:rsidP="0027489C">
      <w:pPr>
        <w:pStyle w:val="WPackage"/>
        <w:spacing w:before="60"/>
        <w:rPr>
          <w:b/>
          <w:sz w:val="22"/>
        </w:rPr>
      </w:pPr>
      <w:r w:rsidRPr="0026330E">
        <w:rPr>
          <w:b/>
          <w:sz w:val="22"/>
        </w:rPr>
        <w:t xml:space="preserve">Work package 1: </w:t>
      </w:r>
      <w:r w:rsidR="00F74921" w:rsidRPr="0026330E">
        <w:rPr>
          <w:b/>
          <w:sz w:val="22"/>
        </w:rPr>
        <w:t>the repertoire of prion assemblies generated during prion</w:t>
      </w:r>
      <w:r w:rsidR="000F255E" w:rsidRPr="0026330E">
        <w:rPr>
          <w:b/>
          <w:sz w:val="22"/>
        </w:rPr>
        <w:t xml:space="preserve"> replication</w:t>
      </w:r>
      <w:r w:rsidR="00F74921" w:rsidRPr="0026330E">
        <w:rPr>
          <w:b/>
          <w:sz w:val="22"/>
        </w:rPr>
        <w:t>, t</w:t>
      </w:r>
      <w:r w:rsidRPr="0026330E">
        <w:rPr>
          <w:b/>
          <w:sz w:val="22"/>
        </w:rPr>
        <w:t>he</w:t>
      </w:r>
      <w:r w:rsidR="00F74921" w:rsidRPr="0026330E">
        <w:rPr>
          <w:b/>
          <w:sz w:val="22"/>
        </w:rPr>
        <w:t>ir</w:t>
      </w:r>
      <w:r w:rsidRPr="0026330E">
        <w:rPr>
          <w:b/>
          <w:sz w:val="22"/>
        </w:rPr>
        <w:t xml:space="preserve"> </w:t>
      </w:r>
      <w:r w:rsidR="000F255E" w:rsidRPr="0026330E">
        <w:rPr>
          <w:b/>
          <w:sz w:val="22"/>
        </w:rPr>
        <w:t xml:space="preserve">dynamic and </w:t>
      </w:r>
      <w:r w:rsidR="005007C2" w:rsidRPr="0026330E">
        <w:rPr>
          <w:b/>
          <w:sz w:val="22"/>
        </w:rPr>
        <w:t>mechanistic relationships</w:t>
      </w:r>
    </w:p>
    <w:p w14:paraId="20A007E1" w14:textId="77777777" w:rsidR="00C963B1" w:rsidRPr="00AC7F09" w:rsidRDefault="00C963B1" w:rsidP="0027489C">
      <w:pPr>
        <w:spacing w:before="60"/>
        <w:jc w:val="both"/>
        <w:outlineLvl w:val="0"/>
        <w:rPr>
          <w:sz w:val="22"/>
          <w:szCs w:val="22"/>
          <w:highlight w:val="yellow"/>
          <w:lang w:val="en-US"/>
        </w:rPr>
      </w:pPr>
      <w:r w:rsidRPr="00AC7F09">
        <w:rPr>
          <w:b/>
          <w:sz w:val="22"/>
          <w:szCs w:val="22"/>
          <w:highlight w:val="yellow"/>
          <w:lang w:val="en-US"/>
        </w:rPr>
        <w:t>Start</w:t>
      </w:r>
      <w:r w:rsidRPr="00AC7F09">
        <w:rPr>
          <w:sz w:val="22"/>
          <w:szCs w:val="22"/>
          <w:highlight w:val="yellow"/>
          <w:lang w:val="en-US"/>
        </w:rPr>
        <w:t xml:space="preserve">: year 1, </w:t>
      </w:r>
      <w:r w:rsidRPr="00AC7F09">
        <w:rPr>
          <w:b/>
          <w:sz w:val="22"/>
          <w:szCs w:val="22"/>
          <w:highlight w:val="yellow"/>
          <w:lang w:val="en-US"/>
        </w:rPr>
        <w:t>Duration</w:t>
      </w:r>
      <w:r w:rsidRPr="00AC7F09">
        <w:rPr>
          <w:sz w:val="22"/>
          <w:szCs w:val="22"/>
          <w:highlight w:val="yellow"/>
          <w:lang w:val="en-US"/>
        </w:rPr>
        <w:t xml:space="preserve">: 4 years, </w:t>
      </w:r>
      <w:r w:rsidRPr="00AC7F09">
        <w:rPr>
          <w:b/>
          <w:sz w:val="22"/>
          <w:szCs w:val="22"/>
          <w:highlight w:val="yellow"/>
          <w:lang w:val="en-US"/>
        </w:rPr>
        <w:t>Risk</w:t>
      </w:r>
      <w:r w:rsidRPr="00AC7F09">
        <w:rPr>
          <w:sz w:val="22"/>
          <w:szCs w:val="22"/>
          <w:highlight w:val="yellow"/>
          <w:lang w:val="en-US"/>
        </w:rPr>
        <w:t>: moderate</w:t>
      </w:r>
      <w:r w:rsidR="00760E3A" w:rsidRPr="00AC7F09">
        <w:rPr>
          <w:sz w:val="22"/>
          <w:szCs w:val="22"/>
          <w:highlight w:val="yellow"/>
          <w:lang w:val="en-US"/>
        </w:rPr>
        <w:t>/</w:t>
      </w:r>
      <w:r w:rsidR="00760E3A" w:rsidRPr="00AC7F09">
        <w:rPr>
          <w:color w:val="FF0000"/>
          <w:sz w:val="22"/>
          <w:szCs w:val="22"/>
          <w:highlight w:val="yellow"/>
          <w:lang w:val="en-US"/>
        </w:rPr>
        <w:t>high</w:t>
      </w:r>
    </w:p>
    <w:p w14:paraId="365AF431" w14:textId="77777777" w:rsidR="00C963B1" w:rsidRPr="0026330E" w:rsidRDefault="00C963B1" w:rsidP="0027489C">
      <w:pPr>
        <w:spacing w:before="60"/>
        <w:jc w:val="both"/>
        <w:rPr>
          <w:sz w:val="22"/>
          <w:szCs w:val="22"/>
          <w:lang w:val="en-US"/>
        </w:rPr>
      </w:pPr>
      <w:r w:rsidRPr="00AC7F09">
        <w:rPr>
          <w:b/>
          <w:sz w:val="22"/>
          <w:szCs w:val="22"/>
          <w:highlight w:val="yellow"/>
          <w:lang w:val="en-US"/>
        </w:rPr>
        <w:t>Staff</w:t>
      </w:r>
      <w:r w:rsidRPr="00AC7F09">
        <w:rPr>
          <w:sz w:val="22"/>
          <w:szCs w:val="22"/>
          <w:highlight w:val="yellow"/>
          <w:lang w:val="en-US"/>
        </w:rPr>
        <w:t xml:space="preserve">: H. Rezaei, V. Beringue, </w:t>
      </w:r>
      <w:r w:rsidR="0029584C" w:rsidRPr="00AC7F09">
        <w:rPr>
          <w:sz w:val="22"/>
          <w:szCs w:val="22"/>
          <w:highlight w:val="yellow"/>
          <w:lang w:val="en-US"/>
        </w:rPr>
        <w:t xml:space="preserve">M. Moudjou, </w:t>
      </w:r>
      <w:r w:rsidR="00291C28" w:rsidRPr="00AC7F09">
        <w:rPr>
          <w:sz w:val="22"/>
          <w:szCs w:val="22"/>
          <w:highlight w:val="yellow"/>
          <w:lang w:val="en-US"/>
        </w:rPr>
        <w:t xml:space="preserve">S. Truchet, </w:t>
      </w:r>
      <w:r w:rsidR="0029584C" w:rsidRPr="00AC7F09">
        <w:rPr>
          <w:sz w:val="22"/>
          <w:szCs w:val="22"/>
          <w:highlight w:val="yellow"/>
          <w:lang w:val="en-US"/>
        </w:rPr>
        <w:t>Posdoctoral fellow</w:t>
      </w:r>
      <w:r w:rsidR="000215D5" w:rsidRPr="00AC7F09">
        <w:rPr>
          <w:sz w:val="22"/>
          <w:szCs w:val="22"/>
          <w:highlight w:val="yellow"/>
          <w:lang w:val="en-US"/>
        </w:rPr>
        <w:t>s</w:t>
      </w:r>
      <w:r w:rsidR="0029584C" w:rsidRPr="00AC7F09">
        <w:rPr>
          <w:sz w:val="22"/>
          <w:szCs w:val="22"/>
          <w:highlight w:val="yellow"/>
          <w:lang w:val="en-US"/>
        </w:rPr>
        <w:t xml:space="preserve"> to be appointed</w:t>
      </w:r>
      <w:r w:rsidR="000215D5" w:rsidRPr="00AC7F09">
        <w:rPr>
          <w:sz w:val="22"/>
          <w:szCs w:val="22"/>
          <w:highlight w:val="yellow"/>
          <w:lang w:val="en-US"/>
        </w:rPr>
        <w:t>, M. Doumic</w:t>
      </w:r>
      <w:r w:rsidR="0029584C" w:rsidRPr="00AC7F09">
        <w:rPr>
          <w:sz w:val="22"/>
          <w:szCs w:val="22"/>
          <w:highlight w:val="yellow"/>
          <w:lang w:val="en-US"/>
        </w:rPr>
        <w:t xml:space="preserve"> </w:t>
      </w:r>
      <w:r w:rsidRPr="00AC7F09">
        <w:rPr>
          <w:b/>
          <w:sz w:val="22"/>
          <w:szCs w:val="22"/>
          <w:highlight w:val="yellow"/>
          <w:lang w:val="en-US"/>
        </w:rPr>
        <w:t>Collaborators</w:t>
      </w:r>
      <w:r w:rsidRPr="00AC7F09">
        <w:rPr>
          <w:sz w:val="22"/>
          <w:szCs w:val="22"/>
          <w:highlight w:val="yellow"/>
          <w:lang w:val="en-US"/>
        </w:rPr>
        <w:t xml:space="preserve">:  </w:t>
      </w:r>
      <w:r w:rsidR="00384377" w:rsidRPr="00AC7F09">
        <w:rPr>
          <w:sz w:val="22"/>
          <w:szCs w:val="22"/>
          <w:highlight w:val="yellow"/>
          <w:lang w:val="en-US"/>
        </w:rPr>
        <w:t xml:space="preserve">A. Deniset (Université Paris-Saclay; structural analyses), P. Minard (CNRS, PrP ligands), </w:t>
      </w:r>
      <w:r w:rsidR="00B46D0F" w:rsidRPr="00AC7F09">
        <w:rPr>
          <w:sz w:val="22"/>
          <w:szCs w:val="22"/>
          <w:highlight w:val="yellow"/>
          <w:lang w:val="en-US"/>
        </w:rPr>
        <w:t>J</w:t>
      </w:r>
      <w:r w:rsidR="00D7615A" w:rsidRPr="00AC7F09">
        <w:rPr>
          <w:sz w:val="22"/>
          <w:szCs w:val="22"/>
          <w:highlight w:val="yellow"/>
          <w:lang w:val="en-US"/>
        </w:rPr>
        <w:t xml:space="preserve">.L </w:t>
      </w:r>
      <w:r w:rsidR="00B46D0F" w:rsidRPr="00AC7F09">
        <w:rPr>
          <w:sz w:val="22"/>
          <w:szCs w:val="22"/>
          <w:highlight w:val="yellow"/>
          <w:lang w:val="en-US"/>
        </w:rPr>
        <w:t>Vilotte (INRA Jouy-en-Josas</w:t>
      </w:r>
      <w:r w:rsidR="000215D5" w:rsidRPr="00AC7F09">
        <w:rPr>
          <w:sz w:val="22"/>
          <w:szCs w:val="22"/>
          <w:highlight w:val="yellow"/>
          <w:lang w:val="en-US"/>
        </w:rPr>
        <w:t>;</w:t>
      </w:r>
      <w:ins w:id="2" w:author="Vincent Béringue" w:date="2017-11-06T13:32:00Z">
        <w:r w:rsidR="00C77027" w:rsidRPr="00AC7F09">
          <w:rPr>
            <w:sz w:val="22"/>
            <w:szCs w:val="22"/>
            <w:highlight w:val="yellow"/>
            <w:lang w:val="en-US"/>
          </w:rPr>
          <w:t xml:space="preserve"> </w:t>
        </w:r>
      </w:ins>
      <w:r w:rsidR="000215D5" w:rsidRPr="00AC7F09">
        <w:rPr>
          <w:sz w:val="22"/>
          <w:szCs w:val="22"/>
          <w:highlight w:val="yellow"/>
          <w:lang w:val="en-US"/>
        </w:rPr>
        <w:t xml:space="preserve"> </w:t>
      </w:r>
      <w:r w:rsidR="00B46D0F" w:rsidRPr="00AC7F09">
        <w:rPr>
          <w:sz w:val="22"/>
          <w:szCs w:val="22"/>
          <w:highlight w:val="yellow"/>
          <w:lang w:val="en-US"/>
        </w:rPr>
        <w:t xml:space="preserve"> transgenic mouse models), O.</w:t>
      </w:r>
      <w:ins w:id="3" w:author="Vincent Béringue" w:date="2017-11-06T13:32:00Z">
        <w:r w:rsidR="00C77027" w:rsidRPr="00AC7F09">
          <w:rPr>
            <w:sz w:val="22"/>
            <w:szCs w:val="22"/>
            <w:highlight w:val="yellow"/>
            <w:lang w:val="en-US"/>
          </w:rPr>
          <w:t xml:space="preserve"> </w:t>
        </w:r>
      </w:ins>
      <w:r w:rsidR="00B46D0F" w:rsidRPr="00AC7F09">
        <w:rPr>
          <w:sz w:val="22"/>
          <w:szCs w:val="22"/>
          <w:highlight w:val="yellow"/>
          <w:lang w:val="en-US"/>
        </w:rPr>
        <w:t xml:space="preserve"> Andréoletti (INRA ENV Toulouse</w:t>
      </w:r>
      <w:r w:rsidR="000215D5" w:rsidRPr="00AC7F09">
        <w:rPr>
          <w:sz w:val="22"/>
          <w:szCs w:val="22"/>
          <w:highlight w:val="yellow"/>
          <w:lang w:val="en-US"/>
        </w:rPr>
        <w:t xml:space="preserve">; </w:t>
      </w:r>
      <w:r w:rsidR="00B46D0F" w:rsidRPr="00AC7F09">
        <w:rPr>
          <w:sz w:val="22"/>
          <w:szCs w:val="22"/>
          <w:highlight w:val="yellow"/>
          <w:lang w:val="en-US"/>
        </w:rPr>
        <w:t>neuropathological studies</w:t>
      </w:r>
      <w:r w:rsidR="000215D5" w:rsidRPr="00AC7F09">
        <w:rPr>
          <w:sz w:val="22"/>
          <w:szCs w:val="22"/>
          <w:highlight w:val="yellow"/>
          <w:lang w:val="en-US"/>
        </w:rPr>
        <w:t>, human and animal prion isolates</w:t>
      </w:r>
      <w:r w:rsidR="00B46D0F" w:rsidRPr="00AC7F09">
        <w:rPr>
          <w:sz w:val="22"/>
          <w:szCs w:val="22"/>
          <w:highlight w:val="yellow"/>
          <w:lang w:val="en-US"/>
        </w:rPr>
        <w:t>), JM Peyrin (Paris Neuroscience, primary cultured neurons in microfluidic devices)</w:t>
      </w:r>
      <w:r w:rsidR="00D7615A" w:rsidRPr="00AC7F09">
        <w:rPr>
          <w:sz w:val="22"/>
          <w:szCs w:val="22"/>
          <w:highlight w:val="yellow"/>
          <w:lang w:val="en-US"/>
        </w:rPr>
        <w:t>.</w:t>
      </w:r>
      <w:r w:rsidR="00291C28" w:rsidRPr="0026330E">
        <w:rPr>
          <w:sz w:val="22"/>
          <w:szCs w:val="22"/>
          <w:lang w:val="en-US"/>
        </w:rPr>
        <w:t xml:space="preserve"> </w:t>
      </w:r>
    </w:p>
    <w:p w14:paraId="5A56D125" w14:textId="77777777" w:rsidR="00602D6E" w:rsidRPr="0026330E" w:rsidRDefault="00602D6E" w:rsidP="0027489C">
      <w:pPr>
        <w:spacing w:before="60"/>
        <w:jc w:val="both"/>
        <w:rPr>
          <w:b/>
          <w:sz w:val="22"/>
          <w:szCs w:val="22"/>
          <w:lang w:val="en-US"/>
        </w:rPr>
      </w:pPr>
    </w:p>
    <w:p w14:paraId="4FA24E02" w14:textId="77777777" w:rsidR="00061A75" w:rsidRPr="0026330E" w:rsidRDefault="009E6189" w:rsidP="0027489C">
      <w:pPr>
        <w:spacing w:before="60"/>
        <w:jc w:val="both"/>
        <w:rPr>
          <w:sz w:val="22"/>
          <w:szCs w:val="22"/>
          <w:lang w:val="en-US"/>
        </w:rPr>
      </w:pPr>
      <w:r w:rsidRPr="0026330E">
        <w:rPr>
          <w:b/>
          <w:sz w:val="22"/>
          <w:szCs w:val="22"/>
          <w:lang w:val="en-US"/>
        </w:rPr>
        <w:t>General objective</w:t>
      </w:r>
    </w:p>
    <w:p w14:paraId="20978D34" w14:textId="77777777" w:rsidR="004943B1" w:rsidRPr="0026330E" w:rsidRDefault="00FF458F" w:rsidP="0027489C">
      <w:pPr>
        <w:spacing w:before="60"/>
        <w:jc w:val="both"/>
        <w:rPr>
          <w:sz w:val="22"/>
          <w:szCs w:val="22"/>
          <w:lang w:val="en-US"/>
        </w:rPr>
      </w:pPr>
      <w:r w:rsidRPr="0026330E">
        <w:rPr>
          <w:sz w:val="22"/>
          <w:szCs w:val="22"/>
          <w:lang w:val="en-US"/>
        </w:rPr>
        <w:t xml:space="preserve">The broad degree of heterogeneity within prion assemblies </w:t>
      </w:r>
      <w:r w:rsidR="00C77027">
        <w:rPr>
          <w:sz w:val="22"/>
          <w:szCs w:val="22"/>
          <w:lang w:val="en-US"/>
        </w:rPr>
        <w:t xml:space="preserve">seen on transmission of prion strains/isolates </w:t>
      </w:r>
      <w:r w:rsidRPr="0026330E">
        <w:rPr>
          <w:sz w:val="22"/>
          <w:szCs w:val="22"/>
          <w:lang w:val="en-US"/>
        </w:rPr>
        <w:t xml:space="preserve">with transmission barriers </w:t>
      </w:r>
      <w:r w:rsidR="00EF6E3D" w:rsidRPr="0026330E">
        <w:rPr>
          <w:sz w:val="22"/>
          <w:szCs w:val="22"/>
          <w:lang w:val="en-US"/>
        </w:rPr>
        <w:fldChar w:fldCharType="begin">
          <w:fldData xml:space="preserve">PEVuZE5vdGU+PENpdGU+PEF1dGhvcj5DaGFwdWlzPC9BdXRob3I+PFllYXI+MjAxNjwvWWVhcj48
UmVjTnVtPjMyOTwvUmVjTnVtPjxEaXNwbGF5VGV4dD4oPHN0eWxlIGZhY2U9Iml0YWxpYyI+MjAs
IDIxLCAyMzwvc3R5bGU+KTwvRGlzcGxheVRleHQ+PHJlY29yZD48cmVjLW51bWJlcj4zMjk8L3Jl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PkxlIER1cjwvQXV0aG9yPjxZZWFyPjIwMDU8L1llYXI+PFJlY051bT4yMjwvUmVjTnVtPjxyZWNv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</w:fldData>
        </w:fldChar>
      </w:r>
      <w:r w:rsidR="003A741C" w:rsidRPr="0026330E">
        <w:rPr>
          <w:sz w:val="22"/>
          <w:szCs w:val="22"/>
          <w:lang w:val="en-US"/>
        </w:rPr>
        <w:instrText xml:space="preserve"> ADDIN EN.CITE </w:instrText>
      </w:r>
      <w:r w:rsidR="003A741C" w:rsidRPr="0026330E">
        <w:rPr>
          <w:sz w:val="22"/>
          <w:szCs w:val="22"/>
          <w:lang w:val="en-US"/>
        </w:rPr>
        <w:fldChar w:fldCharType="begin">
          <w:fldData xml:space="preserve">PEVuZE5vdGU+PENpdGU+PEF1dGhvcj5DaGFwdWlzPC9BdXRob3I+PFllYXI+MjAxNjwvWWVhcj48
UmVjTnVtPjMyOTwvUmVjTnVtPjxEaXNwbGF5VGV4dD4oPHN0eWxlIGZhY2U9Iml0YWxpYyI+MjAs
IDIxLCAyMzwvc3R5bGU+KTwvRGlzcGxheVRleHQ+PHJlY29yZD48cmVjLW51bWJlcj4zMjk8L3Jl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PkxlIER1cjwvQXV0aG9yPjxZZWFyPjIwMDU8L1llYXI+PFJlY051bT4yMjwvUmVjTnVtPjxyZWNv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</w:fldData>
        </w:fldChar>
      </w:r>
      <w:r w:rsidR="003A741C" w:rsidRPr="0026330E">
        <w:rPr>
          <w:sz w:val="22"/>
          <w:szCs w:val="22"/>
          <w:lang w:val="en-US"/>
        </w:rPr>
        <w:instrText xml:space="preserve"> ADDIN EN.CITE.DATA </w:instrText>
      </w:r>
      <w:r w:rsidR="003A741C" w:rsidRPr="0026330E">
        <w:rPr>
          <w:sz w:val="22"/>
          <w:szCs w:val="22"/>
          <w:lang w:val="en-US"/>
        </w:rPr>
      </w:r>
      <w:r w:rsidR="003A741C"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A741C" w:rsidRPr="0026330E">
        <w:rPr>
          <w:noProof/>
          <w:sz w:val="22"/>
          <w:szCs w:val="22"/>
          <w:lang w:val="en-US"/>
        </w:rPr>
        <w:t>(</w:t>
      </w:r>
      <w:r w:rsidR="003A741C" w:rsidRPr="0026330E">
        <w:rPr>
          <w:i/>
          <w:noProof/>
          <w:sz w:val="22"/>
          <w:szCs w:val="22"/>
          <w:lang w:val="en-US"/>
        </w:rPr>
        <w:t>20, 21, 23</w:t>
      </w:r>
      <w:r w:rsidR="003A741C" w:rsidRPr="0026330E">
        <w:rPr>
          <w:noProof/>
          <w:sz w:val="22"/>
          <w:szCs w:val="22"/>
          <w:lang w:val="en-US"/>
        </w:rPr>
        <w:t>)</w:t>
      </w:r>
      <w:r w:rsidR="00EF6E3D" w:rsidRPr="0026330E">
        <w:rPr>
          <w:sz w:val="22"/>
          <w:szCs w:val="22"/>
          <w:lang w:val="en-US"/>
        </w:rPr>
        <w:fldChar w:fldCharType="end"/>
      </w:r>
      <w:r w:rsidRPr="0026330E">
        <w:rPr>
          <w:sz w:val="22"/>
          <w:szCs w:val="22"/>
          <w:lang w:val="en-US"/>
        </w:rPr>
        <w:t xml:space="preserve"> </w:t>
      </w:r>
      <w:r w:rsidR="003A741C" w:rsidRPr="0026330E">
        <w:rPr>
          <w:sz w:val="22"/>
          <w:szCs w:val="22"/>
          <w:lang w:val="en-US"/>
        </w:rPr>
        <w:t>and</w:t>
      </w:r>
      <w:r w:rsidRPr="0026330E">
        <w:rPr>
          <w:sz w:val="22"/>
          <w:szCs w:val="22"/>
          <w:lang w:val="en-US"/>
        </w:rPr>
        <w:t xml:space="preserve"> size-fractionation experiments </w:t>
      </w:r>
      <w:r w:rsidR="00EF6E3D" w:rsidRPr="0026330E">
        <w:rPr>
          <w:sz w:val="22"/>
          <w:szCs w:val="22"/>
          <w:lang w:val="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US"/>
        </w:rPr>
        <w:instrText xml:space="preserve"> ADDIN EN.CITE </w:instrText>
      </w:r>
      <w:r w:rsidR="003F2B2F" w:rsidRPr="0026330E">
        <w:rPr>
          <w:sz w:val="22"/>
          <w:szCs w:val="22"/>
          <w:lang w:val="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US"/>
        </w:rPr>
        <w:instrText xml:space="preserve"> ADDIN EN.CITE.DATA </w:instrText>
      </w:r>
      <w:r w:rsidR="003F2B2F" w:rsidRPr="0026330E">
        <w:rPr>
          <w:sz w:val="22"/>
          <w:szCs w:val="22"/>
          <w:lang w:val="en-US"/>
        </w:rPr>
      </w:r>
      <w:r w:rsidR="003F2B2F"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24, 26</w:t>
      </w:r>
      <w:r w:rsidR="003F2B2F" w:rsidRPr="0026330E">
        <w:rPr>
          <w:noProof/>
          <w:sz w:val="22"/>
          <w:szCs w:val="22"/>
          <w:lang w:val="en-US"/>
        </w:rPr>
        <w:t>)</w:t>
      </w:r>
      <w:r w:rsidR="00EF6E3D" w:rsidRPr="0026330E">
        <w:rPr>
          <w:sz w:val="22"/>
          <w:szCs w:val="22"/>
          <w:lang w:val="en-US"/>
        </w:rPr>
        <w:fldChar w:fldCharType="end"/>
      </w:r>
      <w:r w:rsidRPr="0026330E">
        <w:rPr>
          <w:sz w:val="22"/>
          <w:szCs w:val="22"/>
          <w:lang w:val="en-US"/>
        </w:rPr>
        <w:t xml:space="preserve"> </w:t>
      </w:r>
      <w:r w:rsidR="00F9000C" w:rsidRPr="0026330E">
        <w:rPr>
          <w:sz w:val="22"/>
          <w:szCs w:val="22"/>
          <w:lang w:val="en-US"/>
        </w:rPr>
        <w:t>rais</w:t>
      </w:r>
      <w:r w:rsidR="00C26F1D" w:rsidRPr="0026330E">
        <w:rPr>
          <w:sz w:val="22"/>
          <w:szCs w:val="22"/>
          <w:lang w:val="en-US"/>
        </w:rPr>
        <w:t>es</w:t>
      </w:r>
      <w:r w:rsidR="00DB7AE1" w:rsidRPr="0026330E">
        <w:rPr>
          <w:sz w:val="22"/>
          <w:szCs w:val="22"/>
          <w:lang w:val="en-US"/>
        </w:rPr>
        <w:t xml:space="preserve"> the </w:t>
      </w:r>
      <w:r w:rsidRPr="0026330E">
        <w:rPr>
          <w:sz w:val="22"/>
          <w:szCs w:val="22"/>
          <w:lang w:val="en-US"/>
        </w:rPr>
        <w:t xml:space="preserve">important </w:t>
      </w:r>
      <w:r w:rsidR="00DB7AE1" w:rsidRPr="0026330E">
        <w:rPr>
          <w:sz w:val="22"/>
          <w:szCs w:val="22"/>
          <w:lang w:val="en-US"/>
        </w:rPr>
        <w:t>question of the</w:t>
      </w:r>
      <w:r w:rsidR="00C91E5D" w:rsidRPr="0026330E">
        <w:rPr>
          <w:sz w:val="22"/>
          <w:szCs w:val="22"/>
          <w:lang w:val="en-US"/>
        </w:rPr>
        <w:t>ir dynamic during the pathology evolution</w:t>
      </w:r>
      <w:r w:rsidR="00DB7AE1" w:rsidRPr="0026330E">
        <w:rPr>
          <w:sz w:val="22"/>
          <w:szCs w:val="22"/>
          <w:lang w:val="en-US"/>
        </w:rPr>
        <w:t xml:space="preserve">. </w:t>
      </w:r>
      <w:r w:rsidR="0047286B" w:rsidRPr="0026330E">
        <w:rPr>
          <w:sz w:val="22"/>
          <w:szCs w:val="22"/>
          <w:lang w:val="en-US"/>
        </w:rPr>
        <w:t xml:space="preserve">Pursuing on delineating the reason for such </w:t>
      </w:r>
      <w:r w:rsidR="00322A65" w:rsidRPr="0026330E">
        <w:rPr>
          <w:sz w:val="22"/>
          <w:szCs w:val="22"/>
          <w:lang w:val="en-US"/>
        </w:rPr>
        <w:t>PrP</w:t>
      </w:r>
      <w:r w:rsidR="00322A65" w:rsidRPr="0026330E">
        <w:rPr>
          <w:sz w:val="22"/>
          <w:szCs w:val="22"/>
          <w:vertAlign w:val="superscript"/>
          <w:lang w:val="en-US"/>
        </w:rPr>
        <w:t>Sc</w:t>
      </w:r>
      <w:r w:rsidR="00322A65" w:rsidRPr="0026330E">
        <w:rPr>
          <w:sz w:val="22"/>
          <w:szCs w:val="22"/>
          <w:lang w:val="en-US"/>
        </w:rPr>
        <w:t xml:space="preserve"> </w:t>
      </w:r>
      <w:r w:rsidR="0047286B" w:rsidRPr="0026330E">
        <w:rPr>
          <w:sz w:val="22"/>
          <w:szCs w:val="22"/>
          <w:lang w:val="en-US"/>
        </w:rPr>
        <w:t xml:space="preserve">heterogeneity, the INRA group demonstrated </w:t>
      </w:r>
      <w:r w:rsidR="00DB7AE1" w:rsidRPr="0026330E">
        <w:rPr>
          <w:sz w:val="22"/>
          <w:szCs w:val="22"/>
          <w:lang w:val="en-US"/>
        </w:rPr>
        <w:t>recently</w:t>
      </w:r>
      <w:r w:rsidR="0047286B" w:rsidRPr="0026330E">
        <w:rPr>
          <w:sz w:val="22"/>
          <w:szCs w:val="22"/>
          <w:lang w:val="en-US"/>
        </w:rPr>
        <w:t xml:space="preserve"> that </w:t>
      </w:r>
      <w:r w:rsidR="00DB7AE1" w:rsidRPr="0026330E">
        <w:rPr>
          <w:sz w:val="22"/>
          <w:szCs w:val="22"/>
          <w:lang w:val="en-US"/>
        </w:rPr>
        <w:t xml:space="preserve">prion assemblies result from a </w:t>
      </w:r>
      <w:r w:rsidR="00DB7AE1" w:rsidRPr="0026330E">
        <w:rPr>
          <w:b/>
          <w:sz w:val="22"/>
          <w:szCs w:val="22"/>
          <w:lang w:val="en-US"/>
        </w:rPr>
        <w:t>reversible condensation</w:t>
      </w:r>
      <w:r w:rsidR="00DB7AE1" w:rsidRPr="0026330E">
        <w:rPr>
          <w:sz w:val="22"/>
          <w:szCs w:val="22"/>
          <w:lang w:val="en-US"/>
        </w:rPr>
        <w:t xml:space="preserve"> of an elementary oligomeric </w:t>
      </w:r>
      <w:r w:rsidR="00C26F1D" w:rsidRPr="0026330E">
        <w:rPr>
          <w:sz w:val="22"/>
          <w:szCs w:val="22"/>
          <w:lang w:val="en-US"/>
        </w:rPr>
        <w:t xml:space="preserve">PrP </w:t>
      </w:r>
      <w:r w:rsidR="00DB7AE1" w:rsidRPr="0026330E">
        <w:rPr>
          <w:sz w:val="22"/>
          <w:szCs w:val="22"/>
          <w:lang w:val="en-US"/>
        </w:rPr>
        <w:t xml:space="preserve">subunit </w:t>
      </w:r>
      <w:r w:rsidR="009A5361" w:rsidRPr="0026330E">
        <w:rPr>
          <w:sz w:val="22"/>
          <w:szCs w:val="22"/>
          <w:lang w:val="en-US"/>
        </w:rPr>
        <w:t>(</w:t>
      </w:r>
      <w:r w:rsidR="00DB7AE1" w:rsidRPr="0026330E">
        <w:rPr>
          <w:sz w:val="22"/>
          <w:szCs w:val="22"/>
          <w:lang w:val="en-US"/>
        </w:rPr>
        <w:t>namely suPrP</w:t>
      </w:r>
      <w:r w:rsidR="009A5361" w:rsidRPr="0026330E">
        <w:rPr>
          <w:sz w:val="22"/>
          <w:szCs w:val="22"/>
          <w:lang w:val="en-US"/>
        </w:rPr>
        <w:t xml:space="preserve">), which encodes the </w:t>
      </w:r>
      <w:r w:rsidR="0076786E" w:rsidRPr="0026330E">
        <w:rPr>
          <w:sz w:val="22"/>
          <w:szCs w:val="22"/>
          <w:lang w:val="en-US"/>
        </w:rPr>
        <w:t xml:space="preserve">Strain Structural Determinant (SSD) </w:t>
      </w:r>
      <w:r w:rsidR="00EF6E3D" w:rsidRPr="0026330E">
        <w:rPr>
          <w:sz w:val="22"/>
          <w:szCs w:val="22"/>
          <w:lang w:val="en-US"/>
        </w:rPr>
        <w:fldChar w:fldCharType="begin"/>
      </w:r>
      <w:r w:rsidR="003F2B2F" w:rsidRPr="0026330E">
        <w:rPr>
          <w:sz w:val="22"/>
          <w:szCs w:val="22"/>
          <w:lang w:val="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19</w:t>
      </w:r>
      <w:r w:rsidR="003F2B2F" w:rsidRPr="0026330E">
        <w:rPr>
          <w:noProof/>
          <w:sz w:val="22"/>
          <w:szCs w:val="22"/>
          <w:lang w:val="en-US"/>
        </w:rPr>
        <w:t>)</w:t>
      </w:r>
      <w:r w:rsidR="00EF6E3D" w:rsidRPr="0026330E">
        <w:rPr>
          <w:sz w:val="22"/>
          <w:szCs w:val="22"/>
          <w:lang w:val="en-US"/>
        </w:rPr>
        <w:fldChar w:fldCharType="end"/>
      </w:r>
      <w:r w:rsidR="00DB7AE1" w:rsidRPr="0026330E">
        <w:rPr>
          <w:sz w:val="22"/>
          <w:szCs w:val="22"/>
          <w:lang w:val="en-US"/>
        </w:rPr>
        <w:t xml:space="preserve">. </w:t>
      </w:r>
      <w:r w:rsidR="00A85A0E" w:rsidRPr="0026330E">
        <w:rPr>
          <w:sz w:val="22"/>
          <w:szCs w:val="22"/>
          <w:lang w:val="en-US"/>
        </w:rPr>
        <w:t xml:space="preserve">As the physico-chemical properties of an assembly </w:t>
      </w:r>
      <w:r w:rsidR="00C26F1D" w:rsidRPr="0026330E">
        <w:rPr>
          <w:sz w:val="22"/>
          <w:szCs w:val="22"/>
          <w:lang w:val="en-US"/>
        </w:rPr>
        <w:t xml:space="preserve">are </w:t>
      </w:r>
      <w:r w:rsidR="00A85A0E" w:rsidRPr="0026330E">
        <w:rPr>
          <w:sz w:val="22"/>
          <w:szCs w:val="22"/>
          <w:lang w:val="en-US"/>
        </w:rPr>
        <w:t>dictated by its structure</w:t>
      </w:r>
      <w:r w:rsidR="00D201BB" w:rsidRPr="0026330E">
        <w:rPr>
          <w:sz w:val="22"/>
          <w:szCs w:val="22"/>
          <w:lang w:val="en-US"/>
        </w:rPr>
        <w:t>,</w:t>
      </w:r>
      <w:r w:rsidR="00A85A0E" w:rsidRPr="0026330E">
        <w:rPr>
          <w:sz w:val="22"/>
          <w:szCs w:val="22"/>
          <w:lang w:val="en-US"/>
        </w:rPr>
        <w:t xml:space="preserve"> </w:t>
      </w:r>
      <w:r w:rsidR="002A6B1E" w:rsidRPr="0026330E">
        <w:rPr>
          <w:sz w:val="22"/>
          <w:szCs w:val="22"/>
          <w:lang w:val="en-US"/>
        </w:rPr>
        <w:t xml:space="preserve">two </w:t>
      </w:r>
      <w:r w:rsidR="002A6B1E" w:rsidRPr="0026330E">
        <w:rPr>
          <w:sz w:val="22"/>
          <w:szCs w:val="22"/>
          <w:lang w:val="en-US"/>
        </w:rPr>
        <w:lastRenderedPageBreak/>
        <w:t xml:space="preserve">structurally distinct </w:t>
      </w:r>
      <w:r w:rsidR="00907D65" w:rsidRPr="0026330E">
        <w:rPr>
          <w:sz w:val="22"/>
          <w:szCs w:val="22"/>
          <w:lang w:val="en-US"/>
        </w:rPr>
        <w:t>PrP</w:t>
      </w:r>
      <w:r w:rsidR="00907D65" w:rsidRPr="0026330E">
        <w:rPr>
          <w:sz w:val="22"/>
          <w:szCs w:val="22"/>
          <w:vertAlign w:val="superscript"/>
          <w:lang w:val="en-US"/>
        </w:rPr>
        <w:t>Sc</w:t>
      </w:r>
      <w:r w:rsidR="00907D65" w:rsidRPr="0026330E">
        <w:rPr>
          <w:sz w:val="22"/>
          <w:szCs w:val="22"/>
          <w:lang w:val="en-US"/>
        </w:rPr>
        <w:t xml:space="preserve"> </w:t>
      </w:r>
      <w:r w:rsidR="002A6B1E" w:rsidRPr="0026330E">
        <w:rPr>
          <w:sz w:val="22"/>
          <w:szCs w:val="22"/>
          <w:lang w:val="en-US"/>
        </w:rPr>
        <w:t>subset</w:t>
      </w:r>
      <w:r w:rsidR="00EF5E8A" w:rsidRPr="0026330E">
        <w:rPr>
          <w:sz w:val="22"/>
          <w:szCs w:val="22"/>
          <w:lang w:val="en-US"/>
        </w:rPr>
        <w:t>s</w:t>
      </w:r>
      <w:r w:rsidR="002A6B1E" w:rsidRPr="0026330E">
        <w:rPr>
          <w:sz w:val="22"/>
          <w:szCs w:val="22"/>
          <w:lang w:val="en-US"/>
        </w:rPr>
        <w:t xml:space="preserve"> will have two distinct dynamic and stability. Therefore, </w:t>
      </w:r>
      <w:r w:rsidR="00D201BB" w:rsidRPr="0026330E">
        <w:rPr>
          <w:sz w:val="22"/>
          <w:szCs w:val="22"/>
          <w:lang w:val="en-US"/>
        </w:rPr>
        <w:t>t</w:t>
      </w:r>
      <w:r w:rsidR="002A3C22" w:rsidRPr="0026330E">
        <w:rPr>
          <w:sz w:val="22"/>
          <w:szCs w:val="22"/>
          <w:lang w:val="en-US"/>
        </w:rPr>
        <w:t xml:space="preserve">he coexistence of structurally different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2A3C22" w:rsidRPr="0026330E">
        <w:rPr>
          <w:sz w:val="22"/>
          <w:szCs w:val="22"/>
          <w:lang w:val="en-US"/>
        </w:rPr>
        <w:t xml:space="preserve">subassemblies within the same </w:t>
      </w:r>
      <w:r w:rsidR="008E25A8" w:rsidRPr="0026330E">
        <w:rPr>
          <w:sz w:val="22"/>
          <w:szCs w:val="22"/>
          <w:lang w:val="en-US"/>
        </w:rPr>
        <w:t xml:space="preserve">biological </w:t>
      </w:r>
      <w:r w:rsidR="002A3C22" w:rsidRPr="0026330E">
        <w:rPr>
          <w:sz w:val="22"/>
          <w:szCs w:val="22"/>
          <w:lang w:val="en-US"/>
        </w:rPr>
        <w:t xml:space="preserve">environment </w:t>
      </w:r>
      <w:r w:rsidR="00CF174A" w:rsidRPr="0026330E">
        <w:rPr>
          <w:sz w:val="22"/>
          <w:szCs w:val="22"/>
          <w:lang w:val="en-US"/>
        </w:rPr>
        <w:t xml:space="preserve">raises the possibility of </w:t>
      </w:r>
      <w:r w:rsidR="002A3C22" w:rsidRPr="0026330E">
        <w:rPr>
          <w:sz w:val="22"/>
          <w:szCs w:val="22"/>
          <w:lang w:val="en-US"/>
        </w:rPr>
        <w:t>the</w:t>
      </w:r>
      <w:r w:rsidR="007742C3" w:rsidRPr="0026330E">
        <w:rPr>
          <w:sz w:val="22"/>
          <w:szCs w:val="22"/>
          <w:lang w:val="en-US"/>
        </w:rPr>
        <w:t xml:space="preserve"> existence of a</w:t>
      </w:r>
      <w:r w:rsidR="002A3C22" w:rsidRPr="0026330E">
        <w:rPr>
          <w:sz w:val="22"/>
          <w:szCs w:val="22"/>
          <w:lang w:val="en-US"/>
        </w:rPr>
        <w:t xml:space="preserve"> </w:t>
      </w:r>
      <w:r w:rsidR="00EA2785" w:rsidRPr="0026330E">
        <w:rPr>
          <w:b/>
          <w:sz w:val="22"/>
          <w:szCs w:val="22"/>
          <w:lang w:val="en-US"/>
        </w:rPr>
        <w:t>network</w:t>
      </w:r>
      <w:r w:rsidR="00EC04C6" w:rsidRPr="0026330E">
        <w:rPr>
          <w:b/>
          <w:sz w:val="22"/>
          <w:szCs w:val="22"/>
          <w:lang w:val="en-US"/>
        </w:rPr>
        <w:t xml:space="preserve"> of</w:t>
      </w:r>
      <w:r w:rsidR="008E25A8" w:rsidRPr="0026330E">
        <w:rPr>
          <w:b/>
          <w:sz w:val="22"/>
          <w:szCs w:val="22"/>
          <w:lang w:val="en-US"/>
        </w:rPr>
        <w:t xml:space="preserve"> exchange</w:t>
      </w:r>
      <w:r w:rsidR="002A3C22" w:rsidRPr="0026330E">
        <w:rPr>
          <w:b/>
          <w:sz w:val="22"/>
          <w:szCs w:val="22"/>
          <w:lang w:val="en-US"/>
        </w:rPr>
        <w:t xml:space="preserve"> </w:t>
      </w:r>
      <w:r w:rsidR="008E25A8" w:rsidRPr="0026330E">
        <w:rPr>
          <w:sz w:val="22"/>
          <w:szCs w:val="22"/>
          <w:lang w:val="en-US"/>
        </w:rPr>
        <w:t>between</w:t>
      </w:r>
      <w:r w:rsidR="002A3C22" w:rsidRPr="0026330E">
        <w:rPr>
          <w:sz w:val="22"/>
          <w:szCs w:val="22"/>
          <w:lang w:val="en-US"/>
        </w:rPr>
        <w:t xml:space="preserve"> </w:t>
      </w:r>
      <w:r w:rsidR="00BD0A8D" w:rsidRPr="00BD0A8D">
        <w:rPr>
          <w:sz w:val="22"/>
          <w:szCs w:val="22"/>
          <w:lang w:val="en-US"/>
        </w:rPr>
        <w:t>two subtypes of PrP</w:t>
      </w:r>
      <w:r w:rsidR="00BD0A8D" w:rsidRPr="00BD0A8D">
        <w:rPr>
          <w:sz w:val="22"/>
          <w:szCs w:val="22"/>
          <w:vertAlign w:val="superscript"/>
          <w:lang w:val="en-US"/>
        </w:rPr>
        <w:t>Sc</w:t>
      </w:r>
      <w:r w:rsidR="00951271" w:rsidRPr="0026330E">
        <w:rPr>
          <w:b/>
          <w:sz w:val="22"/>
          <w:szCs w:val="22"/>
          <w:lang w:val="en-US"/>
        </w:rPr>
        <w:t xml:space="preserve"> </w:t>
      </w:r>
      <w:r w:rsidR="00951271" w:rsidRPr="00BD0A8D">
        <w:rPr>
          <w:sz w:val="22"/>
          <w:szCs w:val="22"/>
          <w:lang w:val="en-US"/>
        </w:rPr>
        <w:t>assemblies</w:t>
      </w:r>
      <w:r w:rsidR="00951271" w:rsidRPr="0026330E">
        <w:rPr>
          <w:b/>
          <w:sz w:val="22"/>
          <w:szCs w:val="22"/>
          <w:lang w:val="en-US"/>
        </w:rPr>
        <w:t xml:space="preserve"> </w:t>
      </w:r>
      <w:r w:rsidR="00287CE3" w:rsidRPr="0026330E">
        <w:rPr>
          <w:sz w:val="22"/>
          <w:szCs w:val="22"/>
          <w:lang w:val="en-US"/>
        </w:rPr>
        <w:t xml:space="preserve">that could be </w:t>
      </w:r>
      <w:r w:rsidR="00951271" w:rsidRPr="0026330E">
        <w:rPr>
          <w:sz w:val="22"/>
          <w:szCs w:val="22"/>
          <w:lang w:val="en-US"/>
        </w:rPr>
        <w:t>mediated by their</w:t>
      </w:r>
      <w:r w:rsidR="00A45BF5" w:rsidRPr="0026330E">
        <w:rPr>
          <w:sz w:val="22"/>
          <w:szCs w:val="22"/>
          <w:lang w:val="en-US"/>
        </w:rPr>
        <w:t xml:space="preserve"> </w:t>
      </w:r>
      <w:r w:rsidR="00951271" w:rsidRPr="0026330E">
        <w:rPr>
          <w:sz w:val="22"/>
          <w:szCs w:val="22"/>
          <w:lang w:val="en-US"/>
        </w:rPr>
        <w:t xml:space="preserve">suPrP. </w:t>
      </w:r>
      <w:r w:rsidR="004943B1" w:rsidRPr="0026330E">
        <w:rPr>
          <w:sz w:val="22"/>
          <w:szCs w:val="22"/>
          <w:lang w:val="en-US"/>
        </w:rPr>
        <w:t>Th</w:t>
      </w:r>
      <w:r w:rsidR="00287CE3" w:rsidRPr="0026330E">
        <w:rPr>
          <w:sz w:val="22"/>
          <w:szCs w:val="22"/>
          <w:lang w:val="en-US"/>
        </w:rPr>
        <w:t xml:space="preserve">e dynamic of the network </w:t>
      </w:r>
      <w:r w:rsidR="002A3C22" w:rsidRPr="0026330E">
        <w:rPr>
          <w:sz w:val="22"/>
          <w:szCs w:val="22"/>
          <w:lang w:val="en-US"/>
        </w:rPr>
        <w:t xml:space="preserve">should be at the basis of </w:t>
      </w:r>
      <w:r w:rsidR="00787841" w:rsidRPr="0026330E">
        <w:rPr>
          <w:sz w:val="22"/>
          <w:szCs w:val="22"/>
          <w:lang w:val="en-US"/>
        </w:rPr>
        <w:t>unexpected kinetics behavior during prion re</w:t>
      </w:r>
      <w:r w:rsidR="00FE55A3" w:rsidRPr="0026330E">
        <w:rPr>
          <w:sz w:val="22"/>
          <w:szCs w:val="22"/>
          <w:lang w:val="en-US"/>
        </w:rPr>
        <w:t xml:space="preserve">plication, including </w:t>
      </w:r>
      <w:r w:rsidR="00787841" w:rsidRPr="0026330E">
        <w:rPr>
          <w:sz w:val="22"/>
          <w:szCs w:val="22"/>
          <w:lang w:val="en-US"/>
        </w:rPr>
        <w:t>oscillation</w:t>
      </w:r>
      <w:r w:rsidR="00FE55A3" w:rsidRPr="0026330E">
        <w:rPr>
          <w:sz w:val="22"/>
          <w:szCs w:val="22"/>
          <w:lang w:val="en-US"/>
        </w:rPr>
        <w:t>s</w:t>
      </w:r>
      <w:r w:rsidR="00787841" w:rsidRPr="0026330E">
        <w:rPr>
          <w:sz w:val="22"/>
          <w:szCs w:val="22"/>
          <w:lang w:val="en-US"/>
        </w:rPr>
        <w:t xml:space="preserve"> in the size evolution and exchange process between different subtypes of prion assemblies</w:t>
      </w:r>
      <w:r w:rsidR="00EA2785" w:rsidRPr="0026330E">
        <w:rPr>
          <w:sz w:val="22"/>
          <w:szCs w:val="22"/>
          <w:lang w:val="en-US"/>
        </w:rPr>
        <w:t>.</w:t>
      </w:r>
      <w:r w:rsidR="004943B1" w:rsidRPr="0026330E">
        <w:rPr>
          <w:sz w:val="22"/>
          <w:szCs w:val="22"/>
          <w:lang w:val="en-US"/>
        </w:rPr>
        <w:t xml:space="preserve"> </w:t>
      </w:r>
      <w:r w:rsidR="00EA2785" w:rsidRPr="0026330E">
        <w:rPr>
          <w:sz w:val="22"/>
          <w:szCs w:val="22"/>
          <w:lang w:val="en-US"/>
        </w:rPr>
        <w:t>It is evident that such complex kinetic pathways require new mathematical tools for its formalization.</w:t>
      </w:r>
    </w:p>
    <w:p w14:paraId="7110BBA2" w14:textId="77777777" w:rsidR="00AC7F09" w:rsidRDefault="00BD0A8D" w:rsidP="0027489C">
      <w:pPr>
        <w:spacing w:before="60"/>
        <w:jc w:val="both"/>
        <w:rPr>
          <w:ins w:id="4" w:author="Human Rezaei" w:date="2017-11-07T10:25:00Z"/>
          <w:sz w:val="22"/>
          <w:szCs w:val="22"/>
          <w:lang w:val="en-US"/>
        </w:rPr>
      </w:pPr>
      <w:r>
        <w:rPr>
          <w:sz w:val="22"/>
          <w:szCs w:val="22"/>
          <w:lang w:val="en-US"/>
        </w:rPr>
        <w:t>T</w:t>
      </w:r>
      <w:r w:rsidR="00EA2785" w:rsidRPr="0026330E">
        <w:rPr>
          <w:sz w:val="22"/>
          <w:szCs w:val="22"/>
          <w:lang w:val="en-US"/>
        </w:rPr>
        <w:t xml:space="preserve">he WP1 has for objective </w:t>
      </w:r>
      <w:r w:rsidR="00133645" w:rsidRPr="0026330E">
        <w:rPr>
          <w:sz w:val="22"/>
          <w:szCs w:val="22"/>
          <w:lang w:val="en-US"/>
        </w:rPr>
        <w:t xml:space="preserve">to </w:t>
      </w:r>
      <w:r w:rsidR="0093475D" w:rsidRPr="0026330E">
        <w:rPr>
          <w:b/>
          <w:sz w:val="22"/>
          <w:szCs w:val="22"/>
          <w:lang w:val="en-US"/>
        </w:rPr>
        <w:t>explore the</w:t>
      </w:r>
      <w:r w:rsidR="00C35840" w:rsidRPr="0026330E">
        <w:rPr>
          <w:b/>
          <w:sz w:val="22"/>
          <w:szCs w:val="22"/>
          <w:lang w:val="en-US"/>
        </w:rPr>
        <w:t xml:space="preserve"> dynamic of quaternary structural diversity </w:t>
      </w:r>
      <w:r w:rsidR="0093475D" w:rsidRPr="0026330E">
        <w:rPr>
          <w:sz w:val="22"/>
          <w:szCs w:val="22"/>
          <w:lang w:val="en-US"/>
        </w:rPr>
        <w:t xml:space="preserve">of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93475D" w:rsidRPr="0026330E">
        <w:rPr>
          <w:sz w:val="22"/>
          <w:szCs w:val="22"/>
          <w:lang w:val="en-US"/>
        </w:rPr>
        <w:t xml:space="preserve">during the </w:t>
      </w:r>
      <w:r w:rsidR="00A45BF5" w:rsidRPr="0026330E">
        <w:rPr>
          <w:sz w:val="22"/>
          <w:szCs w:val="22"/>
          <w:lang w:val="en-US"/>
        </w:rPr>
        <w:t xml:space="preserve">disease </w:t>
      </w:r>
      <w:r w:rsidR="0093475D" w:rsidRPr="0026330E">
        <w:rPr>
          <w:sz w:val="22"/>
          <w:szCs w:val="22"/>
          <w:lang w:val="en-US"/>
        </w:rPr>
        <w:t>progression</w:t>
      </w:r>
      <w:r w:rsidR="00E312AB" w:rsidRPr="0026330E">
        <w:rPr>
          <w:sz w:val="22"/>
          <w:szCs w:val="22"/>
          <w:lang w:val="en-US"/>
        </w:rPr>
        <w:t xml:space="preserve"> and to detail the network of exchange between PrP</w:t>
      </w:r>
      <w:r w:rsidR="00E312AB" w:rsidRPr="0026330E">
        <w:rPr>
          <w:sz w:val="22"/>
          <w:szCs w:val="22"/>
          <w:vertAlign w:val="superscript"/>
          <w:lang w:val="en-US"/>
        </w:rPr>
        <w:t>Sc</w:t>
      </w:r>
      <w:r w:rsidR="00E312AB" w:rsidRPr="0026330E">
        <w:rPr>
          <w:sz w:val="22"/>
          <w:szCs w:val="22"/>
          <w:lang w:val="en-US"/>
        </w:rPr>
        <w:t xml:space="preserve"> assemblies</w:t>
      </w:r>
      <w:r w:rsidR="00654C6D" w:rsidRPr="0026330E">
        <w:rPr>
          <w:sz w:val="22"/>
          <w:szCs w:val="22"/>
          <w:lang w:val="en-US"/>
        </w:rPr>
        <w:t xml:space="preserve">. The first task aims at </w:t>
      </w:r>
      <w:r w:rsidR="00A45BF5" w:rsidRPr="0026330E">
        <w:rPr>
          <w:sz w:val="22"/>
          <w:szCs w:val="22"/>
          <w:lang w:val="en-US"/>
        </w:rPr>
        <w:t>establishing a</w:t>
      </w:r>
      <w:r>
        <w:rPr>
          <w:sz w:val="22"/>
          <w:szCs w:val="22"/>
          <w:lang w:val="en-US"/>
        </w:rPr>
        <w:t xml:space="preserve"> time-course </w:t>
      </w:r>
      <w:r w:rsidR="00654C6D" w:rsidRPr="0026330E">
        <w:rPr>
          <w:sz w:val="22"/>
          <w:szCs w:val="22"/>
          <w:lang w:val="en-US"/>
        </w:rPr>
        <w:t xml:space="preserve">inventory of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654C6D" w:rsidRPr="0026330E">
        <w:rPr>
          <w:sz w:val="22"/>
          <w:szCs w:val="22"/>
          <w:lang w:val="en-US"/>
        </w:rPr>
        <w:t>structural diversity within different field isolates or strains</w:t>
      </w:r>
      <w:r w:rsidR="004525B0" w:rsidRPr="0026330E">
        <w:rPr>
          <w:sz w:val="22"/>
          <w:szCs w:val="22"/>
          <w:lang w:val="en-US"/>
        </w:rPr>
        <w:t xml:space="preserve"> and at </w:t>
      </w:r>
      <w:r w:rsidR="00654C6D" w:rsidRPr="0026330E">
        <w:rPr>
          <w:sz w:val="22"/>
          <w:szCs w:val="22"/>
          <w:lang w:val="en-US"/>
        </w:rPr>
        <w:t>delineat</w:t>
      </w:r>
      <w:r w:rsidR="004525B0" w:rsidRPr="0026330E">
        <w:rPr>
          <w:sz w:val="22"/>
          <w:szCs w:val="22"/>
          <w:lang w:val="en-US"/>
        </w:rPr>
        <w:t xml:space="preserve">ing </w:t>
      </w:r>
      <w:r w:rsidR="00654C6D" w:rsidRPr="0026330E">
        <w:rPr>
          <w:sz w:val="22"/>
          <w:szCs w:val="22"/>
          <w:lang w:val="en-US"/>
        </w:rPr>
        <w:t xml:space="preserve">the contribution of the host and microenvironment to </w:t>
      </w:r>
      <w:r>
        <w:rPr>
          <w:sz w:val="22"/>
          <w:szCs w:val="22"/>
          <w:lang w:val="en-US"/>
        </w:rPr>
        <w:t>the</w:t>
      </w:r>
      <w:r w:rsidRPr="0026330E">
        <w:rPr>
          <w:sz w:val="22"/>
          <w:szCs w:val="22"/>
          <w:lang w:val="en-US"/>
        </w:rPr>
        <w:t xml:space="preserve"> </w:t>
      </w:r>
      <w:r w:rsidR="00654C6D" w:rsidRPr="0026330E">
        <w:rPr>
          <w:sz w:val="22"/>
          <w:szCs w:val="22"/>
          <w:lang w:val="en-US"/>
        </w:rPr>
        <w:t xml:space="preserve">dynamic </w:t>
      </w:r>
      <w:r>
        <w:rPr>
          <w:sz w:val="22"/>
          <w:szCs w:val="22"/>
          <w:lang w:val="en-US"/>
        </w:rPr>
        <w:t xml:space="preserve">observed </w:t>
      </w:r>
      <w:r w:rsidR="00AA3A5B" w:rsidRPr="0026330E">
        <w:rPr>
          <w:sz w:val="22"/>
          <w:szCs w:val="22"/>
          <w:lang w:val="en-US"/>
        </w:rPr>
        <w:t>(task1.</w:t>
      </w:r>
      <w:r w:rsidR="004525B0" w:rsidRPr="0026330E">
        <w:rPr>
          <w:sz w:val="22"/>
          <w:szCs w:val="22"/>
          <w:lang w:val="en-US"/>
        </w:rPr>
        <w:t>1</w:t>
      </w:r>
      <w:r w:rsidR="00AA3A5B" w:rsidRPr="0026330E">
        <w:rPr>
          <w:sz w:val="22"/>
          <w:szCs w:val="22"/>
          <w:lang w:val="en-US"/>
        </w:rPr>
        <w:t>)</w:t>
      </w:r>
      <w:r w:rsidR="00C35840" w:rsidRPr="0026330E">
        <w:rPr>
          <w:sz w:val="22"/>
          <w:szCs w:val="22"/>
          <w:lang w:val="en-US"/>
        </w:rPr>
        <w:t xml:space="preserve">. </w:t>
      </w:r>
      <w:r w:rsidR="00654C6D" w:rsidRPr="0026330E">
        <w:rPr>
          <w:sz w:val="22"/>
          <w:szCs w:val="22"/>
          <w:lang w:val="en-US"/>
        </w:rPr>
        <w:t xml:space="preserve">By using </w:t>
      </w:r>
      <w:r w:rsidR="0096028B" w:rsidRPr="0026330E">
        <w:rPr>
          <w:sz w:val="22"/>
          <w:szCs w:val="22"/>
          <w:lang w:val="en-US"/>
        </w:rPr>
        <w:t xml:space="preserve">notably </w:t>
      </w:r>
      <w:r w:rsidR="00C35840" w:rsidRPr="0026330E">
        <w:rPr>
          <w:sz w:val="22"/>
          <w:szCs w:val="22"/>
          <w:lang w:val="en-US"/>
        </w:rPr>
        <w:t>an original single molecule approach currently developed in our consortium</w:t>
      </w:r>
      <w:r w:rsidR="00C60649" w:rsidRPr="0026330E">
        <w:rPr>
          <w:sz w:val="22"/>
          <w:szCs w:val="22"/>
          <w:lang w:val="en-US"/>
        </w:rPr>
        <w:t xml:space="preserve">, </w:t>
      </w:r>
      <w:r w:rsidR="004525B0" w:rsidRPr="0026330E">
        <w:rPr>
          <w:sz w:val="22"/>
          <w:szCs w:val="22"/>
          <w:lang w:val="en-US"/>
        </w:rPr>
        <w:t xml:space="preserve">the second task </w:t>
      </w:r>
      <w:r w:rsidR="00C60649" w:rsidRPr="0026330E">
        <w:rPr>
          <w:sz w:val="22"/>
          <w:szCs w:val="22"/>
          <w:lang w:val="en-US"/>
        </w:rPr>
        <w:t xml:space="preserve">will </w:t>
      </w:r>
      <w:r w:rsidR="00C35840" w:rsidRPr="0026330E">
        <w:rPr>
          <w:sz w:val="22"/>
          <w:szCs w:val="22"/>
          <w:lang w:val="en-US"/>
        </w:rPr>
        <w:t xml:space="preserve">quantify the structural heterogeneity of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C35840" w:rsidRPr="0026330E">
        <w:rPr>
          <w:sz w:val="22"/>
          <w:szCs w:val="22"/>
          <w:lang w:val="en-US"/>
        </w:rPr>
        <w:t xml:space="preserve">assemblies. The structural determinant of this heterogeneity will also be explored through the biochemical, biophysical and structural characterization of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C35840" w:rsidRPr="0026330E">
        <w:rPr>
          <w:sz w:val="22"/>
          <w:szCs w:val="22"/>
          <w:lang w:val="en-US"/>
        </w:rPr>
        <w:t>subassemblies as well as their elementary building block</w:t>
      </w:r>
      <w:r w:rsidR="00442D03" w:rsidRPr="0026330E">
        <w:rPr>
          <w:sz w:val="22"/>
          <w:szCs w:val="22"/>
          <w:lang w:val="en-US"/>
        </w:rPr>
        <w:t xml:space="preserve"> (task 1.2)</w:t>
      </w:r>
      <w:r w:rsidR="00C35840" w:rsidRPr="0026330E">
        <w:rPr>
          <w:sz w:val="22"/>
          <w:szCs w:val="22"/>
          <w:lang w:val="en-US"/>
        </w:rPr>
        <w:t xml:space="preserve">. </w:t>
      </w:r>
      <w:commentRangeStart w:id="5"/>
      <w:r w:rsidR="0096028B" w:rsidRPr="0026330E">
        <w:rPr>
          <w:sz w:val="22"/>
          <w:szCs w:val="22"/>
          <w:lang w:val="en-US"/>
        </w:rPr>
        <w:t>In the third task</w:t>
      </w:r>
      <w:commentRangeEnd w:id="5"/>
      <w:r w:rsidR="003A741C" w:rsidRPr="0026330E">
        <w:rPr>
          <w:rStyle w:val="Marquedecommentaire"/>
          <w:sz w:val="22"/>
          <w:szCs w:val="22"/>
        </w:rPr>
        <w:commentReference w:id="5"/>
      </w:r>
      <w:r w:rsidR="0096028B" w:rsidRPr="0026330E">
        <w:rPr>
          <w:sz w:val="22"/>
          <w:szCs w:val="22"/>
          <w:lang w:val="en-US"/>
        </w:rPr>
        <w:t xml:space="preserve">, we will more specifically study the </w:t>
      </w:r>
      <w:r>
        <w:rPr>
          <w:sz w:val="22"/>
          <w:szCs w:val="22"/>
          <w:lang w:val="en-US"/>
        </w:rPr>
        <w:t xml:space="preserve">intrinsic </w:t>
      </w:r>
      <w:r w:rsidR="0096028B" w:rsidRPr="0026330E">
        <w:rPr>
          <w:sz w:val="22"/>
          <w:szCs w:val="22"/>
          <w:lang w:val="en-US"/>
        </w:rPr>
        <w:t xml:space="preserve">dynamic </w:t>
      </w:r>
      <w:r w:rsidRPr="0026330E">
        <w:rPr>
          <w:sz w:val="22"/>
          <w:szCs w:val="22"/>
          <w:lang w:val="en-US"/>
        </w:rPr>
        <w:t xml:space="preserve">and the exchange process </w:t>
      </w:r>
      <w:r>
        <w:rPr>
          <w:sz w:val="22"/>
          <w:szCs w:val="22"/>
          <w:lang w:val="en-US"/>
        </w:rPr>
        <w:t xml:space="preserve">within </w:t>
      </w:r>
      <w:r w:rsidR="009C0A36" w:rsidRPr="0026330E">
        <w:rPr>
          <w:sz w:val="22"/>
          <w:szCs w:val="22"/>
          <w:lang w:val="en-US"/>
        </w:rPr>
        <w:t>PrP</w:t>
      </w:r>
      <w:r w:rsidR="009C0A36" w:rsidRPr="0026330E">
        <w:rPr>
          <w:sz w:val="22"/>
          <w:szCs w:val="22"/>
          <w:vertAlign w:val="superscript"/>
          <w:lang w:val="en-US"/>
        </w:rPr>
        <w:t>Sc</w:t>
      </w:r>
      <w:r w:rsidR="009C0A36" w:rsidRPr="0026330E">
        <w:rPr>
          <w:sz w:val="22"/>
          <w:szCs w:val="22"/>
          <w:lang w:val="en-US"/>
        </w:rPr>
        <w:t xml:space="preserve"> assemblies </w:t>
      </w:r>
      <w:r>
        <w:rPr>
          <w:sz w:val="22"/>
          <w:szCs w:val="22"/>
          <w:lang w:val="en-US"/>
        </w:rPr>
        <w:t xml:space="preserve">outside </w:t>
      </w:r>
      <w:r w:rsidR="00DE5773">
        <w:rPr>
          <w:sz w:val="22"/>
          <w:szCs w:val="22"/>
          <w:lang w:val="en-US"/>
        </w:rPr>
        <w:t>a</w:t>
      </w:r>
      <w:r>
        <w:rPr>
          <w:sz w:val="22"/>
          <w:szCs w:val="22"/>
          <w:lang w:val="en-US"/>
        </w:rPr>
        <w:t xml:space="preserve"> replicative context </w:t>
      </w:r>
      <w:r w:rsidR="00DE5773">
        <w:rPr>
          <w:sz w:val="22"/>
          <w:szCs w:val="22"/>
          <w:lang w:val="en-US"/>
        </w:rPr>
        <w:t xml:space="preserve">in order </w:t>
      </w:r>
      <w:ins w:id="6" w:author="Human Rezaei" w:date="2017-11-07T10:24:00Z">
        <w:r w:rsidR="00AC7F09">
          <w:rPr>
            <w:sz w:val="22"/>
            <w:szCs w:val="22"/>
            <w:lang w:val="en-US"/>
          </w:rPr>
          <w:t xml:space="preserve">to explore the network of exchange between different PrPSc subassemblies </w:t>
        </w:r>
      </w:ins>
      <w:del w:id="7" w:author="Human Rezaei" w:date="2017-11-07T10:25:00Z">
        <w:r w:rsidR="00DE5773" w:rsidDel="00AC7F09">
          <w:rPr>
            <w:sz w:val="22"/>
            <w:szCs w:val="22"/>
            <w:lang w:val="en-US"/>
          </w:rPr>
          <w:delText xml:space="preserve">attractor and donor assemblies </w:delText>
        </w:r>
      </w:del>
      <w:r w:rsidR="0096028B" w:rsidRPr="0026330E">
        <w:rPr>
          <w:sz w:val="22"/>
          <w:szCs w:val="22"/>
          <w:lang w:val="en-US"/>
        </w:rPr>
        <w:t>(task 1.3).</w:t>
      </w:r>
      <w:r w:rsidR="008E102F" w:rsidRPr="0026330E">
        <w:rPr>
          <w:sz w:val="22"/>
          <w:szCs w:val="22"/>
          <w:lang w:val="en-US"/>
        </w:rPr>
        <w:t xml:space="preserve"> </w:t>
      </w:r>
    </w:p>
    <w:p w14:paraId="29FB3B73" w14:textId="77777777" w:rsidR="00446460" w:rsidRPr="0026330E" w:rsidRDefault="00AC7F09" w:rsidP="00C06B19">
      <w:pPr>
        <w:spacing w:before="60"/>
        <w:jc w:val="both"/>
        <w:rPr>
          <w:sz w:val="22"/>
          <w:szCs w:val="22"/>
          <w:lang w:val="en-US"/>
        </w:rPr>
      </w:pPr>
      <w:ins w:id="8" w:author="Human Rezaei" w:date="2017-11-07T10:27:00Z">
        <w:r>
          <w:rPr>
            <w:sz w:val="22"/>
            <w:szCs w:val="22"/>
            <w:lang w:val="en-US"/>
          </w:rPr>
          <w:t>WP1</w:t>
        </w:r>
      </w:ins>
      <w:ins w:id="9" w:author="Human Rezaei" w:date="2017-11-07T10:31:00Z">
        <w:r w:rsidR="00B2181D">
          <w:rPr>
            <w:sz w:val="22"/>
            <w:szCs w:val="22"/>
            <w:lang w:val="en-US"/>
          </w:rPr>
          <w:t xml:space="preserve"> outcomes</w:t>
        </w:r>
      </w:ins>
      <w:ins w:id="10" w:author="Human Rezaei" w:date="2017-11-07T10:27:00Z">
        <w:r>
          <w:rPr>
            <w:sz w:val="22"/>
            <w:szCs w:val="22"/>
            <w:lang w:val="en-US"/>
          </w:rPr>
          <w:t xml:space="preserve"> will </w:t>
        </w:r>
      </w:ins>
      <w:ins w:id="11" w:author="Human Rezaei" w:date="2017-11-07T10:34:00Z">
        <w:r w:rsidR="00C06B19">
          <w:rPr>
            <w:sz w:val="22"/>
            <w:szCs w:val="22"/>
            <w:lang w:val="en-US"/>
          </w:rPr>
          <w:t xml:space="preserve">consciously </w:t>
        </w:r>
      </w:ins>
      <w:ins w:id="12" w:author="Human Rezaei" w:date="2017-11-07T10:33:00Z">
        <w:r w:rsidR="00C06B19">
          <w:rPr>
            <w:sz w:val="22"/>
            <w:szCs w:val="22"/>
            <w:lang w:val="en-US"/>
          </w:rPr>
          <w:t xml:space="preserve">feed </w:t>
        </w:r>
      </w:ins>
      <w:ins w:id="13" w:author="Human Rezaei" w:date="2017-11-07T10:34:00Z">
        <w:r w:rsidR="00C06B19">
          <w:rPr>
            <w:sz w:val="22"/>
            <w:szCs w:val="22"/>
            <w:lang w:val="en-US"/>
          </w:rPr>
          <w:t>the WP3 in order to build a model describing the network of exchange dynamic.</w:t>
        </w:r>
      </w:ins>
      <w:del w:id="14" w:author="Human Rezaei" w:date="2017-11-07T10:30:00Z">
        <w:r w:rsidR="00C35840" w:rsidRPr="0026330E" w:rsidDel="00F54DE3">
          <w:rPr>
            <w:sz w:val="22"/>
            <w:szCs w:val="22"/>
            <w:lang w:val="en-US"/>
          </w:rPr>
          <w:delText>Finally</w:delText>
        </w:r>
        <w:r w:rsidR="00C02220" w:rsidRPr="0026330E" w:rsidDel="00F54DE3">
          <w:rPr>
            <w:sz w:val="22"/>
            <w:szCs w:val="22"/>
            <w:lang w:val="en-US"/>
          </w:rPr>
          <w:delText>,</w:delText>
        </w:r>
        <w:r w:rsidR="00737192" w:rsidRPr="0026330E" w:rsidDel="00F54DE3">
          <w:rPr>
            <w:sz w:val="22"/>
            <w:szCs w:val="22"/>
            <w:lang w:val="en-US"/>
          </w:rPr>
          <w:delText xml:space="preserve"> a</w:delText>
        </w:r>
        <w:r w:rsidR="00D74453" w:rsidRPr="0026330E" w:rsidDel="00F54DE3">
          <w:rPr>
            <w:sz w:val="22"/>
            <w:szCs w:val="22"/>
            <w:lang w:val="en-US"/>
          </w:rPr>
          <w:delText xml:space="preserve"> particular emphasis will be place</w:delText>
        </w:r>
        <w:r w:rsidR="003C2020" w:rsidRPr="0026330E" w:rsidDel="00F54DE3">
          <w:rPr>
            <w:sz w:val="22"/>
            <w:szCs w:val="22"/>
            <w:lang w:val="en-US"/>
          </w:rPr>
          <w:delText>d</w:delText>
        </w:r>
        <w:r w:rsidR="00D74453" w:rsidRPr="0026330E" w:rsidDel="00F54DE3">
          <w:rPr>
            <w:sz w:val="22"/>
            <w:szCs w:val="22"/>
            <w:lang w:val="en-US"/>
          </w:rPr>
          <w:delText xml:space="preserve"> to explore </w:delText>
        </w:r>
        <w:r w:rsidR="00803460" w:rsidRPr="0026330E" w:rsidDel="00F54DE3">
          <w:rPr>
            <w:sz w:val="22"/>
            <w:szCs w:val="22"/>
            <w:lang w:val="en-US"/>
          </w:rPr>
          <w:delText xml:space="preserve">the </w:delText>
        </w:r>
        <w:r w:rsidR="006E3DD5" w:rsidRPr="0026330E" w:rsidDel="00F54DE3">
          <w:rPr>
            <w:sz w:val="22"/>
            <w:szCs w:val="22"/>
            <w:lang w:val="en-US"/>
          </w:rPr>
          <w:delText xml:space="preserve">degree of </w:delText>
        </w:r>
        <w:r w:rsidR="00803460" w:rsidRPr="0026330E" w:rsidDel="00F54DE3">
          <w:rPr>
            <w:sz w:val="22"/>
            <w:szCs w:val="22"/>
            <w:lang w:val="en-US"/>
          </w:rPr>
          <w:delText xml:space="preserve">entanglement between different </w:delText>
        </w:r>
        <w:r w:rsidR="00824AEA" w:rsidRPr="0026330E" w:rsidDel="00F54DE3">
          <w:rPr>
            <w:sz w:val="22"/>
            <w:szCs w:val="22"/>
            <w:lang w:val="en-US"/>
          </w:rPr>
          <w:delText>PrP</w:delText>
        </w:r>
        <w:r w:rsidR="00824AEA" w:rsidRPr="0026330E" w:rsidDel="00F54DE3">
          <w:rPr>
            <w:sz w:val="22"/>
            <w:szCs w:val="22"/>
            <w:vertAlign w:val="superscript"/>
            <w:lang w:val="en-US"/>
          </w:rPr>
          <w:delText>Sc</w:delText>
        </w:r>
        <w:r w:rsidR="00824AEA" w:rsidRPr="0026330E" w:rsidDel="00F54DE3">
          <w:rPr>
            <w:sz w:val="22"/>
            <w:szCs w:val="22"/>
            <w:lang w:val="en-US"/>
          </w:rPr>
          <w:delText xml:space="preserve"> </w:delText>
        </w:r>
        <w:r w:rsidR="00803460" w:rsidRPr="0026330E" w:rsidDel="00F54DE3">
          <w:rPr>
            <w:sz w:val="22"/>
            <w:szCs w:val="22"/>
            <w:lang w:val="en-US"/>
          </w:rPr>
          <w:delText xml:space="preserve">subpopulation in order to formalize a mathematical model </w:delText>
        </w:r>
        <w:r w:rsidR="00E91498" w:rsidRPr="0026330E" w:rsidDel="00F54DE3">
          <w:rPr>
            <w:sz w:val="22"/>
            <w:szCs w:val="22"/>
            <w:lang w:val="en-US"/>
          </w:rPr>
          <w:delText xml:space="preserve">that will be </w:delText>
        </w:r>
        <w:r w:rsidR="00FA1F79" w:rsidRPr="0026330E" w:rsidDel="00F54DE3">
          <w:rPr>
            <w:sz w:val="22"/>
            <w:szCs w:val="22"/>
            <w:lang w:val="en-US"/>
          </w:rPr>
          <w:delText>developed</w:delText>
        </w:r>
        <w:r w:rsidR="00E91498" w:rsidRPr="0026330E" w:rsidDel="00F54DE3">
          <w:rPr>
            <w:sz w:val="22"/>
            <w:szCs w:val="22"/>
            <w:lang w:val="en-US"/>
          </w:rPr>
          <w:delText xml:space="preserve"> in detail</w:delText>
        </w:r>
        <w:r w:rsidR="00FA1F79" w:rsidRPr="0026330E" w:rsidDel="00F54DE3">
          <w:rPr>
            <w:sz w:val="22"/>
            <w:szCs w:val="22"/>
            <w:lang w:val="en-US"/>
          </w:rPr>
          <w:delText>s</w:delText>
        </w:r>
        <w:r w:rsidR="00E91498" w:rsidRPr="0026330E" w:rsidDel="00F54DE3">
          <w:rPr>
            <w:sz w:val="22"/>
            <w:szCs w:val="22"/>
            <w:lang w:val="en-US"/>
          </w:rPr>
          <w:delText xml:space="preserve"> in WP3</w:delText>
        </w:r>
        <w:r w:rsidR="00462381" w:rsidRPr="0026330E" w:rsidDel="00F54DE3">
          <w:rPr>
            <w:sz w:val="22"/>
            <w:szCs w:val="22"/>
            <w:lang w:val="en-US"/>
          </w:rPr>
          <w:delText>.</w:delText>
        </w:r>
      </w:del>
    </w:p>
    <w:p w14:paraId="26247F86" w14:textId="77777777" w:rsidR="00FA1F79" w:rsidRPr="0026330E" w:rsidRDefault="00FA1F79" w:rsidP="0027489C">
      <w:pPr>
        <w:spacing w:before="60"/>
        <w:jc w:val="both"/>
        <w:rPr>
          <w:sz w:val="22"/>
          <w:szCs w:val="22"/>
          <w:lang w:val="en-US"/>
        </w:rPr>
      </w:pPr>
    </w:p>
    <w:p w14:paraId="613CFBDD" w14:textId="77777777" w:rsidR="00EF3609" w:rsidRPr="00534FCB" w:rsidRDefault="00FB0421" w:rsidP="0027489C">
      <w:pPr>
        <w:pStyle w:val="Task"/>
        <w:spacing w:before="60"/>
        <w:rPr>
          <w:sz w:val="22"/>
          <w:u w:val="single"/>
        </w:rPr>
      </w:pPr>
      <w:r w:rsidRPr="00534FCB">
        <w:rPr>
          <w:sz w:val="22"/>
          <w:u w:val="single"/>
        </w:rPr>
        <w:t>Task.</w:t>
      </w:r>
      <w:r w:rsidR="00FF6483" w:rsidRPr="00534FCB">
        <w:rPr>
          <w:sz w:val="22"/>
          <w:u w:val="single"/>
        </w:rPr>
        <w:t>1.1 Dynamic and structural diversification of prion assemblies during prion replication</w:t>
      </w:r>
      <w:r w:rsidRPr="00534FCB">
        <w:rPr>
          <w:sz w:val="22"/>
          <w:u w:val="single"/>
        </w:rPr>
        <w:t xml:space="preserve"> </w:t>
      </w:r>
    </w:p>
    <w:p w14:paraId="7B97325C" w14:textId="77777777" w:rsidR="00155157" w:rsidRPr="0026330E" w:rsidRDefault="007666D2" w:rsidP="0027489C">
      <w:pPr>
        <w:spacing w:before="60"/>
        <w:jc w:val="both"/>
        <w:rPr>
          <w:color w:val="000000" w:themeColor="text1"/>
          <w:sz w:val="22"/>
          <w:szCs w:val="22"/>
          <w:lang w:val="en-US"/>
        </w:rPr>
      </w:pPr>
      <w:r w:rsidRPr="0026330E">
        <w:rPr>
          <w:sz w:val="22"/>
          <w:szCs w:val="22"/>
          <w:lang w:val="en-US"/>
        </w:rPr>
        <w:t xml:space="preserve">The present </w:t>
      </w:r>
      <w:r w:rsidR="00F829D4" w:rsidRPr="0026330E">
        <w:rPr>
          <w:sz w:val="22"/>
          <w:szCs w:val="22"/>
          <w:lang w:val="en-US"/>
        </w:rPr>
        <w:t xml:space="preserve">task </w:t>
      </w:r>
      <w:r w:rsidR="00F35EE7" w:rsidRPr="0026330E">
        <w:rPr>
          <w:sz w:val="22"/>
          <w:szCs w:val="22"/>
          <w:lang w:val="en-US"/>
        </w:rPr>
        <w:t xml:space="preserve">will </w:t>
      </w:r>
      <w:r w:rsidR="00EB633B" w:rsidRPr="0026330E">
        <w:rPr>
          <w:sz w:val="22"/>
          <w:szCs w:val="22"/>
          <w:lang w:val="en-US"/>
        </w:rPr>
        <w:t xml:space="preserve">define the </w:t>
      </w:r>
      <w:r w:rsidR="00A45BF5" w:rsidRPr="0026330E">
        <w:rPr>
          <w:sz w:val="22"/>
          <w:szCs w:val="22"/>
          <w:lang w:val="en-US"/>
        </w:rPr>
        <w:t>PrP</w:t>
      </w:r>
      <w:r w:rsidR="00A45BF5" w:rsidRPr="0026330E">
        <w:rPr>
          <w:sz w:val="22"/>
          <w:szCs w:val="22"/>
          <w:vertAlign w:val="superscript"/>
          <w:lang w:val="en-US"/>
        </w:rPr>
        <w:t>Sc</w:t>
      </w:r>
      <w:r w:rsidR="00A45BF5" w:rsidRPr="0026330E">
        <w:rPr>
          <w:sz w:val="22"/>
          <w:szCs w:val="22"/>
          <w:lang w:val="en-US"/>
        </w:rPr>
        <w:t xml:space="preserve"> </w:t>
      </w:r>
      <w:r w:rsidR="00EB633B" w:rsidRPr="0026330E">
        <w:rPr>
          <w:sz w:val="22"/>
          <w:szCs w:val="22"/>
          <w:lang w:val="en-US"/>
        </w:rPr>
        <w:t>structural</w:t>
      </w:r>
      <w:r w:rsidR="00F35EE7" w:rsidRPr="0026330E">
        <w:rPr>
          <w:sz w:val="22"/>
          <w:szCs w:val="22"/>
          <w:lang w:val="en-US"/>
        </w:rPr>
        <w:t>-to-activity</w:t>
      </w:r>
      <w:r w:rsidR="00EB633B" w:rsidRPr="0026330E">
        <w:rPr>
          <w:sz w:val="22"/>
          <w:szCs w:val="22"/>
          <w:lang w:val="en-US"/>
        </w:rPr>
        <w:t xml:space="preserve"> </w:t>
      </w:r>
      <w:r w:rsidR="00F35EE7" w:rsidRPr="0026330E">
        <w:rPr>
          <w:sz w:val="22"/>
          <w:szCs w:val="22"/>
          <w:lang w:val="en-US"/>
        </w:rPr>
        <w:t xml:space="preserve">landscape during </w:t>
      </w:r>
      <w:r w:rsidR="00EB633B" w:rsidRPr="0026330E">
        <w:rPr>
          <w:sz w:val="22"/>
          <w:szCs w:val="22"/>
          <w:lang w:val="en-US"/>
        </w:rPr>
        <w:t>the evolution of the pathology</w:t>
      </w:r>
      <w:r w:rsidR="00EE4002" w:rsidRPr="0026330E">
        <w:rPr>
          <w:sz w:val="22"/>
          <w:szCs w:val="22"/>
          <w:lang w:val="en-US"/>
        </w:rPr>
        <w:t xml:space="preserve"> </w:t>
      </w:r>
      <w:r w:rsidR="00F35EE7" w:rsidRPr="0026330E">
        <w:rPr>
          <w:sz w:val="22"/>
          <w:szCs w:val="22"/>
          <w:lang w:val="en-US"/>
        </w:rPr>
        <w:t xml:space="preserve">and </w:t>
      </w:r>
      <w:r w:rsidR="00BF72E1" w:rsidRPr="0026330E">
        <w:rPr>
          <w:sz w:val="22"/>
          <w:szCs w:val="22"/>
          <w:lang w:val="en-US"/>
        </w:rPr>
        <w:t xml:space="preserve">the </w:t>
      </w:r>
      <w:r w:rsidR="00F35EE7" w:rsidRPr="0026330E">
        <w:rPr>
          <w:sz w:val="22"/>
          <w:szCs w:val="22"/>
          <w:lang w:val="en-US"/>
        </w:rPr>
        <w:t xml:space="preserve">potential </w:t>
      </w:r>
      <w:r w:rsidR="00F06888" w:rsidRPr="0026330E">
        <w:rPr>
          <w:sz w:val="22"/>
          <w:szCs w:val="22"/>
          <w:lang w:val="en-US"/>
        </w:rPr>
        <w:t xml:space="preserve">prion strain- and </w:t>
      </w:r>
      <w:r w:rsidR="00F35EE7" w:rsidRPr="0026330E">
        <w:rPr>
          <w:sz w:val="22"/>
          <w:szCs w:val="22"/>
          <w:lang w:val="en-US"/>
        </w:rPr>
        <w:t>host-specific modifiers.</w:t>
      </w:r>
      <w:r w:rsidR="00FF4FD8" w:rsidRPr="0026330E">
        <w:rPr>
          <w:sz w:val="22"/>
          <w:szCs w:val="22"/>
          <w:lang w:val="en-US"/>
        </w:rPr>
        <w:t xml:space="preserve"> </w:t>
      </w:r>
      <w:r w:rsidR="0083785D" w:rsidRPr="0026330E">
        <w:rPr>
          <w:sz w:val="22"/>
          <w:szCs w:val="22"/>
          <w:lang w:val="en-US"/>
        </w:rPr>
        <w:t xml:space="preserve">Considering </w:t>
      </w:r>
      <w:r w:rsidR="00F35EE7" w:rsidRPr="0026330E">
        <w:rPr>
          <w:sz w:val="22"/>
          <w:szCs w:val="22"/>
          <w:lang w:val="en-US"/>
        </w:rPr>
        <w:t>the total absence of knowledge on the</w:t>
      </w:r>
      <w:r w:rsidR="00A164FD" w:rsidRPr="0026330E">
        <w:rPr>
          <w:sz w:val="22"/>
          <w:szCs w:val="22"/>
          <w:lang w:val="en-US"/>
        </w:rPr>
        <w:t xml:space="preserve"> structural diversification of </w:t>
      </w:r>
      <w:r w:rsidR="00BF72E1" w:rsidRPr="0026330E">
        <w:rPr>
          <w:sz w:val="22"/>
          <w:szCs w:val="22"/>
          <w:lang w:val="en-US"/>
        </w:rPr>
        <w:t>PrP</w:t>
      </w:r>
      <w:r w:rsidR="00BF72E1" w:rsidRPr="0026330E">
        <w:rPr>
          <w:sz w:val="22"/>
          <w:szCs w:val="22"/>
          <w:vertAlign w:val="superscript"/>
          <w:lang w:val="en-US"/>
        </w:rPr>
        <w:t>Sc</w:t>
      </w:r>
      <w:r w:rsidR="00BF72E1" w:rsidRPr="0026330E">
        <w:rPr>
          <w:sz w:val="22"/>
          <w:szCs w:val="22"/>
          <w:lang w:val="en-US"/>
        </w:rPr>
        <w:t xml:space="preserve"> </w:t>
      </w:r>
      <w:r w:rsidR="00A164FD" w:rsidRPr="0026330E">
        <w:rPr>
          <w:sz w:val="22"/>
          <w:szCs w:val="22"/>
          <w:lang w:val="en-US"/>
        </w:rPr>
        <w:t>during the pathogenesis</w:t>
      </w:r>
      <w:r w:rsidR="003B73C9">
        <w:rPr>
          <w:sz w:val="22"/>
          <w:szCs w:val="22"/>
          <w:lang w:val="en-US"/>
        </w:rPr>
        <w:t xml:space="preserve"> of a given prion strain/isolate</w:t>
      </w:r>
      <w:r w:rsidR="00A164FD" w:rsidRPr="0026330E">
        <w:rPr>
          <w:sz w:val="22"/>
          <w:szCs w:val="22"/>
          <w:lang w:val="en-US"/>
        </w:rPr>
        <w:t xml:space="preserve">, </w:t>
      </w:r>
      <w:r w:rsidR="008B391B" w:rsidRPr="0026330E">
        <w:rPr>
          <w:sz w:val="22"/>
          <w:szCs w:val="22"/>
          <w:lang w:val="en-US"/>
        </w:rPr>
        <w:t xml:space="preserve">the INRA group has </w:t>
      </w:r>
      <w:r w:rsidR="00F35EE7" w:rsidRPr="0026330E">
        <w:rPr>
          <w:sz w:val="22"/>
          <w:szCs w:val="22"/>
          <w:lang w:val="en-US"/>
        </w:rPr>
        <w:t>initiated studies on the time-course evolution of PrP</w:t>
      </w:r>
      <w:r w:rsidR="00F35EE7" w:rsidRPr="0026330E">
        <w:rPr>
          <w:sz w:val="22"/>
          <w:szCs w:val="22"/>
          <w:vertAlign w:val="superscript"/>
          <w:lang w:val="en-US"/>
        </w:rPr>
        <w:t>Sc</w:t>
      </w:r>
      <w:r w:rsidR="00F35EE7" w:rsidRPr="0026330E">
        <w:rPr>
          <w:sz w:val="22"/>
          <w:szCs w:val="22"/>
          <w:lang w:val="en-US"/>
        </w:rPr>
        <w:t xml:space="preserve"> quaternary structure in prion-infected transgenic mice or hamsters by </w:t>
      </w:r>
      <w:r w:rsidR="003F2C31" w:rsidRPr="0026330E">
        <w:rPr>
          <w:sz w:val="22"/>
          <w:szCs w:val="22"/>
          <w:lang w:val="en-US"/>
        </w:rPr>
        <w:t>fractionation</w:t>
      </w:r>
      <w:r w:rsidR="00F35EE7" w:rsidRPr="0026330E">
        <w:rPr>
          <w:sz w:val="22"/>
          <w:szCs w:val="22"/>
          <w:lang w:val="en-US"/>
        </w:rPr>
        <w:t xml:space="preserve"> based methods </w:t>
      </w:r>
      <w:r w:rsidR="00EF6E3D" w:rsidRPr="0026330E">
        <w:rPr>
          <w:sz w:val="22"/>
          <w:szCs w:val="22"/>
          <w:lang w:val="en-US"/>
        </w:rPr>
        <w:fldChar w:fldCharType="begin">
          <w:fldData xml:space="preserve">PEVuZE5vdGU+PENpdGU+PEF1dGhvcj5JZ2VsLUVnYWxvbjwvQXV0aG9yPjxZZWFyPjIwMTc8L1ll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</w:fldData>
        </w:fldChar>
      </w:r>
      <w:r w:rsidR="003F2B2F" w:rsidRPr="0026330E">
        <w:rPr>
          <w:sz w:val="22"/>
          <w:szCs w:val="22"/>
          <w:lang w:val="en-US"/>
        </w:rPr>
        <w:instrText xml:space="preserve"> ADDIN EN.CITE </w:instrText>
      </w:r>
      <w:r w:rsidR="003F2B2F" w:rsidRPr="0026330E">
        <w:rPr>
          <w:sz w:val="22"/>
          <w:szCs w:val="22"/>
          <w:lang w:val="en-US"/>
        </w:rPr>
        <w:fldChar w:fldCharType="begin">
          <w:fldData xml:space="preserve">PEVuZE5vdGU+PENpdGU+PEF1dGhvcj5JZ2VsLUVnYWxvbjwvQXV0aG9yPjxZZWFyPjIwMTc8L1ll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</w:fldData>
        </w:fldChar>
      </w:r>
      <w:r w:rsidR="003F2B2F" w:rsidRPr="0026330E">
        <w:rPr>
          <w:sz w:val="22"/>
          <w:szCs w:val="22"/>
          <w:lang w:val="en-US"/>
        </w:rPr>
        <w:instrText xml:space="preserve"> ADDIN EN.CITE.DATA </w:instrText>
      </w:r>
      <w:r w:rsidR="003F2B2F" w:rsidRPr="0026330E">
        <w:rPr>
          <w:sz w:val="22"/>
          <w:szCs w:val="22"/>
          <w:lang w:val="en-US"/>
        </w:rPr>
      </w:r>
      <w:r w:rsidR="003F2B2F"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19, 24, 26</w:t>
      </w:r>
      <w:r w:rsidR="003F2B2F" w:rsidRPr="0026330E">
        <w:rPr>
          <w:noProof/>
          <w:sz w:val="22"/>
          <w:szCs w:val="22"/>
          <w:lang w:val="en-US"/>
        </w:rPr>
        <w:t>)</w:t>
      </w:r>
      <w:r w:rsidR="00EF6E3D" w:rsidRPr="0026330E">
        <w:rPr>
          <w:sz w:val="22"/>
          <w:szCs w:val="22"/>
          <w:lang w:val="en-US"/>
        </w:rPr>
        <w:fldChar w:fldCharType="end"/>
      </w:r>
      <w:r w:rsidR="00A164FD" w:rsidRPr="0026330E">
        <w:rPr>
          <w:sz w:val="22"/>
          <w:szCs w:val="22"/>
          <w:lang w:val="en-US"/>
        </w:rPr>
        <w:t xml:space="preserve">. </w:t>
      </w:r>
      <w:r w:rsidR="00F35EE7" w:rsidRPr="0026330E">
        <w:rPr>
          <w:sz w:val="22"/>
          <w:szCs w:val="22"/>
          <w:lang w:val="en-US"/>
        </w:rPr>
        <w:t xml:space="preserve">Unexpectedly, these preliminary </w:t>
      </w:r>
      <w:r w:rsidR="00EB633B" w:rsidRPr="0026330E">
        <w:rPr>
          <w:sz w:val="22"/>
          <w:szCs w:val="22"/>
          <w:lang w:val="en-US"/>
        </w:rPr>
        <w:t>observation</w:t>
      </w:r>
      <w:r w:rsidR="00A164FD" w:rsidRPr="0026330E">
        <w:rPr>
          <w:sz w:val="22"/>
          <w:szCs w:val="22"/>
          <w:lang w:val="en-US"/>
        </w:rPr>
        <w:t>s</w:t>
      </w:r>
      <w:r w:rsidR="00F35EE7" w:rsidRPr="0026330E">
        <w:rPr>
          <w:sz w:val="22"/>
          <w:szCs w:val="22"/>
          <w:lang w:val="en-US"/>
        </w:rPr>
        <w:t xml:space="preserve"> reveal that PrP</w:t>
      </w:r>
      <w:r w:rsidR="00F35EE7" w:rsidRPr="0026330E">
        <w:rPr>
          <w:sz w:val="22"/>
          <w:szCs w:val="22"/>
          <w:vertAlign w:val="superscript"/>
          <w:lang w:val="en-US"/>
        </w:rPr>
        <w:t>Sc</w:t>
      </w:r>
      <w:r w:rsidR="00F35EE7" w:rsidRPr="0026330E">
        <w:rPr>
          <w:sz w:val="22"/>
          <w:szCs w:val="22"/>
          <w:lang w:val="en-US"/>
        </w:rPr>
        <w:t xml:space="preserve"> distribution is </w:t>
      </w:r>
      <w:r w:rsidR="00FF4FD8" w:rsidRPr="0026330E">
        <w:rPr>
          <w:sz w:val="22"/>
          <w:szCs w:val="22"/>
          <w:lang w:val="en-US"/>
        </w:rPr>
        <w:t xml:space="preserve">evolving </w:t>
      </w:r>
      <w:r w:rsidR="00F35EE7" w:rsidRPr="0026330E">
        <w:rPr>
          <w:sz w:val="22"/>
          <w:szCs w:val="22"/>
          <w:lang w:val="en-US"/>
        </w:rPr>
        <w:t>in a</w:t>
      </w:r>
      <w:r w:rsidR="003F2C31" w:rsidRPr="0026330E">
        <w:rPr>
          <w:sz w:val="22"/>
          <w:szCs w:val="22"/>
          <w:lang w:val="en-US"/>
        </w:rPr>
        <w:t xml:space="preserve"> non-asymptotic </w:t>
      </w:r>
      <w:r w:rsidR="00F35EE7" w:rsidRPr="0026330E">
        <w:rPr>
          <w:sz w:val="22"/>
          <w:szCs w:val="22"/>
          <w:lang w:val="en-US"/>
        </w:rPr>
        <w:t xml:space="preserve">manner: </w:t>
      </w:r>
      <w:r w:rsidR="003F2C31" w:rsidRPr="0026330E">
        <w:rPr>
          <w:sz w:val="22"/>
          <w:szCs w:val="22"/>
          <w:lang w:val="en-US"/>
        </w:rPr>
        <w:t>i)</w:t>
      </w:r>
      <w:r w:rsidR="00F35EE7" w:rsidRPr="0026330E">
        <w:rPr>
          <w:sz w:val="22"/>
          <w:szCs w:val="22"/>
          <w:lang w:val="en-US"/>
        </w:rPr>
        <w:t xml:space="preserve"> small PrP</w:t>
      </w:r>
      <w:r w:rsidR="00F35EE7" w:rsidRPr="0026330E">
        <w:rPr>
          <w:sz w:val="22"/>
          <w:szCs w:val="22"/>
          <w:vertAlign w:val="superscript"/>
          <w:lang w:val="en-US"/>
        </w:rPr>
        <w:t>Sc</w:t>
      </w:r>
      <w:r w:rsidR="00F35EE7" w:rsidRPr="0026330E">
        <w:rPr>
          <w:sz w:val="22"/>
          <w:szCs w:val="22"/>
          <w:lang w:val="en-US"/>
        </w:rPr>
        <w:t xml:space="preserve"> </w:t>
      </w:r>
      <w:r w:rsidR="00BF72E1" w:rsidRPr="0026330E">
        <w:rPr>
          <w:sz w:val="22"/>
          <w:szCs w:val="22"/>
          <w:lang w:val="en-US"/>
        </w:rPr>
        <w:t>assemblies are</w:t>
      </w:r>
      <w:r w:rsidR="00F35EE7" w:rsidRPr="0026330E">
        <w:rPr>
          <w:sz w:val="22"/>
          <w:szCs w:val="22"/>
          <w:lang w:val="en-US"/>
        </w:rPr>
        <w:t xml:space="preserve"> predominantly </w:t>
      </w:r>
      <w:r w:rsidR="00F06888" w:rsidRPr="0026330E">
        <w:rPr>
          <w:sz w:val="22"/>
          <w:szCs w:val="22"/>
          <w:lang w:val="en-US"/>
        </w:rPr>
        <w:t xml:space="preserve">formed </w:t>
      </w:r>
      <w:r w:rsidR="00F35EE7" w:rsidRPr="0026330E">
        <w:rPr>
          <w:sz w:val="22"/>
          <w:szCs w:val="22"/>
          <w:lang w:val="en-US"/>
        </w:rPr>
        <w:t xml:space="preserve">at the early stages of priogenesis, 2) </w:t>
      </w:r>
      <w:r w:rsidR="008F3BC5" w:rsidRPr="0026330E">
        <w:rPr>
          <w:sz w:val="22"/>
          <w:szCs w:val="22"/>
          <w:lang w:val="en-US"/>
        </w:rPr>
        <w:t>during the time evolution of the pathology</w:t>
      </w:r>
      <w:r w:rsidR="00F35EE7" w:rsidRPr="0026330E">
        <w:rPr>
          <w:sz w:val="22"/>
          <w:szCs w:val="22"/>
          <w:lang w:val="en-US"/>
        </w:rPr>
        <w:t>,</w:t>
      </w:r>
      <w:r w:rsidR="008F3BC5" w:rsidRPr="0026330E">
        <w:rPr>
          <w:sz w:val="22"/>
          <w:szCs w:val="22"/>
          <w:lang w:val="en-US"/>
        </w:rPr>
        <w:t xml:space="preserve"> </w:t>
      </w:r>
      <w:r w:rsidR="00F35EE7" w:rsidRPr="0026330E">
        <w:rPr>
          <w:sz w:val="22"/>
          <w:szCs w:val="22"/>
          <w:lang w:val="en-US"/>
        </w:rPr>
        <w:t xml:space="preserve">larger-size oligomers </w:t>
      </w:r>
      <w:r w:rsidR="0036584E" w:rsidRPr="0026330E">
        <w:rPr>
          <w:sz w:val="22"/>
          <w:szCs w:val="22"/>
          <w:lang w:val="en-US"/>
        </w:rPr>
        <w:t xml:space="preserve">are </w:t>
      </w:r>
      <w:r w:rsidR="00F35EE7" w:rsidRPr="0026330E">
        <w:rPr>
          <w:sz w:val="22"/>
          <w:szCs w:val="22"/>
          <w:lang w:val="en-US"/>
        </w:rPr>
        <w:t xml:space="preserve">detected, with a mean size </w:t>
      </w:r>
      <w:r w:rsidR="00F06888" w:rsidRPr="0026330E">
        <w:rPr>
          <w:sz w:val="22"/>
          <w:szCs w:val="22"/>
          <w:lang w:val="en-US"/>
        </w:rPr>
        <w:t xml:space="preserve">fluctuating </w:t>
      </w:r>
      <w:r w:rsidR="00F35EE7" w:rsidRPr="0026330E">
        <w:rPr>
          <w:sz w:val="22"/>
          <w:szCs w:val="22"/>
          <w:lang w:val="en-US"/>
        </w:rPr>
        <w:t>until th</w:t>
      </w:r>
      <w:r w:rsidR="00A164FD" w:rsidRPr="0026330E">
        <w:rPr>
          <w:sz w:val="22"/>
          <w:szCs w:val="22"/>
          <w:lang w:val="en-US"/>
        </w:rPr>
        <w:t>e terminal stage of the disease.</w:t>
      </w:r>
      <w:r w:rsidR="00F35EE7" w:rsidRPr="0026330E">
        <w:rPr>
          <w:sz w:val="22"/>
          <w:szCs w:val="22"/>
          <w:lang w:val="en-US"/>
        </w:rPr>
        <w:t xml:space="preserve"> </w:t>
      </w:r>
      <w:r w:rsidR="00A164FD" w:rsidRPr="0026330E">
        <w:rPr>
          <w:b/>
          <w:sz w:val="22"/>
          <w:szCs w:val="22"/>
          <w:lang w:val="en-US"/>
        </w:rPr>
        <w:t xml:space="preserve">This </w:t>
      </w:r>
      <w:r w:rsidR="00FA1F79" w:rsidRPr="0026330E">
        <w:rPr>
          <w:b/>
          <w:sz w:val="22"/>
          <w:szCs w:val="22"/>
          <w:lang w:val="en-US"/>
        </w:rPr>
        <w:t>‘quasi-</w:t>
      </w:r>
      <w:r w:rsidR="00A164FD" w:rsidRPr="0026330E">
        <w:rPr>
          <w:b/>
          <w:sz w:val="22"/>
          <w:szCs w:val="22"/>
          <w:lang w:val="en-US"/>
        </w:rPr>
        <w:t>oscillatory</w:t>
      </w:r>
      <w:r w:rsidR="00FA1F79" w:rsidRPr="0026330E">
        <w:rPr>
          <w:b/>
          <w:sz w:val="22"/>
          <w:szCs w:val="22"/>
          <w:lang w:val="en-US"/>
        </w:rPr>
        <w:t>’</w:t>
      </w:r>
      <w:r w:rsidR="00A164FD" w:rsidRPr="0026330E">
        <w:rPr>
          <w:b/>
          <w:sz w:val="22"/>
          <w:szCs w:val="22"/>
          <w:lang w:val="en-US"/>
        </w:rPr>
        <w:t xml:space="preserve"> behavior is </w:t>
      </w:r>
      <w:r w:rsidR="00D96BAE" w:rsidRPr="0026330E">
        <w:rPr>
          <w:b/>
          <w:sz w:val="22"/>
          <w:szCs w:val="22"/>
          <w:lang w:val="en-US"/>
        </w:rPr>
        <w:t xml:space="preserve">a </w:t>
      </w:r>
      <w:r w:rsidR="00A164FD" w:rsidRPr="0026330E">
        <w:rPr>
          <w:b/>
          <w:sz w:val="22"/>
          <w:szCs w:val="22"/>
          <w:lang w:val="en-US"/>
        </w:rPr>
        <w:t>hallmark of a complex kinetic process</w:t>
      </w:r>
      <w:r w:rsidR="00EC45B3" w:rsidRPr="0026330E">
        <w:rPr>
          <w:b/>
          <w:sz w:val="22"/>
          <w:szCs w:val="22"/>
          <w:lang w:val="en-US"/>
        </w:rPr>
        <w:t xml:space="preserve"> of prion conversion</w:t>
      </w:r>
      <w:r w:rsidR="00A164FD" w:rsidRPr="0026330E">
        <w:rPr>
          <w:b/>
          <w:sz w:val="22"/>
          <w:szCs w:val="22"/>
          <w:lang w:val="en-US"/>
        </w:rPr>
        <w:t xml:space="preserve"> in which </w:t>
      </w:r>
      <w:r w:rsidR="007767C7" w:rsidRPr="0026330E">
        <w:rPr>
          <w:b/>
          <w:sz w:val="22"/>
          <w:szCs w:val="22"/>
          <w:lang w:val="en-US"/>
        </w:rPr>
        <w:t xml:space="preserve">exchanges, </w:t>
      </w:r>
      <w:r w:rsidR="00A164FD" w:rsidRPr="0026330E">
        <w:rPr>
          <w:b/>
          <w:sz w:val="22"/>
          <w:szCs w:val="22"/>
          <w:lang w:val="en-US"/>
        </w:rPr>
        <w:t xml:space="preserve">feedback pathway and delay process </w:t>
      </w:r>
      <w:r w:rsidRPr="0026330E">
        <w:rPr>
          <w:b/>
          <w:sz w:val="22"/>
          <w:szCs w:val="22"/>
          <w:lang w:val="en-US"/>
        </w:rPr>
        <w:t xml:space="preserve">should </w:t>
      </w:r>
      <w:r w:rsidR="00A164FD" w:rsidRPr="0026330E">
        <w:rPr>
          <w:b/>
          <w:sz w:val="22"/>
          <w:szCs w:val="22"/>
          <w:lang w:val="en-US"/>
        </w:rPr>
        <w:t xml:space="preserve">contribute </w:t>
      </w:r>
      <w:r w:rsidR="00F66E37" w:rsidRPr="0026330E">
        <w:rPr>
          <w:b/>
          <w:sz w:val="22"/>
          <w:szCs w:val="22"/>
          <w:lang w:val="en-US"/>
        </w:rPr>
        <w:t>to generate</w:t>
      </w:r>
      <w:r w:rsidR="00A164FD" w:rsidRPr="0026330E">
        <w:rPr>
          <w:b/>
          <w:sz w:val="22"/>
          <w:szCs w:val="22"/>
          <w:lang w:val="en-US"/>
        </w:rPr>
        <w:t xml:space="preserve"> oscillation</w:t>
      </w:r>
      <w:r w:rsidR="00CE5BA3" w:rsidRPr="0026330E">
        <w:rPr>
          <w:b/>
          <w:sz w:val="22"/>
          <w:szCs w:val="22"/>
          <w:lang w:val="en-US"/>
        </w:rPr>
        <w:t>s</w:t>
      </w:r>
      <w:r w:rsidR="00A164FD" w:rsidRPr="0026330E">
        <w:rPr>
          <w:sz w:val="22"/>
          <w:szCs w:val="22"/>
          <w:lang w:val="en-US"/>
        </w:rPr>
        <w:t xml:space="preserve"> </w:t>
      </w:r>
      <w:r w:rsidR="00F35EE7" w:rsidRPr="0026330E">
        <w:rPr>
          <w:sz w:val="22"/>
          <w:szCs w:val="22"/>
          <w:lang w:val="en-US"/>
        </w:rPr>
        <w:t>(</w:t>
      </w:r>
      <w:r w:rsidR="00DF0D4B" w:rsidRPr="00DF0D4B">
        <w:rPr>
          <w:color w:val="0432FF"/>
          <w:sz w:val="22"/>
          <w:szCs w:val="22"/>
          <w:lang w:val="en-US"/>
        </w:rPr>
        <w:t>Figure 1</w:t>
      </w:r>
      <w:r w:rsidR="00247C9D" w:rsidRPr="0026330E">
        <w:rPr>
          <w:sz w:val="22"/>
          <w:szCs w:val="22"/>
          <w:lang w:val="en-US"/>
        </w:rPr>
        <w:t>).</w:t>
      </w:r>
      <w:r w:rsidR="008862B3" w:rsidRPr="0026330E">
        <w:rPr>
          <w:sz w:val="22"/>
          <w:szCs w:val="22"/>
          <w:lang w:val="en-US"/>
        </w:rPr>
        <w:t xml:space="preserve"> </w:t>
      </w:r>
      <w:r w:rsidR="002620A1" w:rsidRPr="0026330E">
        <w:rPr>
          <w:color w:val="000000" w:themeColor="text1"/>
          <w:sz w:val="22"/>
          <w:szCs w:val="22"/>
          <w:lang w:val="en-US"/>
        </w:rPr>
        <w:t>Thus</w:t>
      </w:r>
      <w:r w:rsidR="008862B3" w:rsidRPr="0026330E">
        <w:rPr>
          <w:color w:val="000000" w:themeColor="text1"/>
          <w:sz w:val="22"/>
          <w:szCs w:val="22"/>
          <w:lang w:val="en-US"/>
        </w:rPr>
        <w:t>,</w:t>
      </w:r>
      <w:r w:rsidR="002620A1" w:rsidRPr="0026330E">
        <w:rPr>
          <w:color w:val="000000" w:themeColor="text1"/>
          <w:sz w:val="22"/>
          <w:szCs w:val="22"/>
          <w:lang w:val="en-US"/>
        </w:rPr>
        <w:t xml:space="preserve"> the</w:t>
      </w:r>
      <w:r w:rsidR="004273B9" w:rsidRPr="0026330E">
        <w:rPr>
          <w:color w:val="000000" w:themeColor="text1"/>
          <w:sz w:val="22"/>
          <w:szCs w:val="22"/>
          <w:lang w:val="en-US"/>
        </w:rPr>
        <w:t xml:space="preserve"> following subtasks </w:t>
      </w:r>
      <w:r w:rsidR="009745E1" w:rsidRPr="0026330E">
        <w:rPr>
          <w:color w:val="000000" w:themeColor="text1"/>
          <w:sz w:val="22"/>
          <w:szCs w:val="22"/>
          <w:lang w:val="en-US"/>
        </w:rPr>
        <w:t>aim</w:t>
      </w:r>
      <w:r w:rsidR="005C0196" w:rsidRPr="0026330E">
        <w:rPr>
          <w:color w:val="000000" w:themeColor="text1"/>
          <w:sz w:val="22"/>
          <w:szCs w:val="22"/>
          <w:lang w:val="en-US"/>
        </w:rPr>
        <w:t xml:space="preserve"> at consolidating these initial observations and </w:t>
      </w:r>
      <w:r w:rsidR="00C72C87" w:rsidRPr="0026330E">
        <w:rPr>
          <w:color w:val="000000" w:themeColor="text1"/>
          <w:sz w:val="22"/>
          <w:szCs w:val="22"/>
          <w:lang w:val="en-US"/>
        </w:rPr>
        <w:t xml:space="preserve">precisely </w:t>
      </w:r>
      <w:r w:rsidR="005C0196" w:rsidRPr="0026330E">
        <w:rPr>
          <w:color w:val="000000" w:themeColor="text1"/>
          <w:sz w:val="22"/>
          <w:szCs w:val="22"/>
          <w:lang w:val="en-US"/>
        </w:rPr>
        <w:t>define the interactions between the observed population.</w:t>
      </w:r>
    </w:p>
    <w:p w14:paraId="7273F4E5" w14:textId="77777777" w:rsidR="0026330E" w:rsidRPr="0026330E" w:rsidRDefault="0026330E" w:rsidP="0027489C">
      <w:pPr>
        <w:spacing w:before="60"/>
        <w:jc w:val="both"/>
        <w:rPr>
          <w:b/>
          <w:sz w:val="22"/>
          <w:szCs w:val="22"/>
          <w:lang w:val="en-US"/>
        </w:rPr>
      </w:pPr>
    </w:p>
    <w:p w14:paraId="6586F099" w14:textId="77777777" w:rsidR="00F111B2" w:rsidRPr="0026330E" w:rsidRDefault="00F111B2" w:rsidP="0027489C">
      <w:pPr>
        <w:pStyle w:val="Task"/>
        <w:spacing w:before="60"/>
        <w:rPr>
          <w:sz w:val="22"/>
        </w:rPr>
      </w:pPr>
      <w:r w:rsidRPr="0026330E">
        <w:rPr>
          <w:sz w:val="22"/>
        </w:rPr>
        <w:t>Subtask 1.1.</w:t>
      </w:r>
      <w:r w:rsidR="008517E8" w:rsidRPr="0026330E">
        <w:rPr>
          <w:sz w:val="22"/>
        </w:rPr>
        <w:t>1</w:t>
      </w:r>
      <w:r w:rsidRPr="0026330E">
        <w:rPr>
          <w:sz w:val="22"/>
        </w:rPr>
        <w:t xml:space="preserve">: </w:t>
      </w:r>
      <w:r w:rsidR="00E66FC2" w:rsidRPr="0026330E">
        <w:rPr>
          <w:sz w:val="22"/>
        </w:rPr>
        <w:t>Strain</w:t>
      </w:r>
      <w:r w:rsidR="00000BFE">
        <w:rPr>
          <w:sz w:val="22"/>
        </w:rPr>
        <w:t>-</w:t>
      </w:r>
      <w:r w:rsidR="00E66FC2" w:rsidRPr="0026330E">
        <w:rPr>
          <w:sz w:val="22"/>
        </w:rPr>
        <w:t>dependen</w:t>
      </w:r>
      <w:r w:rsidR="00000BFE">
        <w:rPr>
          <w:sz w:val="22"/>
        </w:rPr>
        <w:t xml:space="preserve">t dynamic of </w:t>
      </w:r>
      <w:r w:rsidRPr="0026330E">
        <w:rPr>
          <w:sz w:val="22"/>
        </w:rPr>
        <w:t>PrP</w:t>
      </w:r>
      <w:r w:rsidR="0030580D" w:rsidRPr="0026330E">
        <w:rPr>
          <w:sz w:val="22"/>
          <w:vertAlign w:val="superscript"/>
        </w:rPr>
        <w:t>S</w:t>
      </w:r>
      <w:r w:rsidRPr="0026330E">
        <w:rPr>
          <w:sz w:val="22"/>
          <w:vertAlign w:val="superscript"/>
        </w:rPr>
        <w:t>c</w:t>
      </w:r>
      <w:r w:rsidRPr="0026330E">
        <w:rPr>
          <w:sz w:val="22"/>
        </w:rPr>
        <w:t xml:space="preserve"> </w:t>
      </w:r>
      <w:r w:rsidR="002108F6" w:rsidRPr="0026330E">
        <w:rPr>
          <w:sz w:val="22"/>
        </w:rPr>
        <w:t>assemblies</w:t>
      </w:r>
      <w:r w:rsidR="00381C68" w:rsidRPr="0026330E">
        <w:rPr>
          <w:sz w:val="22"/>
        </w:rPr>
        <w:t xml:space="preserve"> </w:t>
      </w:r>
      <w:r w:rsidRPr="0026330E">
        <w:rPr>
          <w:sz w:val="22"/>
        </w:rPr>
        <w:t xml:space="preserve">along the evolution of </w:t>
      </w:r>
      <w:r w:rsidR="00000BFE">
        <w:rPr>
          <w:sz w:val="22"/>
        </w:rPr>
        <w:t xml:space="preserve">prion </w:t>
      </w:r>
      <w:r w:rsidRPr="0026330E">
        <w:rPr>
          <w:sz w:val="22"/>
        </w:rPr>
        <w:t>pathology</w:t>
      </w:r>
    </w:p>
    <w:p w14:paraId="04C8FDB8" w14:textId="77777777" w:rsidR="00F111B2" w:rsidRPr="0026330E" w:rsidRDefault="00F111B2" w:rsidP="0027489C">
      <w:pPr>
        <w:spacing w:before="60"/>
        <w:jc w:val="both"/>
        <w:rPr>
          <w:sz w:val="22"/>
          <w:szCs w:val="22"/>
          <w:lang w:val="en-US"/>
        </w:rPr>
      </w:pPr>
      <w:r w:rsidRPr="0026330E">
        <w:rPr>
          <w:b/>
          <w:sz w:val="22"/>
          <w:szCs w:val="22"/>
          <w:lang w:val="en-US"/>
        </w:rPr>
        <w:t>Objectives.</w:t>
      </w:r>
      <w:r w:rsidRPr="0026330E">
        <w:rPr>
          <w:sz w:val="22"/>
          <w:szCs w:val="22"/>
          <w:lang w:val="en-US"/>
        </w:rPr>
        <w:t xml:space="preserve"> </w:t>
      </w:r>
      <w:r w:rsidR="00A3167A">
        <w:rPr>
          <w:sz w:val="22"/>
          <w:szCs w:val="22"/>
          <w:lang w:val="en-US"/>
        </w:rPr>
        <w:t>The p</w:t>
      </w:r>
      <w:r w:rsidR="00A3167A" w:rsidRPr="0026330E">
        <w:rPr>
          <w:sz w:val="22"/>
          <w:szCs w:val="22"/>
          <w:lang w:val="en-US"/>
        </w:rPr>
        <w:t xml:space="preserve">reliminary observations </w:t>
      </w:r>
      <w:r w:rsidR="00A3167A">
        <w:rPr>
          <w:sz w:val="22"/>
          <w:szCs w:val="22"/>
          <w:lang w:val="en-US"/>
        </w:rPr>
        <w:t xml:space="preserve">shown in </w:t>
      </w:r>
      <w:r w:rsidR="00A3167A" w:rsidRPr="00DF0D4B">
        <w:rPr>
          <w:color w:val="0432FF"/>
          <w:sz w:val="22"/>
          <w:szCs w:val="22"/>
          <w:lang w:val="en-US"/>
        </w:rPr>
        <w:t>Figure 1</w:t>
      </w:r>
      <w:r w:rsidR="00A3167A">
        <w:rPr>
          <w:color w:val="0432FF"/>
          <w:sz w:val="22"/>
          <w:szCs w:val="22"/>
          <w:lang w:val="en-US"/>
        </w:rPr>
        <w:t xml:space="preserve"> </w:t>
      </w:r>
      <w:r w:rsidR="00A3167A">
        <w:rPr>
          <w:sz w:val="22"/>
          <w:szCs w:val="22"/>
          <w:lang w:val="en-US"/>
        </w:rPr>
        <w:t xml:space="preserve">have been obtained with </w:t>
      </w:r>
      <w:r w:rsidR="00A3167A" w:rsidRPr="0026330E">
        <w:rPr>
          <w:sz w:val="22"/>
          <w:szCs w:val="22"/>
          <w:lang w:val="en-US"/>
        </w:rPr>
        <w:t xml:space="preserve">139A mouse prion strain </w:t>
      </w:r>
      <w:r w:rsidR="00A3167A" w:rsidRPr="0026330E">
        <w:rPr>
          <w:sz w:val="22"/>
          <w:szCs w:val="22"/>
          <w:lang w:val="en-US"/>
        </w:rPr>
        <w:fldChar w:fldCharType="begin"/>
      </w:r>
      <w:r w:rsidR="00A3167A" w:rsidRPr="0026330E">
        <w:rPr>
          <w:sz w:val="22"/>
          <w:szCs w:val="22"/>
          <w:lang w:val="en-US"/>
        </w:rPr>
        <w:instrText xml:space="preserve"> ADDIN EN.CITE &lt;EndNote&gt;&lt;Cite&gt;&lt;Author&gt;Chandler&lt;/Author&gt;&lt;Year&gt;1961&lt;/Year&gt;&lt;RecNum&gt;393&lt;/RecNum&gt;&lt;DisplayText&gt;(&lt;style face="italic"&gt;39&lt;/style&gt;)&lt;/DisplayText&gt;&lt;record&gt;&lt;rec-number&gt;393&lt;/rec-number&gt;&lt;foreign-keys&gt;&lt;key app="EN" db-id="5zdsfz0smsxed6erdv2xeff0f2x5eavzw05v" timestamp="1509443689"&gt;393&lt;/key&gt;&lt;/foreign-keys&gt;&lt;ref-type name="Journal Article"&gt;17&lt;/ref-type&gt;&lt;contributors&gt;&lt;authors&gt;&lt;author&gt;Chandler, R. L.&lt;/author&gt;&lt;/authors&gt;&lt;/contributors&gt;&lt;titles&gt;&lt;title&gt;Encephalopathy in mice produced by inoculation with scrapie brain material&lt;/title&gt;&lt;secondary-title&gt;Lancet&lt;/secondary-title&gt;&lt;/titles&gt;&lt;periodical&gt;&lt;full-title&gt;Lancet&lt;/full-title&gt;&lt;/periodical&gt;&lt;pages&gt;1378-9&lt;/pages&gt;&lt;volume&gt;1&lt;/volume&gt;&lt;number&gt;7191&lt;/number&gt;&lt;keywords&gt;&lt;keyword&gt;Animals&lt;/keyword&gt;&lt;keyword&gt;*Brain&lt;/keyword&gt;&lt;keyword&gt;*Brain Diseases&lt;/keyword&gt;&lt;keyword&gt;Mice&lt;/keyword&gt;&lt;keyword&gt;*Scrapie&lt;/keyword&gt;&lt;keyword&gt;*Vaccination&lt;/keyword&gt;&lt;/keywords&gt;&lt;dates&gt;&lt;year&gt;1961&lt;/year&gt;&lt;pub-dates&gt;&lt;date&gt;Jun 24&lt;/date&gt;&lt;/pub-dates&gt;&lt;/dates&gt;&lt;isbn&gt;0140-6736 (Print)&amp;#xD;0140-6736 (Linking)&lt;/isbn&gt;&lt;accession-num&gt;13692303&lt;/accession-num&gt;&lt;urls&gt;&lt;related-urls&gt;&lt;url&gt;http://www.ncbi.nlm.nih.gov/pubmed/13692303&lt;/url&gt;&lt;/related-urls&gt;&lt;/urls&gt;&lt;research-notes&gt;Strain&lt;/research-notes&gt;&lt;/record&gt;&lt;/Cite&gt;&lt;/EndNote&gt;</w:instrText>
      </w:r>
      <w:r w:rsidR="00A3167A" w:rsidRPr="0026330E">
        <w:rPr>
          <w:sz w:val="22"/>
          <w:szCs w:val="22"/>
          <w:lang w:val="en-US"/>
        </w:rPr>
        <w:fldChar w:fldCharType="separate"/>
      </w:r>
      <w:r w:rsidR="00A3167A" w:rsidRPr="0026330E">
        <w:rPr>
          <w:noProof/>
          <w:sz w:val="22"/>
          <w:szCs w:val="22"/>
          <w:lang w:val="en-US"/>
        </w:rPr>
        <w:t>(</w:t>
      </w:r>
      <w:r w:rsidR="00A3167A" w:rsidRPr="0026330E">
        <w:rPr>
          <w:i/>
          <w:noProof/>
          <w:sz w:val="22"/>
          <w:szCs w:val="22"/>
          <w:lang w:val="en-US"/>
        </w:rPr>
        <w:t>39</w:t>
      </w:r>
      <w:r w:rsidR="00A3167A" w:rsidRPr="0026330E">
        <w:rPr>
          <w:noProof/>
          <w:sz w:val="22"/>
          <w:szCs w:val="22"/>
          <w:lang w:val="en-US"/>
        </w:rPr>
        <w:t>)</w:t>
      </w:r>
      <w:r w:rsidR="00A3167A" w:rsidRPr="0026330E">
        <w:rPr>
          <w:sz w:val="22"/>
          <w:szCs w:val="22"/>
          <w:lang w:val="en-US"/>
        </w:rPr>
        <w:fldChar w:fldCharType="end"/>
      </w:r>
      <w:r w:rsidR="00A3167A" w:rsidRPr="0026330E">
        <w:rPr>
          <w:sz w:val="22"/>
          <w:szCs w:val="22"/>
          <w:lang w:val="en-US"/>
        </w:rPr>
        <w:t xml:space="preserve"> </w:t>
      </w:r>
      <w:r w:rsidR="00A3167A">
        <w:rPr>
          <w:sz w:val="22"/>
          <w:szCs w:val="22"/>
          <w:lang w:val="en-US"/>
        </w:rPr>
        <w:t xml:space="preserve">replicating in </w:t>
      </w:r>
      <w:r w:rsidR="00A3167A" w:rsidRPr="0026330E">
        <w:rPr>
          <w:sz w:val="22"/>
          <w:szCs w:val="22"/>
          <w:lang w:val="en-US"/>
        </w:rPr>
        <w:t xml:space="preserve">tga20 </w:t>
      </w:r>
      <w:r w:rsidR="00A3167A">
        <w:rPr>
          <w:sz w:val="22"/>
          <w:szCs w:val="22"/>
          <w:lang w:val="en-US"/>
        </w:rPr>
        <w:t xml:space="preserve">transgenic mice. </w:t>
      </w:r>
      <w:r w:rsidR="00A3167A" w:rsidRPr="0026330E">
        <w:rPr>
          <w:sz w:val="22"/>
          <w:szCs w:val="22"/>
          <w:lang w:val="en-US"/>
        </w:rPr>
        <w:t xml:space="preserve">Even if </w:t>
      </w:r>
      <w:r w:rsidR="009753B4">
        <w:rPr>
          <w:sz w:val="22"/>
          <w:szCs w:val="22"/>
          <w:lang w:val="en-US"/>
        </w:rPr>
        <w:t xml:space="preserve">the </w:t>
      </w:r>
      <w:r w:rsidR="00A3167A" w:rsidRPr="0026330E">
        <w:rPr>
          <w:sz w:val="22"/>
          <w:szCs w:val="22"/>
          <w:lang w:val="en-US"/>
        </w:rPr>
        <w:t>139A prion strain, as a cloned strain, is considered highly homogenous in term of PrP</w:t>
      </w:r>
      <w:r w:rsidR="00A3167A" w:rsidRPr="0026330E">
        <w:rPr>
          <w:sz w:val="22"/>
          <w:szCs w:val="22"/>
          <w:vertAlign w:val="superscript"/>
          <w:lang w:val="en-US"/>
        </w:rPr>
        <w:t>Sc</w:t>
      </w:r>
      <w:r w:rsidR="00A3167A" w:rsidRPr="0026330E">
        <w:rPr>
          <w:sz w:val="22"/>
          <w:szCs w:val="22"/>
          <w:lang w:val="en-US"/>
        </w:rPr>
        <w:t xml:space="preserve"> structuration </w:t>
      </w:r>
      <w:r w:rsidR="00A3167A" w:rsidRPr="0026330E">
        <w:rPr>
          <w:sz w:val="22"/>
          <w:szCs w:val="22"/>
          <w:lang w:val="en-US"/>
        </w:rPr>
        <w:fldChar w:fldCharType="begin"/>
      </w:r>
      <w:r w:rsidR="00A3167A" w:rsidRPr="0026330E">
        <w:rPr>
          <w:sz w:val="22"/>
          <w:szCs w:val="22"/>
          <w:lang w:val="en-US"/>
        </w:rPr>
        <w:instrText xml:space="preserve"> ADDIN EN.CITE &lt;EndNote&gt;&lt;Cite&gt;&lt;Author&gt;Smirnovas&lt;/Author&gt;&lt;Year&gt;2011&lt;/Year&gt;&lt;RecNum&gt;394&lt;/RecNum&gt;&lt;DisplayText&gt;(&lt;style face="italic"&gt;40&lt;/style&gt;)&lt;/DisplayText&gt;&lt;record&gt;&lt;rec-number&gt;394&lt;/rec-number&gt;&lt;foreign-keys&gt;&lt;key app="EN" db-id="5zdsfz0smsxed6erdv2xeff0f2x5eavzw05v" timestamp="1509443838"&gt;394&lt;/key&gt;&lt;/foreign-keys&gt;&lt;ref-type name="Journal Article"&gt;17&lt;/ref-type&gt;&lt;contributors&gt;&lt;authors&gt;&lt;author&gt;Smirnovas, V.&lt;/author&gt;&lt;author&gt;Baron, G. S.&lt;/author&gt;&lt;author&gt;Offerdahl, D. K.&lt;/author&gt;&lt;author&gt;Raymond, G. J.&lt;/author&gt;&lt;author&gt;Caughey, B.&lt;/author&gt;&lt;author&gt;Surewicz, W. K.&lt;/author&gt;&lt;/authors&gt;&lt;/contributors&gt;&lt;auth-address&gt;Department of Physiology and Biophysics, Case Western Reserve University, Cleveland, Ohio, USA.&lt;/auth-address&gt;&lt;titles&gt;&lt;title&gt;Structural organization of brain-derived mammalian prions examined by hydrogen-deuterium exchange&lt;/title&gt;&lt;secondary-title&gt;Nat Struct Mol Biol&lt;/secondary-title&gt;&lt;/titles&gt;&lt;periodical&gt;&lt;full-title&gt;Nat Struct Mol Biol&lt;/full-title&gt;&lt;/periodical&gt;&lt;pages&gt;504-6&lt;/pages&gt;&lt;volume&gt;18&lt;/volume&gt;&lt;number&gt;4&lt;/number&gt;&lt;keywords&gt;&lt;keyword&gt;Animals&lt;/keyword&gt;&lt;keyword&gt;*Brain Chemistry&lt;/keyword&gt;&lt;keyword&gt;Deuterium&lt;/keyword&gt;&lt;keyword&gt;Hydrogen&lt;/keyword&gt;&lt;keyword&gt;Mass Spectrometry&lt;/keyword&gt;&lt;keyword&gt;Prions/*chemistry&lt;/keyword&gt;&lt;/keywords&gt;&lt;dates&gt;&lt;year&gt;2011&lt;/year&gt;&lt;pub-dates&gt;&lt;date&gt;Apr&lt;/date&gt;&lt;/pub-dates&gt;&lt;/dates&gt;&lt;isbn&gt;1545-9985 (Electronic)&amp;#xD;1545-9985 (Linking)&lt;/isbn&gt;&lt;accession-num&gt;21441913&lt;/accession-num&gt;&lt;urls&gt;&lt;related-urls&gt;&lt;url&gt;http://www.ncbi.nlm.nih.gov/pubmed/21441913&lt;/url&gt;&lt;/related-urls&gt;&lt;/urls&gt;&lt;custom2&gt;PMC3379881&lt;/custom2&gt;&lt;electronic-resource-num&gt;10.1038/nsmb.2035&lt;/electronic-resource-num&gt;&lt;research-notes&gt;SIT&lt;/research-notes&gt;&lt;/record&gt;&lt;/Cite&gt;&lt;/EndNote&gt;</w:instrText>
      </w:r>
      <w:r w:rsidR="00A3167A" w:rsidRPr="0026330E">
        <w:rPr>
          <w:sz w:val="22"/>
          <w:szCs w:val="22"/>
          <w:lang w:val="en-US"/>
        </w:rPr>
        <w:fldChar w:fldCharType="separate"/>
      </w:r>
      <w:r w:rsidR="00A3167A" w:rsidRPr="0026330E">
        <w:rPr>
          <w:noProof/>
          <w:sz w:val="22"/>
          <w:szCs w:val="22"/>
          <w:lang w:val="en-US"/>
        </w:rPr>
        <w:t>(</w:t>
      </w:r>
      <w:r w:rsidR="00A3167A" w:rsidRPr="0026330E">
        <w:rPr>
          <w:i/>
          <w:noProof/>
          <w:sz w:val="22"/>
          <w:szCs w:val="22"/>
          <w:lang w:val="en-US"/>
        </w:rPr>
        <w:t>40</w:t>
      </w:r>
      <w:r w:rsidR="00A3167A" w:rsidRPr="0026330E">
        <w:rPr>
          <w:noProof/>
          <w:sz w:val="22"/>
          <w:szCs w:val="22"/>
          <w:lang w:val="en-US"/>
        </w:rPr>
        <w:t>)</w:t>
      </w:r>
      <w:r w:rsidR="00A3167A" w:rsidRPr="0026330E">
        <w:rPr>
          <w:sz w:val="22"/>
          <w:szCs w:val="22"/>
          <w:lang w:val="en-US"/>
        </w:rPr>
        <w:fldChar w:fldCharType="end"/>
      </w:r>
      <w:r w:rsidR="00A3167A" w:rsidRPr="0026330E">
        <w:rPr>
          <w:sz w:val="22"/>
          <w:szCs w:val="22"/>
          <w:lang w:val="en-US"/>
        </w:rPr>
        <w:t xml:space="preserve">, the quasi-oscillations strongly suggest structurally different assemblies evolving in a multiscale and complex conversion kinetic. </w:t>
      </w:r>
      <w:r w:rsidRPr="0026330E">
        <w:rPr>
          <w:sz w:val="22"/>
          <w:szCs w:val="22"/>
          <w:lang w:val="en-US"/>
        </w:rPr>
        <w:t xml:space="preserve">The objective </w:t>
      </w:r>
      <w:r w:rsidR="00151F41" w:rsidRPr="0026330E">
        <w:rPr>
          <w:sz w:val="22"/>
          <w:szCs w:val="22"/>
          <w:lang w:val="en-US"/>
        </w:rPr>
        <w:t xml:space="preserve">of this subtask </w:t>
      </w:r>
      <w:r w:rsidRPr="0026330E">
        <w:rPr>
          <w:sz w:val="22"/>
          <w:szCs w:val="22"/>
          <w:lang w:val="en-US"/>
        </w:rPr>
        <w:t xml:space="preserve">is to </w:t>
      </w:r>
      <w:r w:rsidR="002A239E" w:rsidRPr="0026330E">
        <w:rPr>
          <w:sz w:val="22"/>
          <w:szCs w:val="22"/>
          <w:lang w:val="en-US"/>
        </w:rPr>
        <w:t>determine</w:t>
      </w:r>
      <w:r w:rsidR="0080410A" w:rsidRPr="0026330E">
        <w:rPr>
          <w:sz w:val="22"/>
          <w:szCs w:val="22"/>
          <w:lang w:val="en-US"/>
        </w:rPr>
        <w:t xml:space="preserve"> if </w:t>
      </w:r>
      <w:r w:rsidR="00282001" w:rsidRPr="0026330E">
        <w:rPr>
          <w:sz w:val="22"/>
          <w:szCs w:val="22"/>
          <w:lang w:val="en-US"/>
        </w:rPr>
        <w:t xml:space="preserve">the </w:t>
      </w:r>
      <w:r w:rsidR="00DD1766" w:rsidRPr="0026330E">
        <w:rPr>
          <w:sz w:val="22"/>
          <w:szCs w:val="22"/>
          <w:lang w:val="en-US"/>
        </w:rPr>
        <w:t>initial</w:t>
      </w:r>
      <w:r w:rsidR="0080410A" w:rsidRPr="0026330E">
        <w:rPr>
          <w:sz w:val="22"/>
          <w:szCs w:val="22"/>
          <w:lang w:val="en-US"/>
        </w:rPr>
        <w:t xml:space="preserve"> formation of small </w:t>
      </w:r>
      <w:r w:rsidR="005A3E83" w:rsidRPr="0026330E">
        <w:rPr>
          <w:sz w:val="22"/>
          <w:szCs w:val="22"/>
          <w:lang w:val="en-US"/>
        </w:rPr>
        <w:t>PrP</w:t>
      </w:r>
      <w:r w:rsidR="005A3E83" w:rsidRPr="0026330E">
        <w:rPr>
          <w:sz w:val="22"/>
          <w:szCs w:val="22"/>
          <w:vertAlign w:val="superscript"/>
          <w:lang w:val="en-US"/>
        </w:rPr>
        <w:t>Sc</w:t>
      </w:r>
      <w:r w:rsidR="005A3E83" w:rsidRPr="0026330E">
        <w:rPr>
          <w:sz w:val="22"/>
          <w:szCs w:val="22"/>
          <w:lang w:val="en-US"/>
        </w:rPr>
        <w:t xml:space="preserve"> </w:t>
      </w:r>
      <w:r w:rsidR="0080410A" w:rsidRPr="0026330E">
        <w:rPr>
          <w:sz w:val="22"/>
          <w:szCs w:val="22"/>
          <w:lang w:val="en-US"/>
        </w:rPr>
        <w:t xml:space="preserve">assemblies and the quasi-oscillatory behavior of size variation during the time-evolution of the pathology is a generic hallmark of </w:t>
      </w:r>
      <w:r w:rsidR="006F17BF" w:rsidRPr="0026330E">
        <w:rPr>
          <w:sz w:val="22"/>
          <w:szCs w:val="22"/>
          <w:lang w:val="en-US"/>
        </w:rPr>
        <w:t>the replication</w:t>
      </w:r>
      <w:r w:rsidR="0080410A" w:rsidRPr="0026330E">
        <w:rPr>
          <w:sz w:val="22"/>
          <w:szCs w:val="22"/>
          <w:lang w:val="en-US"/>
        </w:rPr>
        <w:t xml:space="preserve"> of mammalian prion strains</w:t>
      </w:r>
      <w:r w:rsidRPr="0026330E">
        <w:rPr>
          <w:sz w:val="22"/>
          <w:szCs w:val="22"/>
          <w:lang w:val="en-US"/>
        </w:rPr>
        <w:t xml:space="preserve">.  </w:t>
      </w:r>
    </w:p>
    <w:p w14:paraId="2DBA310B" w14:textId="77777777" w:rsidR="003667C5" w:rsidRPr="0026330E" w:rsidRDefault="00F111B2" w:rsidP="0027489C">
      <w:pPr>
        <w:spacing w:before="60"/>
        <w:jc w:val="both"/>
        <w:rPr>
          <w:sz w:val="22"/>
          <w:szCs w:val="22"/>
          <w:lang w:val="en-US"/>
        </w:rPr>
      </w:pPr>
      <w:r w:rsidRPr="0026330E">
        <w:rPr>
          <w:b/>
          <w:sz w:val="22"/>
          <w:szCs w:val="22"/>
          <w:lang w:val="en-US"/>
        </w:rPr>
        <w:t>Methodology.</w:t>
      </w:r>
      <w:r w:rsidRPr="0026330E">
        <w:rPr>
          <w:sz w:val="22"/>
          <w:szCs w:val="22"/>
          <w:lang w:val="en-US"/>
        </w:rPr>
        <w:t xml:space="preserve"> A large library of mammalian </w:t>
      </w:r>
      <w:r w:rsidR="00121F98" w:rsidRPr="0026330E">
        <w:rPr>
          <w:sz w:val="22"/>
          <w:szCs w:val="22"/>
          <w:lang w:val="en-US"/>
        </w:rPr>
        <w:t xml:space="preserve">(mostly cloned) </w:t>
      </w:r>
      <w:r w:rsidRPr="0026330E">
        <w:rPr>
          <w:sz w:val="22"/>
          <w:szCs w:val="22"/>
          <w:lang w:val="en-US"/>
        </w:rPr>
        <w:t xml:space="preserve">and synthetic prion strains </w:t>
      </w:r>
      <w:r w:rsidR="005A3E83" w:rsidRPr="0026330E">
        <w:rPr>
          <w:sz w:val="22"/>
          <w:szCs w:val="22"/>
          <w:lang w:val="en-US"/>
        </w:rPr>
        <w:t>is available</w:t>
      </w:r>
      <w:r w:rsidR="00121F98">
        <w:rPr>
          <w:sz w:val="22"/>
          <w:szCs w:val="22"/>
          <w:lang w:val="en-US"/>
        </w:rPr>
        <w:t xml:space="preserve"> at INRA</w:t>
      </w:r>
      <w:r w:rsidR="005A3E83" w:rsidRPr="0026330E">
        <w:rPr>
          <w:sz w:val="22"/>
          <w:szCs w:val="22"/>
          <w:lang w:val="en-US"/>
        </w:rPr>
        <w:t xml:space="preserve">, all </w:t>
      </w:r>
      <w:r w:rsidRPr="0026330E">
        <w:rPr>
          <w:sz w:val="22"/>
          <w:szCs w:val="22"/>
          <w:lang w:val="en-US"/>
        </w:rPr>
        <w:t xml:space="preserve">passaged in </w:t>
      </w:r>
      <w:r w:rsidRPr="0026330E">
        <w:rPr>
          <w:i/>
          <w:sz w:val="22"/>
          <w:szCs w:val="22"/>
          <w:lang w:val="en-US"/>
        </w:rPr>
        <w:t>ad hoc</w:t>
      </w:r>
      <w:r w:rsidRPr="0026330E">
        <w:rPr>
          <w:sz w:val="22"/>
          <w:szCs w:val="22"/>
          <w:lang w:val="en-US"/>
        </w:rPr>
        <w:t xml:space="preserve"> transgenic mouse lines and deeply characterized phenotypically and biochemically</w:t>
      </w:r>
      <w:r w:rsidR="00121F98">
        <w:rPr>
          <w:sz w:val="22"/>
          <w:szCs w:val="22"/>
          <w:lang w:val="en-US"/>
        </w:rPr>
        <w:t xml:space="preserve"> (</w:t>
      </w:r>
      <w:r w:rsidR="00121F98">
        <w:rPr>
          <w:sz w:val="22"/>
          <w:szCs w:val="22"/>
          <w:lang w:val="en-US"/>
        </w:rPr>
        <w:fldChar w:fldCharType="begin">
          <w:fldData xml:space="preserve">PEVuZE5vdGU+PENpdGU+PEF1dGhvcj5CZXJpbmd1ZTwvQXV0aG9yPjxZZWFyPjIwMDc8L1llYXI+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</w:fldData>
        </w:fldChar>
      </w:r>
      <w:r w:rsidR="00121F98">
        <w:rPr>
          <w:sz w:val="22"/>
          <w:szCs w:val="22"/>
          <w:lang w:val="en-US"/>
        </w:rPr>
        <w:instrText xml:space="preserve"> ADDIN EN.CITE </w:instrText>
      </w:r>
      <w:r w:rsidR="00121F98">
        <w:rPr>
          <w:sz w:val="22"/>
          <w:szCs w:val="22"/>
          <w:lang w:val="en-US"/>
        </w:rPr>
        <w:fldChar w:fldCharType="begin">
          <w:fldData xml:space="preserve">PEVuZE5vdGU+PENpdGU+PEF1dGhvcj5CZXJpbmd1ZTwvQXV0aG9yPjxZZWFyPjIwMDc8L1llYXI+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</w:fldData>
        </w:fldChar>
      </w:r>
      <w:r w:rsidR="00121F98">
        <w:rPr>
          <w:sz w:val="22"/>
          <w:szCs w:val="22"/>
          <w:lang w:val="en-US"/>
        </w:rPr>
        <w:instrText xml:space="preserve"> ADDIN EN.CITE.DATA </w:instrText>
      </w:r>
      <w:r w:rsidR="00121F98">
        <w:rPr>
          <w:sz w:val="22"/>
          <w:szCs w:val="22"/>
          <w:lang w:val="en-US"/>
        </w:rPr>
      </w:r>
      <w:r w:rsidR="00121F98">
        <w:rPr>
          <w:sz w:val="22"/>
          <w:szCs w:val="22"/>
          <w:lang w:val="en-US"/>
        </w:rPr>
        <w:fldChar w:fldCharType="end"/>
      </w:r>
      <w:r w:rsidR="00121F98">
        <w:rPr>
          <w:sz w:val="22"/>
          <w:szCs w:val="22"/>
          <w:lang w:val="en-US"/>
        </w:rPr>
      </w:r>
      <w:r w:rsidR="00121F98">
        <w:rPr>
          <w:sz w:val="22"/>
          <w:szCs w:val="22"/>
          <w:lang w:val="en-US"/>
        </w:rPr>
        <w:fldChar w:fldCharType="separate"/>
      </w:r>
      <w:r w:rsidR="00121F98">
        <w:rPr>
          <w:noProof/>
          <w:sz w:val="22"/>
          <w:szCs w:val="22"/>
          <w:lang w:val="en-US"/>
        </w:rPr>
        <w:t>(</w:t>
      </w:r>
      <w:r w:rsidR="00121F98" w:rsidRPr="00121F98">
        <w:rPr>
          <w:i/>
          <w:noProof/>
          <w:sz w:val="22"/>
          <w:szCs w:val="22"/>
          <w:lang w:val="en-US"/>
        </w:rPr>
        <w:t>6, 20, 21, 35, 36, 41-45</w:t>
      </w:r>
      <w:r w:rsidR="00121F98">
        <w:rPr>
          <w:noProof/>
          <w:sz w:val="22"/>
          <w:szCs w:val="22"/>
          <w:lang w:val="en-US"/>
        </w:rPr>
        <w:t>)</w:t>
      </w:r>
      <w:r w:rsidR="00121F98">
        <w:rPr>
          <w:sz w:val="22"/>
          <w:szCs w:val="22"/>
          <w:lang w:val="en-US"/>
        </w:rPr>
        <w:fldChar w:fldCharType="end"/>
      </w:r>
      <w:r w:rsidR="00121F98">
        <w:rPr>
          <w:sz w:val="22"/>
          <w:szCs w:val="22"/>
          <w:lang w:val="en-US"/>
        </w:rPr>
        <w:t xml:space="preserve"> and unpublished</w:t>
      </w:r>
      <w:r w:rsidR="00000BFE">
        <w:rPr>
          <w:sz w:val="22"/>
          <w:szCs w:val="22"/>
          <w:lang w:val="en-US"/>
        </w:rPr>
        <w:t xml:space="preserve">, </w:t>
      </w:r>
      <w:r w:rsidR="00000BFE" w:rsidRPr="00CF0DB0">
        <w:rPr>
          <w:sz w:val="22"/>
          <w:szCs w:val="22"/>
          <w:highlight w:val="yellow"/>
          <w:lang w:val="en-US"/>
        </w:rPr>
        <w:t>Figure xxx</w:t>
      </w:r>
      <w:r w:rsidR="00121F98">
        <w:rPr>
          <w:sz w:val="22"/>
          <w:szCs w:val="22"/>
          <w:lang w:val="en-US"/>
        </w:rPr>
        <w:t>)</w:t>
      </w:r>
      <w:r w:rsidRPr="0026330E">
        <w:rPr>
          <w:sz w:val="22"/>
          <w:szCs w:val="22"/>
          <w:lang w:val="en-US"/>
        </w:rPr>
        <w:t>. For most prion strains, the replication kinetics have been studied at the level of total PrP. The infectivity and PrP</w:t>
      </w:r>
      <w:r w:rsidRPr="0026330E">
        <w:rPr>
          <w:sz w:val="22"/>
          <w:szCs w:val="22"/>
          <w:vertAlign w:val="superscript"/>
          <w:lang w:val="en-US"/>
        </w:rPr>
        <w:t>Sc</w:t>
      </w:r>
      <w:r w:rsidRPr="0026330E">
        <w:rPr>
          <w:sz w:val="22"/>
          <w:szCs w:val="22"/>
          <w:lang w:val="en-US"/>
        </w:rPr>
        <w:t xml:space="preserve"> sedimentograms of a number of strains have already been defined at disease end stage (</w:t>
      </w:r>
      <w:r w:rsidR="00EF6E3D" w:rsidRPr="0026330E">
        <w:rPr>
          <w:sz w:val="22"/>
          <w:szCs w:val="22"/>
          <w:lang w:val="en-US"/>
        </w:rPr>
        <w:fldChar w:fldCharType="begin">
          <w:fldData xml:space="preserve">PEVuZE5vdGU+PENpdGU+PEF1dGhvcj5UaXhhZG9yPC9BdXRob3I+PFllYXI+MjAxMDwvWWVhcj48
UmVjTnVtPjE3MTwvUmVjTnVtPjxEaXNwbGF5VGV4dD4oPHN0eWxlIGZhY2U9Iml0YWxpYyI+MjY8
L3N0eWxlPik8L0Rpc3BsYXlUZXh0PjxyZWNvcmQ+PHJlYy1udW1iZXI+MTcxPC9yZWMtbnVtYmVy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c2VhcmNoLW5vdGVzPjxsYW5ndWFnZT5lbmc8L2xhbmd1YWdlPjwvcmVjb3JkPjwvQ2l0ZT48L0Vu
ZE5vdGU+
</w:fldData>
        </w:fldChar>
      </w:r>
      <w:r w:rsidR="003F2B2F" w:rsidRPr="0026330E">
        <w:rPr>
          <w:sz w:val="22"/>
          <w:szCs w:val="22"/>
          <w:lang w:val="en-US"/>
        </w:rPr>
        <w:instrText xml:space="preserve"> ADDIN EN.CITE </w:instrText>
      </w:r>
      <w:r w:rsidR="003F2B2F" w:rsidRPr="0026330E">
        <w:rPr>
          <w:sz w:val="22"/>
          <w:szCs w:val="22"/>
          <w:lang w:val="en-US"/>
        </w:rPr>
        <w:fldChar w:fldCharType="begin">
          <w:fldData xml:space="preserve">PEVuZE5vdGU+PENpdGU+PEF1dGhvcj5UaXhhZG9yPC9BdXRob3I+PFllYXI+MjAxMDwvWWVhcj48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</w:fldData>
        </w:fldChar>
      </w:r>
      <w:r w:rsidR="003F2B2F" w:rsidRPr="0026330E">
        <w:rPr>
          <w:sz w:val="22"/>
          <w:szCs w:val="22"/>
          <w:lang w:val="en-US"/>
        </w:rPr>
        <w:instrText xml:space="preserve"> ADDIN EN.CITE.DATA </w:instrText>
      </w:r>
      <w:r w:rsidR="003F2B2F" w:rsidRPr="0026330E">
        <w:rPr>
          <w:sz w:val="22"/>
          <w:szCs w:val="22"/>
          <w:lang w:val="en-US"/>
        </w:rPr>
      </w:r>
      <w:r w:rsidR="003F2B2F"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26</w:t>
      </w:r>
      <w:r w:rsidR="003F2B2F" w:rsidRPr="0026330E">
        <w:rPr>
          <w:noProof/>
          <w:sz w:val="22"/>
          <w:szCs w:val="22"/>
          <w:lang w:val="en-US"/>
        </w:rPr>
        <w:t>)</w:t>
      </w:r>
      <w:r w:rsidR="00EF6E3D" w:rsidRPr="0026330E">
        <w:rPr>
          <w:sz w:val="22"/>
          <w:szCs w:val="22"/>
          <w:lang w:val="en-US"/>
        </w:rPr>
        <w:fldChar w:fldCharType="end"/>
      </w:r>
      <w:r w:rsidRPr="0026330E">
        <w:rPr>
          <w:sz w:val="22"/>
          <w:szCs w:val="22"/>
          <w:lang w:val="en-US"/>
        </w:rPr>
        <w:t xml:space="preserve"> and unpublished). These data will be completed by SV-fractionation sizing of prion assemblies at defined time-points of prion pathogenesis. Of particular interest are the origin of early/primary assemblies of small size. Comparison of </w:t>
      </w:r>
      <w:r w:rsidRPr="0026330E">
        <w:rPr>
          <w:i/>
          <w:sz w:val="22"/>
          <w:szCs w:val="22"/>
          <w:lang w:val="en-US"/>
        </w:rPr>
        <w:t>fast</w:t>
      </w:r>
      <w:r w:rsidRPr="0026330E">
        <w:rPr>
          <w:sz w:val="22"/>
          <w:szCs w:val="22"/>
          <w:lang w:val="en-US"/>
        </w:rPr>
        <w:t xml:space="preserve"> and </w:t>
      </w:r>
      <w:r w:rsidRPr="0026330E">
        <w:rPr>
          <w:i/>
          <w:sz w:val="22"/>
          <w:szCs w:val="22"/>
          <w:lang w:val="en-US"/>
        </w:rPr>
        <w:t>slow</w:t>
      </w:r>
      <w:r w:rsidRPr="0026330E">
        <w:rPr>
          <w:sz w:val="22"/>
          <w:szCs w:val="22"/>
          <w:lang w:val="en-US"/>
        </w:rPr>
        <w:t xml:space="preserve"> prion strains will allow determining whether those assemblies originate from the replication of the fittest, small-sized assemblies at disease terminal stage </w:t>
      </w:r>
      <w:r w:rsidR="00EF6E3D" w:rsidRPr="0026330E">
        <w:rPr>
          <w:sz w:val="22"/>
          <w:szCs w:val="22"/>
          <w:lang w:val="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US"/>
        </w:rPr>
        <w:instrText xml:space="preserve"> ADDIN EN.CITE </w:instrText>
      </w:r>
      <w:r w:rsidR="003F2B2F" w:rsidRPr="0026330E">
        <w:rPr>
          <w:sz w:val="22"/>
          <w:szCs w:val="22"/>
          <w:lang w:val="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sz w:val="22"/>
          <w:szCs w:val="22"/>
          <w:lang w:val="en-US"/>
        </w:rPr>
        <w:instrText xml:space="preserve"> ADDIN EN.CITE.DATA </w:instrText>
      </w:r>
      <w:r w:rsidR="003F2B2F" w:rsidRPr="0026330E">
        <w:rPr>
          <w:sz w:val="22"/>
          <w:szCs w:val="22"/>
          <w:lang w:val="en-US"/>
        </w:rPr>
      </w:r>
      <w:r w:rsidR="003F2B2F"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24, 26</w:t>
      </w:r>
      <w:r w:rsidR="003F2B2F" w:rsidRPr="0026330E">
        <w:rPr>
          <w:noProof/>
          <w:sz w:val="22"/>
          <w:szCs w:val="22"/>
          <w:lang w:val="en-US"/>
        </w:rPr>
        <w:t>)</w:t>
      </w:r>
      <w:r w:rsidR="00EF6E3D" w:rsidRPr="0026330E">
        <w:rPr>
          <w:sz w:val="22"/>
          <w:szCs w:val="22"/>
          <w:lang w:val="en-US"/>
        </w:rPr>
        <w:fldChar w:fldCharType="end"/>
      </w:r>
      <w:r w:rsidRPr="0026330E">
        <w:rPr>
          <w:sz w:val="22"/>
          <w:szCs w:val="22"/>
          <w:lang w:val="en-US"/>
        </w:rPr>
        <w:t xml:space="preserve"> or from a more generic mechanism.</w:t>
      </w:r>
    </w:p>
    <w:p w14:paraId="5AF84B7C" w14:textId="77777777" w:rsidR="003667C5" w:rsidRPr="0026330E" w:rsidRDefault="003667C5" w:rsidP="0027489C">
      <w:pPr>
        <w:spacing w:before="60"/>
        <w:jc w:val="both"/>
        <w:rPr>
          <w:sz w:val="22"/>
          <w:szCs w:val="22"/>
          <w:lang w:val="en-US"/>
        </w:rPr>
      </w:pPr>
      <w:r w:rsidRPr="0026330E">
        <w:rPr>
          <w:sz w:val="22"/>
          <w:szCs w:val="22"/>
          <w:lang w:val="en-US"/>
        </w:rPr>
        <w:t xml:space="preserve">To complete the results obtained with ‘cloned’ or terminally adapted prions, the transmission experiments will been extended to </w:t>
      </w:r>
      <w:r w:rsidR="00EF72FC" w:rsidRPr="0026330E">
        <w:rPr>
          <w:sz w:val="22"/>
          <w:szCs w:val="22"/>
          <w:lang w:val="en-US"/>
        </w:rPr>
        <w:t xml:space="preserve">i) </w:t>
      </w:r>
      <w:r w:rsidR="0068527E" w:rsidRPr="0026330E">
        <w:rPr>
          <w:sz w:val="22"/>
          <w:szCs w:val="22"/>
          <w:lang w:val="en-US"/>
        </w:rPr>
        <w:t>so-called ‘</w:t>
      </w:r>
      <w:r w:rsidRPr="0026330E">
        <w:rPr>
          <w:sz w:val="22"/>
          <w:szCs w:val="22"/>
          <w:lang w:val="en-US"/>
        </w:rPr>
        <w:t>fiel</w:t>
      </w:r>
      <w:r w:rsidR="00235F8C" w:rsidRPr="0026330E">
        <w:rPr>
          <w:sz w:val="22"/>
          <w:szCs w:val="22"/>
          <w:lang w:val="en-US"/>
        </w:rPr>
        <w:t>d</w:t>
      </w:r>
      <w:r w:rsidR="0068527E" w:rsidRPr="0026330E">
        <w:rPr>
          <w:sz w:val="22"/>
          <w:szCs w:val="22"/>
          <w:lang w:val="en-US"/>
        </w:rPr>
        <w:t>’</w:t>
      </w:r>
      <w:r w:rsidR="00235F8C" w:rsidRPr="0026330E">
        <w:rPr>
          <w:sz w:val="22"/>
          <w:szCs w:val="22"/>
          <w:lang w:val="en-US"/>
        </w:rPr>
        <w:t xml:space="preserve"> prion</w:t>
      </w:r>
      <w:r w:rsidRPr="0026330E">
        <w:rPr>
          <w:sz w:val="22"/>
          <w:szCs w:val="22"/>
          <w:lang w:val="en-US"/>
        </w:rPr>
        <w:t xml:space="preserve"> isolate</w:t>
      </w:r>
      <w:r w:rsidR="00235F8C" w:rsidRPr="0026330E">
        <w:rPr>
          <w:sz w:val="22"/>
          <w:szCs w:val="22"/>
          <w:lang w:val="en-US"/>
        </w:rPr>
        <w:t>s</w:t>
      </w:r>
      <w:r w:rsidR="0068527E" w:rsidRPr="0026330E">
        <w:rPr>
          <w:sz w:val="22"/>
          <w:szCs w:val="22"/>
          <w:lang w:val="en-US"/>
        </w:rPr>
        <w:t xml:space="preserve">, in particular those </w:t>
      </w:r>
      <w:r w:rsidRPr="0026330E">
        <w:rPr>
          <w:sz w:val="22"/>
          <w:szCs w:val="22"/>
          <w:lang w:val="en-US"/>
        </w:rPr>
        <w:t>known to contain or to favor emergence of at least 2 substrain components</w:t>
      </w:r>
      <w:r w:rsidR="0068527E" w:rsidRPr="0026330E">
        <w:rPr>
          <w:sz w:val="22"/>
          <w:szCs w:val="22"/>
          <w:lang w:val="en-US"/>
        </w:rPr>
        <w:t xml:space="preserve">, even in homotypic transmissions </w:t>
      </w:r>
      <w:r w:rsidR="00EF6E3D" w:rsidRPr="0026330E">
        <w:rPr>
          <w:sz w:val="22"/>
          <w:szCs w:val="22"/>
          <w:lang w:val="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sz w:val="22"/>
          <w:szCs w:val="22"/>
          <w:lang w:val="en-US"/>
        </w:rPr>
        <w:instrText xml:space="preserve"> ADDIN EN.CITE </w:instrText>
      </w:r>
      <w:r w:rsidR="00815493">
        <w:rPr>
          <w:sz w:val="22"/>
          <w:szCs w:val="22"/>
          <w:lang w:val="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sz w:val="22"/>
          <w:szCs w:val="22"/>
          <w:lang w:val="en-US"/>
        </w:rPr>
        <w:instrText xml:space="preserve"> ADDIN EN.CITE.DATA </w:instrText>
      </w:r>
      <w:r w:rsidR="00815493">
        <w:rPr>
          <w:sz w:val="22"/>
          <w:szCs w:val="22"/>
          <w:lang w:val="en-US"/>
        </w:rPr>
      </w:r>
      <w:r w:rsidR="00815493">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815493">
        <w:rPr>
          <w:noProof/>
          <w:sz w:val="22"/>
          <w:szCs w:val="22"/>
          <w:lang w:val="en-US"/>
        </w:rPr>
        <w:t>(</w:t>
      </w:r>
      <w:r w:rsidR="00815493" w:rsidRPr="00815493">
        <w:rPr>
          <w:i/>
          <w:noProof/>
          <w:sz w:val="22"/>
          <w:szCs w:val="22"/>
          <w:lang w:val="en-US"/>
        </w:rPr>
        <w:t>20, 36</w:t>
      </w:r>
      <w:r w:rsidR="00815493">
        <w:rPr>
          <w:noProof/>
          <w:sz w:val="22"/>
          <w:szCs w:val="22"/>
          <w:lang w:val="en-US"/>
        </w:rPr>
        <w:t>)</w:t>
      </w:r>
      <w:r w:rsidR="00EF6E3D" w:rsidRPr="0026330E">
        <w:rPr>
          <w:sz w:val="22"/>
          <w:szCs w:val="22"/>
          <w:lang w:val="en-US"/>
        </w:rPr>
        <w:fldChar w:fldCharType="end"/>
      </w:r>
      <w:r w:rsidR="00EF72FC" w:rsidRPr="0026330E">
        <w:rPr>
          <w:sz w:val="22"/>
          <w:szCs w:val="22"/>
          <w:lang w:val="en-US"/>
        </w:rPr>
        <w:t xml:space="preserve">, ii) </w:t>
      </w:r>
      <w:r w:rsidRPr="0026330E">
        <w:rPr>
          <w:sz w:val="22"/>
          <w:szCs w:val="22"/>
          <w:lang w:val="en-US"/>
        </w:rPr>
        <w:t>to prion</w:t>
      </w:r>
      <w:r w:rsidR="00235F8C" w:rsidRPr="0026330E">
        <w:rPr>
          <w:sz w:val="22"/>
          <w:szCs w:val="22"/>
          <w:lang w:val="en-US"/>
        </w:rPr>
        <w:t xml:space="preserve">s, which despite a fixed biological phenotype in the host species (incubation times, distribution of </w:t>
      </w:r>
      <w:r w:rsidR="00EF72FC" w:rsidRPr="0026330E">
        <w:rPr>
          <w:sz w:val="22"/>
          <w:szCs w:val="22"/>
          <w:lang w:val="en-US"/>
        </w:rPr>
        <w:t>PrP</w:t>
      </w:r>
      <w:r w:rsidR="00EF72FC" w:rsidRPr="0026330E">
        <w:rPr>
          <w:sz w:val="22"/>
          <w:szCs w:val="22"/>
          <w:vertAlign w:val="superscript"/>
          <w:lang w:val="en-US"/>
        </w:rPr>
        <w:t>Sc</w:t>
      </w:r>
      <w:r w:rsidR="00EF72FC" w:rsidRPr="0026330E">
        <w:rPr>
          <w:sz w:val="22"/>
          <w:szCs w:val="22"/>
          <w:lang w:val="en-US"/>
        </w:rPr>
        <w:t xml:space="preserve"> </w:t>
      </w:r>
      <w:r w:rsidR="00235F8C" w:rsidRPr="0026330E">
        <w:rPr>
          <w:sz w:val="22"/>
          <w:szCs w:val="22"/>
          <w:lang w:val="en-US"/>
        </w:rPr>
        <w:t xml:space="preserve">and </w:t>
      </w:r>
      <w:r w:rsidR="00235F8C" w:rsidRPr="0026330E">
        <w:rPr>
          <w:sz w:val="22"/>
          <w:szCs w:val="22"/>
          <w:lang w:val="en-US"/>
        </w:rPr>
        <w:lastRenderedPageBreak/>
        <w:t>vacuolation in the brain) are still evolv</w:t>
      </w:r>
      <w:r w:rsidR="00EF72FC" w:rsidRPr="0026330E">
        <w:rPr>
          <w:sz w:val="22"/>
          <w:szCs w:val="22"/>
          <w:lang w:val="en-US"/>
        </w:rPr>
        <w:t>ing</w:t>
      </w:r>
      <w:r w:rsidR="00235F8C" w:rsidRPr="0026330E">
        <w:rPr>
          <w:sz w:val="22"/>
          <w:szCs w:val="22"/>
          <w:lang w:val="en-US"/>
        </w:rPr>
        <w:t>/adapt</w:t>
      </w:r>
      <w:r w:rsidR="00EF72FC" w:rsidRPr="0026330E">
        <w:rPr>
          <w:sz w:val="22"/>
          <w:szCs w:val="22"/>
          <w:lang w:val="en-US"/>
        </w:rPr>
        <w:t>ing</w:t>
      </w:r>
      <w:r w:rsidR="00235F8C" w:rsidRPr="0026330E">
        <w:rPr>
          <w:sz w:val="22"/>
          <w:szCs w:val="22"/>
          <w:lang w:val="en-US"/>
        </w:rPr>
        <w:t xml:space="preserve"> (over &gt; 4-5 passages) on  iterative passage, </w:t>
      </w:r>
      <w:r w:rsidRPr="0026330E">
        <w:rPr>
          <w:sz w:val="22"/>
          <w:szCs w:val="22"/>
          <w:lang w:val="en-US"/>
        </w:rPr>
        <w:t xml:space="preserve">as </w:t>
      </w:r>
      <w:r w:rsidR="00235F8C" w:rsidRPr="0026330E">
        <w:rPr>
          <w:sz w:val="22"/>
          <w:szCs w:val="22"/>
          <w:lang w:val="en-US"/>
        </w:rPr>
        <w:t xml:space="preserve">shown by </w:t>
      </w:r>
      <w:r w:rsidRPr="0026330E">
        <w:rPr>
          <w:sz w:val="22"/>
          <w:szCs w:val="22"/>
          <w:lang w:val="en-US"/>
        </w:rPr>
        <w:t>retrotransmission to the parental host PrP</w:t>
      </w:r>
      <w:r w:rsidR="00235F8C" w:rsidRPr="0026330E">
        <w:rPr>
          <w:sz w:val="22"/>
          <w:szCs w:val="22"/>
          <w:lang w:val="en-US"/>
        </w:rPr>
        <w:t xml:space="preserve"> or to a third species</w:t>
      </w:r>
      <w:r w:rsidR="00EF72FC" w:rsidRPr="0026330E">
        <w:rPr>
          <w:sz w:val="22"/>
          <w:szCs w:val="22"/>
          <w:lang w:val="en-US"/>
        </w:rPr>
        <w:t xml:space="preserve"> (unpublished data)</w:t>
      </w:r>
      <w:r w:rsidRPr="0026330E">
        <w:rPr>
          <w:sz w:val="22"/>
          <w:szCs w:val="22"/>
          <w:lang w:val="en-US"/>
        </w:rPr>
        <w:t xml:space="preserve">. These features are suggestive of subtle </w:t>
      </w:r>
      <w:r w:rsidR="00E53ECB" w:rsidRPr="0026330E">
        <w:rPr>
          <w:sz w:val="22"/>
          <w:szCs w:val="22"/>
          <w:lang w:val="en-US"/>
        </w:rPr>
        <w:t>PrP</w:t>
      </w:r>
      <w:r w:rsidR="00E53ECB" w:rsidRPr="0026330E">
        <w:rPr>
          <w:sz w:val="22"/>
          <w:szCs w:val="22"/>
          <w:vertAlign w:val="superscript"/>
          <w:lang w:val="en-US"/>
        </w:rPr>
        <w:t>Sc</w:t>
      </w:r>
      <w:r w:rsidR="00E53ECB" w:rsidRPr="0026330E">
        <w:rPr>
          <w:sz w:val="22"/>
          <w:szCs w:val="22"/>
          <w:lang w:val="en-US"/>
        </w:rPr>
        <w:t xml:space="preserve"> </w:t>
      </w:r>
      <w:r w:rsidRPr="0026330E">
        <w:rPr>
          <w:sz w:val="22"/>
          <w:szCs w:val="22"/>
          <w:lang w:val="en-US"/>
        </w:rPr>
        <w:t>structural evolution t</w:t>
      </w:r>
      <w:r w:rsidR="00231525" w:rsidRPr="0026330E">
        <w:rPr>
          <w:sz w:val="22"/>
          <w:szCs w:val="22"/>
          <w:lang w:val="en-US"/>
        </w:rPr>
        <w:t>hat are worth investigating because they are highly relevant to the ‘natural’ transmission</w:t>
      </w:r>
      <w:r w:rsidR="00235F8C" w:rsidRPr="0026330E">
        <w:rPr>
          <w:sz w:val="22"/>
          <w:szCs w:val="22"/>
          <w:lang w:val="en-US"/>
        </w:rPr>
        <w:t xml:space="preserve"> events.</w:t>
      </w:r>
    </w:p>
    <w:p w14:paraId="0274C1BF" w14:textId="77777777" w:rsidR="00235F8C" w:rsidRDefault="00F111B2" w:rsidP="0027489C">
      <w:pPr>
        <w:spacing w:before="60"/>
        <w:jc w:val="both"/>
        <w:rPr>
          <w:ins w:id="15" w:author="Human Rezaei" w:date="2017-11-07T12:25:00Z"/>
          <w:sz w:val="22"/>
          <w:szCs w:val="22"/>
          <w:lang w:val="en-US"/>
        </w:rPr>
      </w:pPr>
      <w:r w:rsidRPr="0026330E">
        <w:rPr>
          <w:b/>
          <w:sz w:val="22"/>
          <w:szCs w:val="22"/>
          <w:lang w:val="en-US"/>
        </w:rPr>
        <w:t>Outcome.</w:t>
      </w:r>
      <w:r w:rsidRPr="0026330E">
        <w:rPr>
          <w:sz w:val="22"/>
          <w:szCs w:val="22"/>
          <w:lang w:val="en-US"/>
        </w:rPr>
        <w:t xml:space="preserve"> </w:t>
      </w:r>
      <w:r w:rsidR="00547976" w:rsidRPr="0026330E">
        <w:rPr>
          <w:sz w:val="22"/>
          <w:szCs w:val="22"/>
          <w:lang w:val="en-US"/>
        </w:rPr>
        <w:t xml:space="preserve">As stated in the methodology, </w:t>
      </w:r>
      <w:r w:rsidR="00DD1766" w:rsidRPr="0026330E">
        <w:rPr>
          <w:sz w:val="22"/>
          <w:szCs w:val="22"/>
          <w:lang w:val="en-US"/>
        </w:rPr>
        <w:t xml:space="preserve">the library contains mostly cloned </w:t>
      </w:r>
      <w:r w:rsidR="0085339A" w:rsidRPr="0026330E">
        <w:rPr>
          <w:sz w:val="22"/>
          <w:szCs w:val="22"/>
          <w:lang w:val="en-US"/>
        </w:rPr>
        <w:t>mammalian</w:t>
      </w:r>
      <w:r w:rsidR="00DD1766" w:rsidRPr="0026330E">
        <w:rPr>
          <w:sz w:val="22"/>
          <w:szCs w:val="22"/>
          <w:lang w:val="en-US"/>
        </w:rPr>
        <w:t xml:space="preserve"> prion strains. </w:t>
      </w:r>
      <w:r w:rsidR="00912F8D" w:rsidRPr="0026330E">
        <w:rPr>
          <w:sz w:val="22"/>
          <w:szCs w:val="22"/>
          <w:lang w:val="en-US"/>
        </w:rPr>
        <w:t>I</w:t>
      </w:r>
      <w:r w:rsidR="00DD1766" w:rsidRPr="0026330E">
        <w:rPr>
          <w:sz w:val="22"/>
          <w:szCs w:val="22"/>
          <w:lang w:val="en-US"/>
        </w:rPr>
        <w:t xml:space="preserve">t is expected </w:t>
      </w:r>
      <w:r w:rsidR="00D273BC" w:rsidRPr="0026330E">
        <w:rPr>
          <w:sz w:val="22"/>
          <w:szCs w:val="22"/>
          <w:lang w:val="en-US"/>
        </w:rPr>
        <w:t xml:space="preserve">from “cloned” terminology </w:t>
      </w:r>
      <w:r w:rsidR="0085339A" w:rsidRPr="0026330E">
        <w:rPr>
          <w:sz w:val="22"/>
          <w:szCs w:val="22"/>
          <w:lang w:val="en-US"/>
        </w:rPr>
        <w:t xml:space="preserve">a structural homogeneity in term of </w:t>
      </w:r>
      <w:r w:rsidR="00547976" w:rsidRPr="0026330E">
        <w:rPr>
          <w:sz w:val="22"/>
          <w:szCs w:val="22"/>
          <w:lang w:val="en-US"/>
        </w:rPr>
        <w:t>PrP</w:t>
      </w:r>
      <w:r w:rsidR="00547976" w:rsidRPr="0026330E">
        <w:rPr>
          <w:sz w:val="22"/>
          <w:szCs w:val="22"/>
          <w:vertAlign w:val="superscript"/>
          <w:lang w:val="en-US"/>
        </w:rPr>
        <w:t>Sc</w:t>
      </w:r>
      <w:r w:rsidR="00547976" w:rsidRPr="0026330E">
        <w:rPr>
          <w:sz w:val="22"/>
          <w:szCs w:val="22"/>
          <w:lang w:val="en-US"/>
        </w:rPr>
        <w:t xml:space="preserve"> </w:t>
      </w:r>
      <w:r w:rsidR="0085339A" w:rsidRPr="0026330E">
        <w:rPr>
          <w:sz w:val="22"/>
          <w:szCs w:val="22"/>
          <w:lang w:val="en-US"/>
        </w:rPr>
        <w:t xml:space="preserve">structuration. The existence of quasi-periodical or at least non-asymptotical evolution of size distribution will strongly suggest complex competition and exchange between structurally distinct assemblies and </w:t>
      </w:r>
      <w:r w:rsidR="00912F8D" w:rsidRPr="0026330E">
        <w:rPr>
          <w:sz w:val="22"/>
          <w:szCs w:val="22"/>
          <w:lang w:val="en-US"/>
        </w:rPr>
        <w:t xml:space="preserve">will </w:t>
      </w:r>
      <w:r w:rsidR="0085339A" w:rsidRPr="0026330E">
        <w:rPr>
          <w:sz w:val="22"/>
          <w:szCs w:val="22"/>
          <w:lang w:val="en-US"/>
        </w:rPr>
        <w:t xml:space="preserve">argue in favor </w:t>
      </w:r>
      <w:r w:rsidR="00D273BC" w:rsidRPr="0026330E">
        <w:rPr>
          <w:sz w:val="22"/>
          <w:szCs w:val="22"/>
          <w:lang w:val="en-US"/>
        </w:rPr>
        <w:t xml:space="preserve">of </w:t>
      </w:r>
      <w:r w:rsidR="0085339A" w:rsidRPr="0026330E">
        <w:rPr>
          <w:sz w:val="22"/>
          <w:szCs w:val="22"/>
          <w:lang w:val="en-US"/>
        </w:rPr>
        <w:t>prion strain</w:t>
      </w:r>
      <w:r w:rsidR="00912F8D" w:rsidRPr="0026330E">
        <w:rPr>
          <w:sz w:val="22"/>
          <w:szCs w:val="22"/>
          <w:lang w:val="en-US"/>
        </w:rPr>
        <w:t xml:space="preserve"> defined by a convolution of structurally different subset</w:t>
      </w:r>
      <w:r w:rsidR="00547976" w:rsidRPr="0026330E">
        <w:rPr>
          <w:sz w:val="22"/>
          <w:szCs w:val="22"/>
          <w:lang w:val="en-US"/>
        </w:rPr>
        <w:t>s</w:t>
      </w:r>
      <w:r w:rsidR="00912F8D" w:rsidRPr="0026330E">
        <w:rPr>
          <w:sz w:val="22"/>
          <w:szCs w:val="22"/>
          <w:lang w:val="en-US"/>
        </w:rPr>
        <w:t xml:space="preserve"> of </w:t>
      </w:r>
      <w:r w:rsidR="00547976" w:rsidRPr="0026330E">
        <w:rPr>
          <w:sz w:val="22"/>
          <w:szCs w:val="22"/>
          <w:lang w:val="en-US"/>
        </w:rPr>
        <w:t>PrP</w:t>
      </w:r>
      <w:r w:rsidR="00547976" w:rsidRPr="0026330E">
        <w:rPr>
          <w:sz w:val="22"/>
          <w:szCs w:val="22"/>
          <w:vertAlign w:val="superscript"/>
          <w:lang w:val="en-US"/>
        </w:rPr>
        <w:t>Sc</w:t>
      </w:r>
      <w:r w:rsidR="00547976" w:rsidRPr="0026330E">
        <w:rPr>
          <w:sz w:val="22"/>
          <w:szCs w:val="22"/>
          <w:lang w:val="en-US"/>
        </w:rPr>
        <w:t xml:space="preserve"> </w:t>
      </w:r>
      <w:r w:rsidR="00912F8D" w:rsidRPr="0026330E">
        <w:rPr>
          <w:sz w:val="22"/>
          <w:szCs w:val="22"/>
          <w:lang w:val="en-US"/>
        </w:rPr>
        <w:t xml:space="preserve">assemblies. </w:t>
      </w:r>
      <w:r w:rsidR="00B40CC4" w:rsidRPr="0026330E">
        <w:rPr>
          <w:sz w:val="22"/>
          <w:szCs w:val="22"/>
          <w:lang w:val="en-US"/>
        </w:rPr>
        <w:t>Thus</w:t>
      </w:r>
      <w:r w:rsidR="006A525F" w:rsidRPr="0026330E">
        <w:rPr>
          <w:sz w:val="22"/>
          <w:szCs w:val="22"/>
          <w:lang w:val="en-US"/>
        </w:rPr>
        <w:t>,</w:t>
      </w:r>
      <w:r w:rsidR="00912F8D" w:rsidRPr="0026330E">
        <w:rPr>
          <w:sz w:val="22"/>
          <w:szCs w:val="22"/>
          <w:lang w:val="en-US"/>
        </w:rPr>
        <w:t xml:space="preserve"> the main outcome of this task is </w:t>
      </w:r>
      <w:r w:rsidR="006A525F" w:rsidRPr="0026330E">
        <w:rPr>
          <w:sz w:val="22"/>
          <w:szCs w:val="22"/>
          <w:lang w:val="en-US"/>
        </w:rPr>
        <w:t>the</w:t>
      </w:r>
      <w:r w:rsidR="00912F8D" w:rsidRPr="0026330E">
        <w:rPr>
          <w:sz w:val="22"/>
          <w:szCs w:val="22"/>
          <w:lang w:val="en-US"/>
        </w:rPr>
        <w:t xml:space="preserve"> </w:t>
      </w:r>
      <w:r w:rsidR="006A525F" w:rsidRPr="0026330E">
        <w:rPr>
          <w:sz w:val="22"/>
          <w:szCs w:val="22"/>
          <w:lang w:val="en-US"/>
        </w:rPr>
        <w:t>identification of</w:t>
      </w:r>
      <w:r w:rsidR="00912F8D" w:rsidRPr="0026330E">
        <w:rPr>
          <w:sz w:val="22"/>
          <w:szCs w:val="22"/>
          <w:lang w:val="en-US"/>
        </w:rPr>
        <w:t xml:space="preserve"> prion strains for which it exists a non-asymptotical size variation. This last being a </w:t>
      </w:r>
      <w:r w:rsidR="00912F8D" w:rsidRPr="0026330E">
        <w:rPr>
          <w:b/>
          <w:sz w:val="22"/>
          <w:szCs w:val="22"/>
          <w:lang w:val="en-US"/>
        </w:rPr>
        <w:t>direct pro</w:t>
      </w:r>
      <w:r w:rsidR="00172AD5" w:rsidRPr="0026330E">
        <w:rPr>
          <w:b/>
          <w:sz w:val="22"/>
          <w:szCs w:val="22"/>
          <w:lang w:val="en-US"/>
        </w:rPr>
        <w:t>of</w:t>
      </w:r>
      <w:r w:rsidR="00912F8D" w:rsidRPr="0026330E">
        <w:rPr>
          <w:sz w:val="22"/>
          <w:szCs w:val="22"/>
          <w:lang w:val="en-US"/>
        </w:rPr>
        <w:t xml:space="preserve"> of an </w:t>
      </w:r>
      <w:r w:rsidR="00912F8D" w:rsidRPr="0026330E">
        <w:rPr>
          <w:i/>
          <w:sz w:val="22"/>
          <w:szCs w:val="22"/>
          <w:lang w:val="en-US"/>
        </w:rPr>
        <w:t>in vivo</w:t>
      </w:r>
      <w:r w:rsidR="00912F8D" w:rsidRPr="0026330E">
        <w:rPr>
          <w:sz w:val="22"/>
          <w:szCs w:val="22"/>
          <w:lang w:val="en-US"/>
        </w:rPr>
        <w:t xml:space="preserve"> </w:t>
      </w:r>
      <w:r w:rsidR="006A525F" w:rsidRPr="0026330E">
        <w:rPr>
          <w:sz w:val="22"/>
          <w:szCs w:val="22"/>
          <w:lang w:val="en-US"/>
        </w:rPr>
        <w:t>structural diversification and exchange process during prion replication.</w:t>
      </w:r>
      <w:r w:rsidR="004D295F" w:rsidRPr="0026330E">
        <w:rPr>
          <w:sz w:val="22"/>
          <w:szCs w:val="22"/>
          <w:lang w:val="en-US"/>
        </w:rPr>
        <w:t xml:space="preserve"> </w:t>
      </w:r>
    </w:p>
    <w:p w14:paraId="54396CDD" w14:textId="77777777" w:rsidR="00BE0675" w:rsidRDefault="00BE0675" w:rsidP="0027489C">
      <w:pPr>
        <w:spacing w:before="60"/>
        <w:jc w:val="both"/>
        <w:rPr>
          <w:sz w:val="22"/>
          <w:szCs w:val="22"/>
          <w:lang w:val="en-US"/>
        </w:rPr>
      </w:pPr>
      <w:ins w:id="16" w:author="Human Rezaei" w:date="2017-11-07T12:25:00Z">
        <w:r w:rsidRPr="00F215DF">
          <w:rPr>
            <w:b/>
            <w:sz w:val="22"/>
            <w:szCs w:val="22"/>
            <w:lang w:val="en-US"/>
            <w:rPrChange w:id="17" w:author="Human Rezaei" w:date="2017-11-07T12:27:00Z">
              <w:rPr>
                <w:sz w:val="22"/>
                <w:szCs w:val="22"/>
                <w:lang w:val="en-US"/>
              </w:rPr>
            </w:rPrChange>
          </w:rPr>
          <w:t xml:space="preserve">Synergetic </w:t>
        </w:r>
      </w:ins>
      <w:ins w:id="18" w:author="Human Rezaei" w:date="2017-11-07T12:26:00Z">
        <w:r w:rsidRPr="00F215DF">
          <w:rPr>
            <w:b/>
            <w:sz w:val="22"/>
            <w:szCs w:val="22"/>
            <w:lang w:val="en-US"/>
            <w:rPrChange w:id="19" w:author="Human Rezaei" w:date="2017-11-07T12:27:00Z">
              <w:rPr>
                <w:sz w:val="22"/>
                <w:szCs w:val="22"/>
                <w:lang w:val="en-US"/>
              </w:rPr>
            </w:rPrChange>
          </w:rPr>
          <w:t>outcome:</w:t>
        </w:r>
        <w:r>
          <w:rPr>
            <w:sz w:val="22"/>
            <w:szCs w:val="22"/>
            <w:lang w:val="en-US"/>
          </w:rPr>
          <w:t xml:space="preserve"> </w:t>
        </w:r>
      </w:ins>
      <w:ins w:id="20" w:author="Human Rezaei" w:date="2017-11-07T12:27:00Z">
        <w:r w:rsidR="00F215DF">
          <w:rPr>
            <w:sz w:val="22"/>
            <w:szCs w:val="22"/>
            <w:lang w:val="en-US"/>
          </w:rPr>
          <w:t xml:space="preserve">Sinal traitement, </w:t>
        </w:r>
      </w:ins>
      <w:ins w:id="21" w:author="Human Rezaei" w:date="2017-11-07T12:26:00Z">
        <w:r w:rsidR="00F215DF">
          <w:rPr>
            <w:sz w:val="22"/>
            <w:szCs w:val="22"/>
            <w:lang w:val="en-US"/>
          </w:rPr>
          <w:t>Mathematical modeling</w:t>
        </w:r>
      </w:ins>
      <w:ins w:id="22" w:author="Human Rezaei" w:date="2017-11-07T12:27:00Z">
        <w:r w:rsidR="00F215DF">
          <w:rPr>
            <w:sz w:val="22"/>
            <w:szCs w:val="22"/>
            <w:lang w:val="en-US"/>
          </w:rPr>
          <w:t xml:space="preserve"> based on size distribution kinetic</w:t>
        </w:r>
      </w:ins>
      <w:ins w:id="23" w:author="Human Rezaei" w:date="2017-11-07T12:26:00Z">
        <w:r w:rsidR="00F215DF">
          <w:rPr>
            <w:sz w:val="22"/>
            <w:szCs w:val="22"/>
            <w:lang w:val="en-US"/>
          </w:rPr>
          <w:t xml:space="preserve">, </w:t>
        </w:r>
      </w:ins>
    </w:p>
    <w:p w14:paraId="3A124822" w14:textId="77777777" w:rsidR="00825F06" w:rsidRDefault="00825F06" w:rsidP="0027489C">
      <w:pPr>
        <w:spacing w:before="60"/>
        <w:jc w:val="both"/>
        <w:rPr>
          <w:sz w:val="22"/>
          <w:szCs w:val="22"/>
          <w:lang w:val="en-US"/>
        </w:rPr>
      </w:pPr>
    </w:p>
    <w:p w14:paraId="6A6615C4" w14:textId="77777777" w:rsidR="00282DBD" w:rsidRPr="0026330E" w:rsidRDefault="00282DBD" w:rsidP="0027489C">
      <w:pPr>
        <w:pStyle w:val="Task"/>
        <w:spacing w:before="60"/>
        <w:rPr>
          <w:sz w:val="22"/>
        </w:rPr>
      </w:pPr>
      <w:r w:rsidRPr="0026330E">
        <w:rPr>
          <w:sz w:val="22"/>
        </w:rPr>
        <w:t>Subtask 1.1.</w:t>
      </w:r>
      <w:r w:rsidR="008517E8" w:rsidRPr="0026330E">
        <w:rPr>
          <w:sz w:val="22"/>
        </w:rPr>
        <w:t>2</w:t>
      </w:r>
      <w:r w:rsidRPr="0026330E">
        <w:rPr>
          <w:sz w:val="22"/>
        </w:rPr>
        <w:t>:</w:t>
      </w:r>
      <w:r w:rsidRPr="002E7738">
        <w:rPr>
          <w:sz w:val="22"/>
        </w:rPr>
        <w:t xml:space="preserve"> </w:t>
      </w:r>
      <w:r w:rsidR="00486B33" w:rsidRPr="0026330E">
        <w:rPr>
          <w:sz w:val="22"/>
        </w:rPr>
        <w:t xml:space="preserve">Effect of </w:t>
      </w:r>
      <w:r w:rsidR="002E7738">
        <w:rPr>
          <w:sz w:val="22"/>
        </w:rPr>
        <w:t>h</w:t>
      </w:r>
      <w:r w:rsidRPr="0026330E">
        <w:rPr>
          <w:sz w:val="22"/>
        </w:rPr>
        <w:t>ost determinants</w:t>
      </w:r>
      <w:r w:rsidR="00BF1D84" w:rsidRPr="0026330E">
        <w:rPr>
          <w:sz w:val="22"/>
        </w:rPr>
        <w:t xml:space="preserve"> and cell-microenvironments</w:t>
      </w:r>
      <w:r w:rsidRPr="0026330E">
        <w:rPr>
          <w:sz w:val="22"/>
        </w:rPr>
        <w:t xml:space="preserve"> </w:t>
      </w:r>
      <w:r w:rsidR="00486B33" w:rsidRPr="0026330E">
        <w:rPr>
          <w:sz w:val="22"/>
        </w:rPr>
        <w:t>on</w:t>
      </w:r>
      <w:r w:rsidRPr="0026330E">
        <w:rPr>
          <w:sz w:val="22"/>
        </w:rPr>
        <w:t xml:space="preserve"> the</w:t>
      </w:r>
      <w:r w:rsidR="00486B33" w:rsidRPr="0026330E">
        <w:rPr>
          <w:sz w:val="22"/>
        </w:rPr>
        <w:t xml:space="preserve"> </w:t>
      </w:r>
      <w:r w:rsidR="008F489F" w:rsidRPr="0026330E">
        <w:rPr>
          <w:sz w:val="22"/>
        </w:rPr>
        <w:t xml:space="preserve">dynamic </w:t>
      </w:r>
      <w:r w:rsidR="008F489F">
        <w:rPr>
          <w:sz w:val="22"/>
        </w:rPr>
        <w:t xml:space="preserve">of </w:t>
      </w:r>
      <w:r w:rsidR="00D96BAE" w:rsidRPr="0026330E">
        <w:rPr>
          <w:sz w:val="22"/>
        </w:rPr>
        <w:t>prion assemblies</w:t>
      </w:r>
    </w:p>
    <w:p w14:paraId="695E031A" w14:textId="77777777" w:rsidR="00282DBD" w:rsidRPr="0026330E" w:rsidRDefault="00282DBD" w:rsidP="0027489C">
      <w:pPr>
        <w:spacing w:before="60"/>
        <w:jc w:val="both"/>
        <w:rPr>
          <w:sz w:val="22"/>
          <w:szCs w:val="22"/>
          <w:lang w:val="en-US"/>
        </w:rPr>
      </w:pPr>
      <w:r w:rsidRPr="0026330E">
        <w:rPr>
          <w:b/>
          <w:sz w:val="22"/>
          <w:szCs w:val="22"/>
          <w:lang w:val="en-US"/>
        </w:rPr>
        <w:t>Objectives.</w:t>
      </w:r>
      <w:r w:rsidRPr="0026330E">
        <w:rPr>
          <w:sz w:val="22"/>
          <w:szCs w:val="22"/>
          <w:lang w:val="en-US"/>
        </w:rPr>
        <w:t xml:space="preserve"> </w:t>
      </w:r>
      <w:r w:rsidR="004C4FE2" w:rsidRPr="0026330E">
        <w:rPr>
          <w:sz w:val="22"/>
          <w:szCs w:val="22"/>
          <w:lang w:val="en-US"/>
        </w:rPr>
        <w:t xml:space="preserve">In the continuity of the previous task, </w:t>
      </w:r>
      <w:r w:rsidR="00CF4E50" w:rsidRPr="0026330E">
        <w:rPr>
          <w:sz w:val="22"/>
          <w:szCs w:val="22"/>
          <w:lang w:val="en-US"/>
        </w:rPr>
        <w:t xml:space="preserve">we will address whether </w:t>
      </w:r>
      <w:r w:rsidR="004C4FE2" w:rsidRPr="0026330E">
        <w:rPr>
          <w:sz w:val="22"/>
          <w:szCs w:val="22"/>
          <w:lang w:val="en-US"/>
        </w:rPr>
        <w:t xml:space="preserve">host factors </w:t>
      </w:r>
      <w:r w:rsidR="00CF4E50" w:rsidRPr="0026330E">
        <w:rPr>
          <w:sz w:val="22"/>
          <w:szCs w:val="22"/>
          <w:lang w:val="en-US"/>
        </w:rPr>
        <w:t xml:space="preserve">participate to </w:t>
      </w:r>
      <w:r w:rsidR="004C4FE2" w:rsidRPr="0026330E">
        <w:rPr>
          <w:sz w:val="22"/>
          <w:szCs w:val="22"/>
          <w:lang w:val="en-US"/>
        </w:rPr>
        <w:t>the dynamic of PrP</w:t>
      </w:r>
      <w:r w:rsidR="004C4FE2" w:rsidRPr="0026330E">
        <w:rPr>
          <w:sz w:val="22"/>
          <w:szCs w:val="22"/>
          <w:vertAlign w:val="superscript"/>
          <w:lang w:val="en-US"/>
        </w:rPr>
        <w:t>Sc</w:t>
      </w:r>
      <w:r w:rsidR="004C4FE2" w:rsidRPr="0026330E">
        <w:rPr>
          <w:sz w:val="22"/>
          <w:szCs w:val="22"/>
          <w:lang w:val="en-US"/>
        </w:rPr>
        <w:t xml:space="preserve"> assemblies</w:t>
      </w:r>
      <w:r w:rsidR="00C72EF9" w:rsidRPr="0026330E">
        <w:rPr>
          <w:sz w:val="22"/>
          <w:szCs w:val="22"/>
          <w:lang w:val="en-US"/>
        </w:rPr>
        <w:t xml:space="preserve">, including </w:t>
      </w:r>
      <w:r w:rsidR="00A23CAE" w:rsidRPr="0026330E">
        <w:rPr>
          <w:sz w:val="22"/>
          <w:szCs w:val="22"/>
          <w:lang w:val="en-US"/>
        </w:rPr>
        <w:t xml:space="preserve">fluctuations in </w:t>
      </w:r>
      <w:r w:rsidR="004C4FE2" w:rsidRPr="0026330E">
        <w:rPr>
          <w:sz w:val="22"/>
          <w:szCs w:val="22"/>
          <w:lang w:val="en-US"/>
        </w:rPr>
        <w:t xml:space="preserve">the </w:t>
      </w:r>
      <w:r w:rsidR="005E0AE2" w:rsidRPr="0026330E">
        <w:rPr>
          <w:sz w:val="22"/>
          <w:szCs w:val="22"/>
          <w:lang w:val="en-US"/>
        </w:rPr>
        <w:t>tissue/</w:t>
      </w:r>
      <w:r w:rsidR="004C4FE2" w:rsidRPr="0026330E">
        <w:rPr>
          <w:sz w:val="22"/>
          <w:szCs w:val="22"/>
          <w:lang w:val="en-US"/>
        </w:rPr>
        <w:t xml:space="preserve">microenvironment </w:t>
      </w:r>
      <w:r w:rsidR="005E0AE2" w:rsidRPr="0026330E">
        <w:rPr>
          <w:sz w:val="22"/>
          <w:szCs w:val="22"/>
          <w:lang w:val="en-US"/>
        </w:rPr>
        <w:t xml:space="preserve">(i.e. specific brain areas), </w:t>
      </w:r>
      <w:r w:rsidR="004C4FE2" w:rsidRPr="0026330E">
        <w:rPr>
          <w:sz w:val="22"/>
          <w:szCs w:val="22"/>
          <w:lang w:val="en-US"/>
        </w:rPr>
        <w:t xml:space="preserve">the </w:t>
      </w:r>
      <w:ins w:id="24" w:author="Human Rezaei" w:date="2017-11-07T10:37:00Z">
        <w:r w:rsidR="00CF0DB0">
          <w:rPr>
            <w:sz w:val="22"/>
            <w:szCs w:val="22"/>
            <w:lang w:val="en-US"/>
          </w:rPr>
          <w:t>cells-</w:t>
        </w:r>
      </w:ins>
      <w:r w:rsidR="004C4FE2" w:rsidRPr="0026330E">
        <w:rPr>
          <w:sz w:val="22"/>
          <w:szCs w:val="22"/>
          <w:lang w:val="en-US"/>
        </w:rPr>
        <w:t xml:space="preserve">diversity </w:t>
      </w:r>
      <w:del w:id="25" w:author="Human Rezaei" w:date="2017-11-07T10:37:00Z">
        <w:r w:rsidR="004C4FE2" w:rsidRPr="0026330E" w:rsidDel="00CF0DB0">
          <w:rPr>
            <w:sz w:val="22"/>
            <w:szCs w:val="22"/>
            <w:lang w:val="en-US"/>
          </w:rPr>
          <w:delText xml:space="preserve">in cells </w:delText>
        </w:r>
      </w:del>
      <w:r w:rsidR="004C4FE2" w:rsidRPr="0026330E">
        <w:rPr>
          <w:sz w:val="22"/>
          <w:szCs w:val="22"/>
          <w:lang w:val="en-US"/>
        </w:rPr>
        <w:t xml:space="preserve">constituting each brain area (i.e. </w:t>
      </w:r>
      <w:r w:rsidR="005E0AE2" w:rsidRPr="0026330E">
        <w:rPr>
          <w:sz w:val="22"/>
          <w:szCs w:val="22"/>
          <w:lang w:val="en-US"/>
        </w:rPr>
        <w:t xml:space="preserve">astrocytes and </w:t>
      </w:r>
      <w:r w:rsidR="004C4FE2" w:rsidRPr="0026330E">
        <w:rPr>
          <w:sz w:val="22"/>
          <w:szCs w:val="22"/>
          <w:lang w:val="en-US"/>
        </w:rPr>
        <w:t>neurons) (</w:t>
      </w:r>
      <w:r w:rsidR="00EF6E3D" w:rsidRPr="0026330E">
        <w:rPr>
          <w:sz w:val="22"/>
          <w:szCs w:val="22"/>
          <w:lang w:val="en-US"/>
        </w:rPr>
        <w:fldChar w:fldCharType="begin">
          <w:fldData xml:space="preserve">PEVuZE5vdGU+PENpdGU+PEF1dGhvcj5CZXJpbmd1ZTwvQXV0aG9yPjxZZWFyPjIwMTI8L1llYXI+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</w:fldData>
        </w:fldChar>
      </w:r>
      <w:r w:rsidR="00815493">
        <w:rPr>
          <w:sz w:val="22"/>
          <w:szCs w:val="22"/>
          <w:lang w:val="en-US"/>
        </w:rPr>
        <w:instrText xml:space="preserve"> ADDIN EN.CITE </w:instrText>
      </w:r>
      <w:r w:rsidR="00815493">
        <w:rPr>
          <w:sz w:val="22"/>
          <w:szCs w:val="22"/>
          <w:lang w:val="en-US"/>
        </w:rPr>
        <w:fldChar w:fldCharType="begin">
          <w:fldData xml:space="preserve">PEVuZE5vdGU+PENpdGU+PEF1dGhvcj5CZXJpbmd1ZTwvQXV0aG9yPjxZZWFyPjIwMTI8L1llYXI+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</w:fldData>
        </w:fldChar>
      </w:r>
      <w:r w:rsidR="00815493">
        <w:rPr>
          <w:sz w:val="22"/>
          <w:szCs w:val="22"/>
          <w:lang w:val="en-US"/>
        </w:rPr>
        <w:instrText xml:space="preserve"> ADDIN EN.CITE.DATA </w:instrText>
      </w:r>
      <w:r w:rsidR="00815493">
        <w:rPr>
          <w:sz w:val="22"/>
          <w:szCs w:val="22"/>
          <w:lang w:val="en-US"/>
        </w:rPr>
      </w:r>
      <w:r w:rsidR="00815493">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815493">
        <w:rPr>
          <w:noProof/>
          <w:sz w:val="22"/>
          <w:szCs w:val="22"/>
          <w:lang w:val="en-US"/>
        </w:rPr>
        <w:t>(</w:t>
      </w:r>
      <w:r w:rsidR="00815493" w:rsidRPr="00815493">
        <w:rPr>
          <w:i/>
          <w:noProof/>
          <w:sz w:val="22"/>
          <w:szCs w:val="22"/>
          <w:lang w:val="en-US"/>
        </w:rPr>
        <w:t>35, 46, 47</w:t>
      </w:r>
      <w:r w:rsidR="00815493">
        <w:rPr>
          <w:noProof/>
          <w:sz w:val="22"/>
          <w:szCs w:val="22"/>
          <w:lang w:val="en-US"/>
        </w:rPr>
        <w:t>)</w:t>
      </w:r>
      <w:r w:rsidR="00EF6E3D" w:rsidRPr="0026330E">
        <w:rPr>
          <w:sz w:val="22"/>
          <w:szCs w:val="22"/>
          <w:lang w:val="en-US"/>
        </w:rPr>
        <w:fldChar w:fldCharType="end"/>
      </w:r>
      <w:r w:rsidR="004C4FE2" w:rsidRPr="0026330E">
        <w:rPr>
          <w:sz w:val="22"/>
          <w:szCs w:val="22"/>
          <w:lang w:val="en-US"/>
        </w:rPr>
        <w:t xml:space="preserve"> and unpublished)</w:t>
      </w:r>
      <w:r w:rsidR="005E0AE2" w:rsidRPr="0026330E">
        <w:rPr>
          <w:sz w:val="22"/>
          <w:szCs w:val="22"/>
          <w:lang w:val="en-US"/>
        </w:rPr>
        <w:t xml:space="preserve"> and PrP</w:t>
      </w:r>
      <w:r w:rsidR="005E0AE2" w:rsidRPr="0026330E">
        <w:rPr>
          <w:sz w:val="22"/>
          <w:szCs w:val="22"/>
          <w:vertAlign w:val="superscript"/>
          <w:lang w:val="en-US"/>
        </w:rPr>
        <w:t>C</w:t>
      </w:r>
      <w:r w:rsidR="005E0AE2" w:rsidRPr="0026330E">
        <w:rPr>
          <w:sz w:val="22"/>
          <w:szCs w:val="22"/>
          <w:lang w:val="en-US"/>
        </w:rPr>
        <w:t xml:space="preserve"> levels, all these factors being </w:t>
      </w:r>
      <w:r w:rsidRPr="0026330E">
        <w:rPr>
          <w:sz w:val="22"/>
          <w:szCs w:val="22"/>
          <w:lang w:val="en-US"/>
        </w:rPr>
        <w:t>intertwined</w:t>
      </w:r>
      <w:r w:rsidR="00CF4E50" w:rsidRPr="0026330E">
        <w:rPr>
          <w:sz w:val="22"/>
          <w:szCs w:val="22"/>
          <w:lang w:val="en-US"/>
        </w:rPr>
        <w:t>.</w:t>
      </w:r>
      <w:r w:rsidRPr="0026330E">
        <w:rPr>
          <w:sz w:val="22"/>
          <w:szCs w:val="22"/>
          <w:lang w:val="en-US"/>
        </w:rPr>
        <w:t xml:space="preserve">  </w:t>
      </w:r>
    </w:p>
    <w:p w14:paraId="56A9E2CC" w14:textId="77777777" w:rsidR="00282DBD" w:rsidRPr="0026330E" w:rsidRDefault="00282DBD" w:rsidP="0027489C">
      <w:pPr>
        <w:spacing w:before="60"/>
        <w:jc w:val="both"/>
        <w:rPr>
          <w:sz w:val="22"/>
          <w:szCs w:val="22"/>
          <w:lang w:val="en-US"/>
        </w:rPr>
      </w:pPr>
      <w:r w:rsidRPr="0026330E">
        <w:rPr>
          <w:b/>
          <w:sz w:val="22"/>
          <w:szCs w:val="22"/>
          <w:lang w:val="en-US"/>
        </w:rPr>
        <w:t xml:space="preserve">Methodology. </w:t>
      </w:r>
      <w:r w:rsidRPr="0026330E">
        <w:rPr>
          <w:sz w:val="22"/>
          <w:szCs w:val="22"/>
          <w:lang w:val="en-US"/>
        </w:rPr>
        <w:t xml:space="preserve">Two kinds of potential influence of fluctuation in the amount of </w:t>
      </w:r>
      <w:r w:rsidR="00A23CAE" w:rsidRPr="0026330E">
        <w:rPr>
          <w:sz w:val="22"/>
          <w:szCs w:val="22"/>
          <w:lang w:val="en-US"/>
        </w:rPr>
        <w:t xml:space="preserve">brain </w:t>
      </w:r>
      <w:r w:rsidRPr="0026330E">
        <w:rPr>
          <w:sz w:val="22"/>
          <w:szCs w:val="22"/>
          <w:lang w:val="en-US"/>
        </w:rPr>
        <w:t>PrP</w:t>
      </w:r>
      <w:r w:rsidRPr="0026330E">
        <w:rPr>
          <w:sz w:val="22"/>
          <w:szCs w:val="22"/>
          <w:vertAlign w:val="superscript"/>
          <w:lang w:val="en-US"/>
        </w:rPr>
        <w:t>C</w:t>
      </w:r>
      <w:r w:rsidRPr="0026330E">
        <w:rPr>
          <w:sz w:val="22"/>
          <w:szCs w:val="22"/>
          <w:lang w:val="en-US"/>
        </w:rPr>
        <w:t xml:space="preserve"> substrate will be tested: i) exhaustion of PrP</w:t>
      </w:r>
      <w:r w:rsidRPr="0026330E">
        <w:rPr>
          <w:sz w:val="22"/>
          <w:szCs w:val="22"/>
          <w:vertAlign w:val="superscript"/>
          <w:lang w:val="en-US"/>
        </w:rPr>
        <w:t>C</w:t>
      </w:r>
      <w:r w:rsidRPr="0026330E">
        <w:rPr>
          <w:sz w:val="22"/>
          <w:szCs w:val="22"/>
          <w:lang w:val="en-US"/>
        </w:rPr>
        <w:t xml:space="preserve"> substrate due to proteostatic response during disease evolution as published earlier </w:t>
      </w:r>
      <w:r w:rsidR="00EF6E3D" w:rsidRPr="0026330E">
        <w:rPr>
          <w:sz w:val="22"/>
          <w:szCs w:val="22"/>
          <w:lang w:val="en-US"/>
        </w:rPr>
        <w:fldChar w:fldCharType="begin">
          <w:fldData xml:space="preserve">PEVuZE5vdGU+PENpdGU+PEF1dGhvcj5NYXlzPC9BdXRob3I+PFllYXI+MjAxNDwvWWVhcj48UmVj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</w:fldData>
        </w:fldChar>
      </w:r>
      <w:r w:rsidR="00121F98">
        <w:rPr>
          <w:sz w:val="22"/>
          <w:szCs w:val="22"/>
          <w:lang w:val="en-US"/>
        </w:rPr>
        <w:instrText xml:space="preserve"> ADDIN EN.CITE </w:instrText>
      </w:r>
      <w:r w:rsidR="00121F98">
        <w:rPr>
          <w:sz w:val="22"/>
          <w:szCs w:val="22"/>
          <w:lang w:val="en-US"/>
        </w:rPr>
        <w:fldChar w:fldCharType="begin">
          <w:fldData xml:space="preserve">PEVuZE5vdGU+PENpdGU+PEF1dGhvcj5NYXlzPC9BdXRob3I+PFllYXI+MjAxNDwvWWVhcj48UmVj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</w:fldData>
        </w:fldChar>
      </w:r>
      <w:r w:rsidR="00121F98">
        <w:rPr>
          <w:sz w:val="22"/>
          <w:szCs w:val="22"/>
          <w:lang w:val="en-US"/>
        </w:rPr>
        <w:instrText xml:space="preserve"> ADDIN EN.CITE.DATA </w:instrText>
      </w:r>
      <w:r w:rsidR="00121F98">
        <w:rPr>
          <w:sz w:val="22"/>
          <w:szCs w:val="22"/>
          <w:lang w:val="en-US"/>
        </w:rPr>
      </w:r>
      <w:r w:rsidR="00121F98">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121F98">
        <w:rPr>
          <w:noProof/>
          <w:sz w:val="22"/>
          <w:szCs w:val="22"/>
          <w:lang w:val="en-US"/>
        </w:rPr>
        <w:t>(</w:t>
      </w:r>
      <w:r w:rsidR="00121F98" w:rsidRPr="00121F98">
        <w:rPr>
          <w:i/>
          <w:noProof/>
          <w:sz w:val="22"/>
          <w:szCs w:val="22"/>
          <w:lang w:val="en-US"/>
        </w:rPr>
        <w:t>48</w:t>
      </w:r>
      <w:r w:rsidR="00121F98">
        <w:rPr>
          <w:noProof/>
          <w:sz w:val="22"/>
          <w:szCs w:val="22"/>
          <w:lang w:val="en-US"/>
        </w:rPr>
        <w:t>)</w:t>
      </w:r>
      <w:r w:rsidR="00EF6E3D" w:rsidRPr="0026330E">
        <w:rPr>
          <w:sz w:val="22"/>
          <w:szCs w:val="22"/>
          <w:lang w:val="en-US"/>
        </w:rPr>
        <w:fldChar w:fldCharType="end"/>
      </w:r>
      <w:r w:rsidR="00F51067">
        <w:rPr>
          <w:sz w:val="22"/>
          <w:szCs w:val="22"/>
          <w:lang w:val="en-US"/>
        </w:rPr>
        <w:t>. W</w:t>
      </w:r>
      <w:r w:rsidRPr="0026330E">
        <w:rPr>
          <w:sz w:val="22"/>
          <w:szCs w:val="22"/>
          <w:lang w:val="en-US"/>
        </w:rPr>
        <w:t>e will determine variations in PrP</w:t>
      </w:r>
      <w:r w:rsidRPr="0026330E">
        <w:rPr>
          <w:sz w:val="22"/>
          <w:szCs w:val="22"/>
          <w:vertAlign w:val="superscript"/>
          <w:lang w:val="en-US"/>
        </w:rPr>
        <w:t>C</w:t>
      </w:r>
      <w:r w:rsidRPr="0026330E">
        <w:rPr>
          <w:sz w:val="22"/>
          <w:szCs w:val="22"/>
          <w:lang w:val="en-US"/>
        </w:rPr>
        <w:t xml:space="preserve"> expression levels (and the transcripts) throughout the pathogenesis in the most relevant prion strains/rodent models and if any examine correlation with oscillations in PrP</w:t>
      </w:r>
      <w:r w:rsidRPr="0026330E">
        <w:rPr>
          <w:sz w:val="22"/>
          <w:szCs w:val="22"/>
          <w:vertAlign w:val="superscript"/>
          <w:lang w:val="en-US"/>
        </w:rPr>
        <w:t>Sc</w:t>
      </w:r>
      <w:r w:rsidRPr="0026330E">
        <w:rPr>
          <w:sz w:val="22"/>
          <w:szCs w:val="22"/>
          <w:lang w:val="en-US"/>
        </w:rPr>
        <w:t xml:space="preserve"> assemblies; ii) excess or controlled levels of PrP</w:t>
      </w:r>
      <w:r w:rsidRPr="0026330E">
        <w:rPr>
          <w:sz w:val="22"/>
          <w:szCs w:val="22"/>
          <w:vertAlign w:val="superscript"/>
          <w:lang w:val="en-US"/>
        </w:rPr>
        <w:t>C</w:t>
      </w:r>
      <w:r w:rsidRPr="0026330E">
        <w:rPr>
          <w:sz w:val="22"/>
          <w:szCs w:val="22"/>
          <w:lang w:val="en-US"/>
        </w:rPr>
        <w:t>, by sizing prion assemblies during prion pathogenesis in proprietary transgenic mice expressing ovine PrP</w:t>
      </w:r>
      <w:r w:rsidRPr="0026330E">
        <w:rPr>
          <w:sz w:val="22"/>
          <w:szCs w:val="22"/>
          <w:vertAlign w:val="superscript"/>
          <w:lang w:val="en-US"/>
        </w:rPr>
        <w:t>C</w:t>
      </w:r>
      <w:r w:rsidRPr="0026330E">
        <w:rPr>
          <w:sz w:val="22"/>
          <w:szCs w:val="22"/>
          <w:lang w:val="en-US"/>
        </w:rPr>
        <w:t xml:space="preserve"> at different levels, from physiological to 8-10 fold overexpression </w:t>
      </w:r>
      <w:r w:rsidR="00EF6E3D" w:rsidRPr="0026330E">
        <w:rPr>
          <w:sz w:val="22"/>
          <w:szCs w:val="22"/>
          <w:lang w:val="en-US"/>
        </w:rPr>
        <w:fldChar w:fldCharType="begin"/>
      </w:r>
      <w:r w:rsidR="00815493">
        <w:rPr>
          <w:sz w:val="22"/>
          <w:szCs w:val="22"/>
          <w:lang w:val="en-US"/>
        </w:rPr>
        <w:instrText xml:space="preserve"> ADDIN EN.CITE &lt;EndNote&gt;&lt;Cite&gt;&lt;Author&gt;Le Dur&lt;/Author&gt;&lt;Year&gt;2017&lt;/Year&gt;&lt;RecNum&gt;113&lt;/RecNum&gt;&lt;DisplayText&gt;(&lt;style face="italic"&gt;36&lt;/style&gt;)&lt;/DisplayText&gt;&lt;record&gt;&lt;rec-number&gt;113&lt;/rec-number&gt;&lt;foreign-keys&gt;&lt;key app="EN" db-id="5zdsfz0smsxed6erdv2xeff0f2x5eavzw05v" timestamp="1490263888"&gt;113&lt;/key&gt;&lt;/foreign-keys&gt;&lt;ref-type name="Journal Article"&gt;17&lt;/ref-type&gt;&lt;contributors&gt;&lt;authors&gt;&lt;author&gt;Le Dur, A.&lt;/author&gt;&lt;author&gt;Lai, T. L.&lt;/author&gt;&lt;author&gt;Stinnakre, M. G.&lt;/author&gt;&lt;author&gt;Laisne, A.&lt;/author&gt;&lt;author&gt;Chenais, N.&lt;/author&gt;&lt;author&gt;Rakotobe, S.&lt;/author&gt;&lt;author&gt;Passet, B.&lt;/author&gt;&lt;author&gt;Reine, F.&lt;/author&gt;&lt;author&gt;Soulier, S.&lt;/author&gt;&lt;author&gt;Herzog, L.&lt;/author&gt;&lt;author&gt;Tilly, G.&lt;/author&gt;&lt;author&gt;Rezaei, H.&lt;/author&gt;&lt;author&gt;Beringue, V.&lt;/author&gt;&lt;author&gt;Vilotte, J. L.&lt;/author&gt;&lt;author&gt;Laude, H.&lt;/author&gt;&lt;/authors&gt;&lt;/contributors&gt;&lt;auth-address&gt;Virologie Immunologie Moleculaires (VIM), INRA, Universite Paris-Saclay, 78350 Jouy-en-Josas, France.&amp;#xD;Genetique Animale et Biologie Integrative (GABI), INRA, AgroParisTech, Universite Paris-Saclay, 78350 Jouy-en-Josas, France.&lt;/auth-address&gt;&lt;titles&gt;&lt;title&gt;Divergent prion strain evolution driven by PrPC expression level in transgenic mice&lt;/title&gt;&lt;secondary-title&gt;Nat Commun&lt;/secondary-title&gt;&lt;/titles&gt;&lt;periodical&gt;&lt;full-title&gt;Nat Commun&lt;/full-title&gt;&lt;/periodical&gt;&lt;pages&gt;14170&lt;/pages&gt;&lt;volume&gt;8&lt;/volume&gt;&lt;dates&gt;&lt;year&gt;2017&lt;/year&gt;&lt;pub-dates&gt;&lt;date&gt;Jan 23&lt;/date&gt;&lt;/pub-dates&gt;&lt;/dates&gt;&lt;isbn&gt;2041-1723 (Electronic)&amp;#xD;2041-1723 (Linking)&lt;/isbn&gt;&lt;accession-num&gt;28112164&lt;/accession-num&gt;&lt;urls&gt;&lt;related-urls&gt;&lt;url&gt;http://www.ncbi.nlm.nih.gov/pubmed/28112164&lt;/url&gt;&lt;/related-urls&gt;&lt;/urls&gt;&lt;custom2&gt;PMC5264111&lt;/custom2&gt;&lt;electronic-resource-num&gt;10.1038/ncomms14170&lt;/electronic-resource-num&gt;&lt;research-notes&gt;transgenic mice PrPC levels&lt;/research-notes&gt;&lt;/record&gt;&lt;/Cite&gt;&lt;/EndNote&gt;</w:instrText>
      </w:r>
      <w:r w:rsidR="00EF6E3D" w:rsidRPr="0026330E">
        <w:rPr>
          <w:sz w:val="22"/>
          <w:szCs w:val="22"/>
          <w:lang w:val="en-US"/>
        </w:rPr>
        <w:fldChar w:fldCharType="separate"/>
      </w:r>
      <w:r w:rsidR="00815493">
        <w:rPr>
          <w:noProof/>
          <w:sz w:val="22"/>
          <w:szCs w:val="22"/>
          <w:lang w:val="en-US"/>
        </w:rPr>
        <w:t>(</w:t>
      </w:r>
      <w:r w:rsidR="00815493" w:rsidRPr="00815493">
        <w:rPr>
          <w:i/>
          <w:noProof/>
          <w:sz w:val="22"/>
          <w:szCs w:val="22"/>
          <w:lang w:val="en-US"/>
        </w:rPr>
        <w:t>36</w:t>
      </w:r>
      <w:r w:rsidR="00815493">
        <w:rPr>
          <w:noProof/>
          <w:sz w:val="22"/>
          <w:szCs w:val="22"/>
          <w:lang w:val="en-US"/>
        </w:rPr>
        <w:t>)</w:t>
      </w:r>
      <w:r w:rsidR="00EF6E3D" w:rsidRPr="0026330E">
        <w:rPr>
          <w:sz w:val="22"/>
          <w:szCs w:val="22"/>
          <w:lang w:val="en-US"/>
        </w:rPr>
        <w:fldChar w:fldCharType="end"/>
      </w:r>
      <w:r w:rsidRPr="0026330E">
        <w:rPr>
          <w:sz w:val="22"/>
          <w:szCs w:val="22"/>
          <w:lang w:val="en-US"/>
        </w:rPr>
        <w:t>. Depending on the results, we will create new mouse models with &lt;0.5x expression level to overtly delay the clinical phase of disease and examine prion dynamical behavior during the replicative phase.</w:t>
      </w:r>
      <w:r w:rsidR="00197DDD" w:rsidRPr="0026330E">
        <w:rPr>
          <w:sz w:val="22"/>
          <w:szCs w:val="22"/>
          <w:lang w:val="en-US"/>
        </w:rPr>
        <w:t xml:space="preserve"> </w:t>
      </w:r>
    </w:p>
    <w:p w14:paraId="4E6E8A98" w14:textId="77777777" w:rsidR="00C0112B" w:rsidRDefault="00282DBD" w:rsidP="0027489C">
      <w:pPr>
        <w:spacing w:before="60"/>
        <w:jc w:val="both"/>
        <w:rPr>
          <w:sz w:val="22"/>
          <w:szCs w:val="22"/>
          <w:lang w:val="en-US"/>
        </w:rPr>
      </w:pPr>
      <w:r w:rsidRPr="0026330E">
        <w:rPr>
          <w:sz w:val="22"/>
          <w:szCs w:val="22"/>
          <w:lang w:val="en-US"/>
        </w:rPr>
        <w:t xml:space="preserve">Rather than being inherent to the dynamics of misfolding and aggregation process, the multiplicity of assemblies with differing structuration/arrangements may be due to production of different assemblies by different </w:t>
      </w:r>
      <w:r w:rsidR="00B47278" w:rsidRPr="0026330E">
        <w:rPr>
          <w:sz w:val="22"/>
          <w:szCs w:val="22"/>
          <w:lang w:val="en-US"/>
        </w:rPr>
        <w:t xml:space="preserve">brain areas and/or </w:t>
      </w:r>
      <w:r w:rsidRPr="0026330E">
        <w:rPr>
          <w:sz w:val="22"/>
          <w:szCs w:val="22"/>
          <w:lang w:val="en-US"/>
        </w:rPr>
        <w:t xml:space="preserve">cell types in the brain (or loss). To examine this possibility, </w:t>
      </w:r>
      <w:r w:rsidR="00B47278" w:rsidRPr="0026330E">
        <w:rPr>
          <w:sz w:val="22"/>
          <w:szCs w:val="22"/>
          <w:lang w:val="en-US"/>
        </w:rPr>
        <w:t xml:space="preserve">we will make punches at different stage of the pathogenesis </w:t>
      </w:r>
      <w:r w:rsidR="007D0605" w:rsidRPr="0026330E">
        <w:rPr>
          <w:sz w:val="22"/>
          <w:szCs w:val="22"/>
          <w:lang w:val="en-US"/>
        </w:rPr>
        <w:t>in brain areas with prominent PrP</w:t>
      </w:r>
      <w:r w:rsidR="007D0605" w:rsidRPr="0026330E">
        <w:rPr>
          <w:sz w:val="22"/>
          <w:szCs w:val="22"/>
          <w:vertAlign w:val="superscript"/>
          <w:lang w:val="en-US"/>
        </w:rPr>
        <w:t>Sc</w:t>
      </w:r>
      <w:r w:rsidR="007D0605" w:rsidRPr="0026330E">
        <w:rPr>
          <w:sz w:val="22"/>
          <w:szCs w:val="22"/>
          <w:lang w:val="en-US"/>
        </w:rPr>
        <w:t xml:space="preserve"> deposition at terminal stage of disease (e.g. </w:t>
      </w:r>
      <w:r w:rsidR="00EF6E3D" w:rsidRPr="0026330E">
        <w:rPr>
          <w:sz w:val="22"/>
          <w:szCs w:val="22"/>
          <w:lang w:val="en-US"/>
        </w:rPr>
        <w:fldChar w:fldCharType="begin">
          <w:fldData xml:space="preserve">PEVuZE5vdGU+PENpdGU+PEF1dGhvcj5MYW5nZXZpbjwvQXV0aG9yPjxZZWFyPjIwMTE8L1llYXI+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</w:fldData>
        </w:fldChar>
      </w:r>
      <w:r w:rsidR="00EF6E3D" w:rsidRPr="0026330E">
        <w:rPr>
          <w:sz w:val="22"/>
          <w:szCs w:val="22"/>
          <w:lang w:val="en-US"/>
        </w:rPr>
        <w:instrText xml:space="preserve"> ADDIN EN.CITE </w:instrText>
      </w:r>
      <w:r w:rsidR="00EF6E3D" w:rsidRPr="0026330E">
        <w:rPr>
          <w:sz w:val="22"/>
          <w:szCs w:val="22"/>
          <w:lang w:val="en-US"/>
        </w:rPr>
        <w:fldChar w:fldCharType="begin">
          <w:fldData xml:space="preserve">PEVuZE5vdGU+PENpdGU+PEF1dGhvcj5MYW5nZXZpbjwvQXV0aG9yPjxZZWFyPjIwMTE8L1llYXI+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</w:fldData>
        </w:fldChar>
      </w:r>
      <w:r w:rsidR="00EF6E3D" w:rsidRPr="0026330E">
        <w:rPr>
          <w:sz w:val="22"/>
          <w:szCs w:val="22"/>
          <w:lang w:val="en-US"/>
        </w:rPr>
        <w:instrText xml:space="preserve"> ADDIN EN.CITE.DATA </w:instrText>
      </w:r>
      <w:r w:rsidR="00EF6E3D" w:rsidRPr="0026330E">
        <w:rPr>
          <w:sz w:val="22"/>
          <w:szCs w:val="22"/>
          <w:lang w:val="en-US"/>
        </w:rPr>
      </w:r>
      <w:r w:rsidR="00EF6E3D" w:rsidRPr="0026330E">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EF6E3D" w:rsidRPr="0026330E">
        <w:rPr>
          <w:noProof/>
          <w:sz w:val="22"/>
          <w:szCs w:val="22"/>
          <w:lang w:val="en-US"/>
        </w:rPr>
        <w:t>(</w:t>
      </w:r>
      <w:r w:rsidR="00EF6E3D" w:rsidRPr="0026330E">
        <w:rPr>
          <w:i/>
          <w:noProof/>
          <w:sz w:val="22"/>
          <w:szCs w:val="22"/>
          <w:lang w:val="en-US"/>
        </w:rPr>
        <w:t>14</w:t>
      </w:r>
      <w:r w:rsidR="00EF6E3D" w:rsidRPr="0026330E">
        <w:rPr>
          <w:noProof/>
          <w:sz w:val="22"/>
          <w:szCs w:val="22"/>
          <w:lang w:val="en-US"/>
        </w:rPr>
        <w:t>)</w:t>
      </w:r>
      <w:r w:rsidR="00EF6E3D" w:rsidRPr="0026330E">
        <w:rPr>
          <w:sz w:val="22"/>
          <w:szCs w:val="22"/>
          <w:lang w:val="en-US"/>
        </w:rPr>
        <w:fldChar w:fldCharType="end"/>
      </w:r>
      <w:r w:rsidR="007D0605" w:rsidRPr="0026330E">
        <w:rPr>
          <w:sz w:val="22"/>
          <w:szCs w:val="22"/>
          <w:lang w:val="en-US"/>
        </w:rPr>
        <w:t xml:space="preserve">) from the </w:t>
      </w:r>
      <w:r w:rsidR="00B47278" w:rsidRPr="0026330E">
        <w:rPr>
          <w:sz w:val="22"/>
          <w:szCs w:val="22"/>
          <w:lang w:val="en-US"/>
        </w:rPr>
        <w:t>most pertinent mouse models/prion strains combination and will establish as in tasks 1.1.1 the inventory of the PrP</w:t>
      </w:r>
      <w:r w:rsidR="00B47278" w:rsidRPr="0026330E">
        <w:rPr>
          <w:sz w:val="22"/>
          <w:szCs w:val="22"/>
          <w:vertAlign w:val="superscript"/>
          <w:lang w:val="en-US"/>
        </w:rPr>
        <w:t>Sc</w:t>
      </w:r>
      <w:r w:rsidR="00B47278" w:rsidRPr="0026330E">
        <w:rPr>
          <w:sz w:val="22"/>
          <w:szCs w:val="22"/>
          <w:lang w:val="en-US"/>
        </w:rPr>
        <w:t xml:space="preserve"> assemblies</w:t>
      </w:r>
      <w:r w:rsidR="00223323">
        <w:rPr>
          <w:sz w:val="22"/>
          <w:szCs w:val="22"/>
          <w:lang w:val="en-US"/>
        </w:rPr>
        <w:t xml:space="preserve"> </w:t>
      </w:r>
      <w:r w:rsidR="00B47278" w:rsidRPr="0026330E">
        <w:rPr>
          <w:sz w:val="22"/>
          <w:szCs w:val="22"/>
          <w:lang w:val="en-US"/>
        </w:rPr>
        <w:t xml:space="preserve">and dynamic of evolution. </w:t>
      </w:r>
    </w:p>
    <w:p w14:paraId="01C7C4EF" w14:textId="77777777" w:rsidR="008A75B9" w:rsidRDefault="000E4FD4" w:rsidP="0027489C">
      <w:pPr>
        <w:spacing w:before="60"/>
        <w:jc w:val="both"/>
        <w:rPr>
          <w:sz w:val="22"/>
          <w:szCs w:val="22"/>
          <w:lang w:val="en-US"/>
        </w:rPr>
      </w:pPr>
      <w:r>
        <w:rPr>
          <w:sz w:val="22"/>
          <w:szCs w:val="22"/>
          <w:lang w:val="en-US"/>
        </w:rPr>
        <w:t>To comple</w:t>
      </w:r>
      <w:r w:rsidR="00017218">
        <w:rPr>
          <w:sz w:val="22"/>
          <w:szCs w:val="22"/>
          <w:lang w:val="en-US"/>
        </w:rPr>
        <w:t xml:space="preserve">te </w:t>
      </w:r>
      <w:r>
        <w:rPr>
          <w:sz w:val="22"/>
          <w:szCs w:val="22"/>
          <w:lang w:val="en-US"/>
        </w:rPr>
        <w:t xml:space="preserve">these data, </w:t>
      </w:r>
      <w:r w:rsidR="007D0605" w:rsidRPr="0026330E">
        <w:rPr>
          <w:sz w:val="22"/>
          <w:szCs w:val="22"/>
          <w:lang w:val="en-US"/>
        </w:rPr>
        <w:t xml:space="preserve">we will perform similar studies in a simplified </w:t>
      </w:r>
      <w:r w:rsidR="007D0605" w:rsidRPr="0026330E">
        <w:rPr>
          <w:i/>
          <w:sz w:val="22"/>
          <w:szCs w:val="22"/>
          <w:lang w:val="en-US"/>
        </w:rPr>
        <w:t>in vitro</w:t>
      </w:r>
      <w:r w:rsidR="007D0605" w:rsidRPr="0026330E">
        <w:rPr>
          <w:sz w:val="22"/>
          <w:szCs w:val="22"/>
          <w:lang w:val="en-US"/>
        </w:rPr>
        <w:t xml:space="preserve"> context as some prion</w:t>
      </w:r>
      <w:r w:rsidR="00F35C0D">
        <w:rPr>
          <w:sz w:val="22"/>
          <w:szCs w:val="22"/>
          <w:lang w:val="en-US"/>
        </w:rPr>
        <w:t>s</w:t>
      </w:r>
      <w:r w:rsidR="007D0605" w:rsidRPr="0026330E">
        <w:rPr>
          <w:sz w:val="22"/>
          <w:szCs w:val="22"/>
          <w:lang w:val="en-US"/>
        </w:rPr>
        <w:t xml:space="preserve"> can be replicated in immortalized </w:t>
      </w:r>
      <w:r w:rsidR="0073107F">
        <w:rPr>
          <w:sz w:val="22"/>
          <w:szCs w:val="22"/>
          <w:lang w:val="en-US"/>
        </w:rPr>
        <w:t xml:space="preserve">in </w:t>
      </w:r>
      <w:r w:rsidR="007D0605" w:rsidRPr="0026330E">
        <w:rPr>
          <w:sz w:val="22"/>
          <w:szCs w:val="22"/>
          <w:lang w:val="en-US"/>
        </w:rPr>
        <w:t xml:space="preserve">primary cultured (neurons, astrocytes) cells </w:t>
      </w:r>
      <w:r w:rsidR="00EF6E3D" w:rsidRPr="0026330E">
        <w:rPr>
          <w:sz w:val="22"/>
          <w:szCs w:val="22"/>
          <w:lang w:val="en-US"/>
        </w:rPr>
        <w:fldChar w:fldCharType="begin">
          <w:fldData xml:space="preserve">PEVuZE5vdGU+PENpdGU+PEF1dGhvcj5BcmNoZXI8L0F1dGhvcj48WWVhcj4yMDA0PC9ZZWFyPjxS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==
</w:fldData>
        </w:fldChar>
      </w:r>
      <w:r w:rsidR="00121F98">
        <w:rPr>
          <w:sz w:val="22"/>
          <w:szCs w:val="22"/>
          <w:lang w:val="en-US"/>
        </w:rPr>
        <w:instrText xml:space="preserve"> ADDIN EN.CITE </w:instrText>
      </w:r>
      <w:r w:rsidR="00121F98">
        <w:rPr>
          <w:sz w:val="22"/>
          <w:szCs w:val="22"/>
          <w:lang w:val="en-US"/>
        </w:rPr>
        <w:fldChar w:fldCharType="begin">
          <w:fldData xml:space="preserve">PEVuZE5vdGU+PENpdGU+PEF1dGhvcj5BcmNoZXI8L0F1dGhvcj48WWVhcj4yMDA0PC9ZZWFyPjxS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==
</w:fldData>
        </w:fldChar>
      </w:r>
      <w:r w:rsidR="00121F98">
        <w:rPr>
          <w:sz w:val="22"/>
          <w:szCs w:val="22"/>
          <w:lang w:val="en-US"/>
        </w:rPr>
        <w:instrText xml:space="preserve"> ADDIN EN.CITE.DATA </w:instrText>
      </w:r>
      <w:r w:rsidR="00121F98">
        <w:rPr>
          <w:sz w:val="22"/>
          <w:szCs w:val="22"/>
          <w:lang w:val="en-US"/>
        </w:rPr>
      </w:r>
      <w:r w:rsidR="00121F98">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121F98">
        <w:rPr>
          <w:noProof/>
          <w:sz w:val="22"/>
          <w:szCs w:val="22"/>
          <w:lang w:val="en-US"/>
        </w:rPr>
        <w:t>(</w:t>
      </w:r>
      <w:r w:rsidR="00121F98" w:rsidRPr="00121F98">
        <w:rPr>
          <w:i/>
          <w:noProof/>
          <w:sz w:val="22"/>
          <w:szCs w:val="22"/>
          <w:lang w:val="en-US"/>
        </w:rPr>
        <w:t>20, 47, 49-52</w:t>
      </w:r>
      <w:r w:rsidR="00121F98">
        <w:rPr>
          <w:noProof/>
          <w:sz w:val="22"/>
          <w:szCs w:val="22"/>
          <w:lang w:val="en-US"/>
        </w:rPr>
        <w:t>)</w:t>
      </w:r>
      <w:r w:rsidR="00EF6E3D" w:rsidRPr="0026330E">
        <w:rPr>
          <w:sz w:val="22"/>
          <w:szCs w:val="22"/>
          <w:lang w:val="en-US"/>
        </w:rPr>
        <w:fldChar w:fldCharType="end"/>
      </w:r>
      <w:r w:rsidR="007D0605" w:rsidRPr="0026330E">
        <w:rPr>
          <w:sz w:val="22"/>
          <w:szCs w:val="22"/>
          <w:lang w:val="en-US"/>
        </w:rPr>
        <w:t xml:space="preserve">. </w:t>
      </w:r>
      <w:r w:rsidR="008A75B9">
        <w:rPr>
          <w:sz w:val="22"/>
          <w:szCs w:val="22"/>
          <w:lang w:val="en-US"/>
        </w:rPr>
        <w:t>P</w:t>
      </w:r>
      <w:r w:rsidR="007D0605" w:rsidRPr="0026330E">
        <w:rPr>
          <w:sz w:val="22"/>
          <w:szCs w:val="22"/>
          <w:lang w:val="en-US"/>
        </w:rPr>
        <w:t xml:space="preserve">rimary neurons and astrocytes (coming from the same brain area or not) will be </w:t>
      </w:r>
      <w:r w:rsidR="008A75B9">
        <w:rPr>
          <w:sz w:val="22"/>
          <w:szCs w:val="22"/>
          <w:lang w:val="en-US"/>
        </w:rPr>
        <w:t xml:space="preserve">eventually </w:t>
      </w:r>
      <w:r w:rsidR="007D0605" w:rsidRPr="0026330E">
        <w:rPr>
          <w:sz w:val="22"/>
          <w:szCs w:val="22"/>
          <w:lang w:val="en-US"/>
        </w:rPr>
        <w:t xml:space="preserve">cultivated in compartmentalized microfluidic assays </w:t>
      </w:r>
      <w:r w:rsidR="00EF6E3D" w:rsidRPr="0026330E">
        <w:rPr>
          <w:sz w:val="22"/>
          <w:szCs w:val="22"/>
          <w:lang w:val="en-US"/>
        </w:rPr>
        <w:fldChar w:fldCharType="begin">
          <w:fldData xml:space="preserve">PEVuZE5vdGU+PENpdGU+PEF1dGhvcj5EZWxlZ2xpc2U8L0F1dGhvcj48WWVhcj4yMDE0PC9ZZWFy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</w:fldData>
        </w:fldChar>
      </w:r>
      <w:r w:rsidR="00121F98">
        <w:rPr>
          <w:sz w:val="22"/>
          <w:szCs w:val="22"/>
          <w:lang w:val="en-US"/>
        </w:rPr>
        <w:instrText xml:space="preserve"> ADDIN EN.CITE </w:instrText>
      </w:r>
      <w:r w:rsidR="00121F98">
        <w:rPr>
          <w:sz w:val="22"/>
          <w:szCs w:val="22"/>
          <w:lang w:val="en-US"/>
        </w:rPr>
        <w:fldChar w:fldCharType="begin">
          <w:fldData xml:space="preserve">PEVuZE5vdGU+PENpdGU+PEF1dGhvcj5EZWxlZ2xpc2U8L0F1dGhvcj48WWVhcj4yMDE0PC9ZZWFy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</w:fldData>
        </w:fldChar>
      </w:r>
      <w:r w:rsidR="00121F98">
        <w:rPr>
          <w:sz w:val="22"/>
          <w:szCs w:val="22"/>
          <w:lang w:val="en-US"/>
        </w:rPr>
        <w:instrText xml:space="preserve"> ADDIN EN.CITE.DATA </w:instrText>
      </w:r>
      <w:r w:rsidR="00121F98">
        <w:rPr>
          <w:sz w:val="22"/>
          <w:szCs w:val="22"/>
          <w:lang w:val="en-US"/>
        </w:rPr>
      </w:r>
      <w:r w:rsidR="00121F98">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121F98">
        <w:rPr>
          <w:noProof/>
          <w:sz w:val="22"/>
          <w:szCs w:val="22"/>
          <w:lang w:val="en-US"/>
        </w:rPr>
        <w:t>(</w:t>
      </w:r>
      <w:r w:rsidR="00121F98" w:rsidRPr="00121F98">
        <w:rPr>
          <w:i/>
          <w:noProof/>
          <w:sz w:val="22"/>
          <w:szCs w:val="22"/>
          <w:lang w:val="en-US"/>
        </w:rPr>
        <w:t>53, 54</w:t>
      </w:r>
      <w:r w:rsidR="00121F98">
        <w:rPr>
          <w:noProof/>
          <w:sz w:val="22"/>
          <w:szCs w:val="22"/>
          <w:lang w:val="en-US"/>
        </w:rPr>
        <w:t>)</w:t>
      </w:r>
      <w:r w:rsidR="00EF6E3D" w:rsidRPr="0026330E">
        <w:rPr>
          <w:sz w:val="22"/>
          <w:szCs w:val="22"/>
          <w:lang w:val="en-US"/>
        </w:rPr>
        <w:fldChar w:fldCharType="end"/>
      </w:r>
      <w:r w:rsidR="007D0605" w:rsidRPr="0026330E">
        <w:rPr>
          <w:sz w:val="22"/>
          <w:szCs w:val="22"/>
          <w:lang w:val="en-US"/>
        </w:rPr>
        <w:t>. A further refinement with such tool is the potential use of membranes with specific cut-off to control the size of PrP</w:t>
      </w:r>
      <w:r w:rsidR="007D0605" w:rsidRPr="0026330E">
        <w:rPr>
          <w:sz w:val="22"/>
          <w:szCs w:val="22"/>
          <w:vertAlign w:val="superscript"/>
          <w:lang w:val="en-US"/>
        </w:rPr>
        <w:t>Sc</w:t>
      </w:r>
      <w:r w:rsidR="007D0605" w:rsidRPr="0026330E">
        <w:rPr>
          <w:sz w:val="22"/>
          <w:szCs w:val="22"/>
          <w:lang w:val="en-US"/>
        </w:rPr>
        <w:t xml:space="preserve"> assemblies spreading from one compartment to another (</w:t>
      </w:r>
      <w:r w:rsidR="007D0605" w:rsidRPr="0026330E">
        <w:rPr>
          <w:sz w:val="22"/>
          <w:szCs w:val="22"/>
          <w:highlight w:val="yellow"/>
          <w:lang w:val="en-US"/>
        </w:rPr>
        <w:t>and see WP2, task xxx</w:t>
      </w:r>
      <w:r w:rsidR="007D0605" w:rsidRPr="0026330E">
        <w:rPr>
          <w:sz w:val="22"/>
          <w:szCs w:val="22"/>
          <w:lang w:val="en-US"/>
        </w:rPr>
        <w:t xml:space="preserve">). This will allow studying (as in the brain) the effect of replication starting at different time points in different prion-permissive compartments. </w:t>
      </w:r>
    </w:p>
    <w:p w14:paraId="67DAC4E3" w14:textId="77777777" w:rsidR="007D0605" w:rsidRPr="0026330E" w:rsidRDefault="007D0605" w:rsidP="0027489C">
      <w:pPr>
        <w:spacing w:before="60"/>
        <w:jc w:val="both"/>
        <w:rPr>
          <w:sz w:val="22"/>
          <w:szCs w:val="22"/>
          <w:lang w:val="en-US"/>
        </w:rPr>
      </w:pPr>
      <w:r w:rsidRPr="0026330E">
        <w:rPr>
          <w:sz w:val="22"/>
          <w:szCs w:val="22"/>
          <w:lang w:val="en-US"/>
        </w:rPr>
        <w:t>We will then combine the curves obtained</w:t>
      </w:r>
      <w:ins w:id="26" w:author="Human Rezaei" w:date="2017-11-07T10:41:00Z">
        <w:r w:rsidR="00245B71">
          <w:rPr>
            <w:sz w:val="22"/>
            <w:szCs w:val="22"/>
            <w:lang w:val="en-US"/>
          </w:rPr>
          <w:t xml:space="preserve"> for each </w:t>
        </w:r>
        <w:r w:rsidR="00E60FF3">
          <w:rPr>
            <w:sz w:val="22"/>
            <w:szCs w:val="22"/>
            <w:lang w:val="en-US"/>
          </w:rPr>
          <w:t xml:space="preserve">specific </w:t>
        </w:r>
        <w:r w:rsidR="00245B71">
          <w:rPr>
            <w:sz w:val="22"/>
            <w:szCs w:val="22"/>
            <w:lang w:val="en-US"/>
          </w:rPr>
          <w:t>brain area</w:t>
        </w:r>
      </w:ins>
      <w:r w:rsidRPr="0026330E">
        <w:rPr>
          <w:sz w:val="22"/>
          <w:szCs w:val="22"/>
          <w:lang w:val="en-US"/>
        </w:rPr>
        <w:t xml:space="preserve"> with that of the total brain </w:t>
      </w:r>
      <w:del w:id="27" w:author="Human Rezaei" w:date="2017-11-07T10:42:00Z">
        <w:r w:rsidRPr="0026330E" w:rsidDel="00E60FF3">
          <w:rPr>
            <w:sz w:val="22"/>
            <w:szCs w:val="22"/>
            <w:lang w:val="en-US"/>
          </w:rPr>
          <w:delText xml:space="preserve">and that in specific brain areas </w:delText>
        </w:r>
      </w:del>
      <w:r w:rsidRPr="0026330E">
        <w:rPr>
          <w:sz w:val="22"/>
          <w:szCs w:val="22"/>
          <w:lang w:val="en-US"/>
        </w:rPr>
        <w:t>to examine the contribution of local replication to the overall distribution of PrP</w:t>
      </w:r>
      <w:r w:rsidRPr="0026330E">
        <w:rPr>
          <w:sz w:val="22"/>
          <w:szCs w:val="22"/>
          <w:vertAlign w:val="superscript"/>
          <w:lang w:val="en-US"/>
        </w:rPr>
        <w:t>Sc</w:t>
      </w:r>
      <w:r w:rsidRPr="0026330E">
        <w:rPr>
          <w:sz w:val="22"/>
          <w:szCs w:val="22"/>
          <w:lang w:val="en-US"/>
        </w:rPr>
        <w:t xml:space="preserve"> assemblies and oscillatory behavior. </w:t>
      </w:r>
    </w:p>
    <w:p w14:paraId="4EC01DEB" w14:textId="77777777" w:rsidR="00282DBD" w:rsidRPr="0026330E" w:rsidRDefault="00282DBD" w:rsidP="0027489C">
      <w:pPr>
        <w:spacing w:before="60"/>
        <w:jc w:val="both"/>
        <w:rPr>
          <w:color w:val="000000" w:themeColor="text1"/>
          <w:sz w:val="22"/>
          <w:szCs w:val="22"/>
          <w:lang w:val="en-US"/>
        </w:rPr>
      </w:pPr>
      <w:r w:rsidRPr="0026330E">
        <w:rPr>
          <w:color w:val="000000" w:themeColor="text1"/>
          <w:sz w:val="22"/>
          <w:szCs w:val="22"/>
          <w:lang w:val="en-US"/>
        </w:rPr>
        <w:t xml:space="preserve">In a last experimental paradigm, we will transpose our studies to the spleen tissue for prions able to replicate in the lymphoid tissue (e.g. </w:t>
      </w:r>
      <w:r w:rsidR="00EF6E3D" w:rsidRPr="0026330E">
        <w:rPr>
          <w:color w:val="000000" w:themeColor="text1"/>
          <w:sz w:val="22"/>
          <w:szCs w:val="22"/>
          <w:lang w:val="en-US"/>
        </w:rPr>
        <w:fldChar w:fldCharType="begin">
          <w:fldData xml:space="preserve">PEVuZE5vdGU+PENpdGU+PEF1dGhvcj5CZXJpbmd1ZTwvQXV0aG9yPjxZZWFyPjIwMTI8L1llYXI+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</w:fldData>
        </w:fldChar>
      </w:r>
      <w:r w:rsidR="00815493">
        <w:rPr>
          <w:color w:val="000000" w:themeColor="text1"/>
          <w:sz w:val="22"/>
          <w:szCs w:val="22"/>
          <w:lang w:val="en-US"/>
        </w:rPr>
        <w:instrText xml:space="preserve"> ADDIN EN.CITE </w:instrText>
      </w:r>
      <w:r w:rsidR="00815493">
        <w:rPr>
          <w:color w:val="000000" w:themeColor="text1"/>
          <w:sz w:val="22"/>
          <w:szCs w:val="22"/>
          <w:lang w:val="en-US"/>
        </w:rPr>
        <w:fldChar w:fldCharType="begin">
          <w:fldData xml:space="preserve">PEVuZE5vdGU+PENpdGU+PEF1dGhvcj5CZXJpbmd1ZTwvQXV0aG9yPjxZZWFyPjIwMTI8L1llYXI+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</w:fldData>
        </w:fldChar>
      </w:r>
      <w:r w:rsidR="00815493">
        <w:rPr>
          <w:color w:val="000000" w:themeColor="text1"/>
          <w:sz w:val="22"/>
          <w:szCs w:val="22"/>
          <w:lang w:val="en-US"/>
        </w:rPr>
        <w:instrText xml:space="preserve"> ADDIN EN.CITE.DATA </w:instrText>
      </w:r>
      <w:r w:rsidR="00815493">
        <w:rPr>
          <w:color w:val="000000" w:themeColor="text1"/>
          <w:sz w:val="22"/>
          <w:szCs w:val="22"/>
          <w:lang w:val="en-US"/>
        </w:rPr>
      </w:r>
      <w:r w:rsidR="00815493">
        <w:rPr>
          <w:color w:val="000000" w:themeColor="text1"/>
          <w:sz w:val="22"/>
          <w:szCs w:val="22"/>
          <w:lang w:val="en-US"/>
        </w:rPr>
        <w:fldChar w:fldCharType="end"/>
      </w:r>
      <w:r w:rsidR="00EF6E3D" w:rsidRPr="0026330E">
        <w:rPr>
          <w:color w:val="000000" w:themeColor="text1"/>
          <w:sz w:val="22"/>
          <w:szCs w:val="22"/>
          <w:lang w:val="en-US"/>
        </w:rPr>
      </w:r>
      <w:r w:rsidR="00EF6E3D" w:rsidRPr="0026330E">
        <w:rPr>
          <w:color w:val="000000" w:themeColor="text1"/>
          <w:sz w:val="22"/>
          <w:szCs w:val="22"/>
          <w:lang w:val="en-US"/>
        </w:rPr>
        <w:fldChar w:fldCharType="separate"/>
      </w:r>
      <w:r w:rsidR="00815493">
        <w:rPr>
          <w:noProof/>
          <w:color w:val="000000" w:themeColor="text1"/>
          <w:sz w:val="22"/>
          <w:szCs w:val="22"/>
          <w:lang w:val="en-US"/>
        </w:rPr>
        <w:t>(</w:t>
      </w:r>
      <w:r w:rsidR="00815493" w:rsidRPr="00815493">
        <w:rPr>
          <w:i/>
          <w:noProof/>
          <w:color w:val="000000" w:themeColor="text1"/>
          <w:sz w:val="22"/>
          <w:szCs w:val="22"/>
          <w:lang w:val="en-US"/>
        </w:rPr>
        <w:t>14, 35, 43</w:t>
      </w:r>
      <w:r w:rsidR="00815493">
        <w:rPr>
          <w:noProof/>
          <w:color w:val="000000" w:themeColor="text1"/>
          <w:sz w:val="22"/>
          <w:szCs w:val="22"/>
          <w:lang w:val="en-US"/>
        </w:rPr>
        <w:t>)</w:t>
      </w:r>
      <w:r w:rsidR="00EF6E3D" w:rsidRPr="0026330E">
        <w:rPr>
          <w:color w:val="000000" w:themeColor="text1"/>
          <w:sz w:val="22"/>
          <w:szCs w:val="22"/>
          <w:lang w:val="en-US"/>
        </w:rPr>
        <w:fldChar w:fldCharType="end"/>
      </w:r>
      <w:r w:rsidRPr="0026330E">
        <w:rPr>
          <w:color w:val="000000" w:themeColor="text1"/>
          <w:sz w:val="22"/>
          <w:szCs w:val="22"/>
          <w:lang w:val="en-US"/>
        </w:rPr>
        <w:t>). It combines a simplified tissue where one type of cells, - the follicular dendritic cells, mostly replicate prions and different prion replication curve as replication tends to plateau early after the infection until the disease terminal stage</w:t>
      </w:r>
      <w:r w:rsidR="00172AD5" w:rsidRPr="0026330E">
        <w:rPr>
          <w:color w:val="000000" w:themeColor="text1"/>
          <w:sz w:val="22"/>
          <w:szCs w:val="22"/>
          <w:lang w:val="en-US"/>
        </w:rPr>
        <w:t xml:space="preserve"> </w:t>
      </w:r>
      <w:r w:rsidR="00EF6E3D" w:rsidRPr="0026330E">
        <w:rPr>
          <w:color w:val="000000" w:themeColor="text1"/>
          <w:sz w:val="22"/>
          <w:szCs w:val="22"/>
          <w:lang w:val="en-US"/>
        </w:rPr>
        <w:fldChar w:fldCharType="begin">
          <w:fldData xml:space="preserve">PEVuZE5vdGU+PENpdGU+PEF1dGhvcj5CZXJpbmd1ZTwvQXV0aG9yPjxZZWFyPjIwMDA8L1llYXI+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</w:fldData>
        </w:fldChar>
      </w:r>
      <w:r w:rsidR="00815493">
        <w:rPr>
          <w:color w:val="000000" w:themeColor="text1"/>
          <w:sz w:val="22"/>
          <w:szCs w:val="22"/>
          <w:lang w:val="en-US"/>
        </w:rPr>
        <w:instrText xml:space="preserve"> ADDIN EN.CITE </w:instrText>
      </w:r>
      <w:r w:rsidR="00815493">
        <w:rPr>
          <w:color w:val="000000" w:themeColor="text1"/>
          <w:sz w:val="22"/>
          <w:szCs w:val="22"/>
          <w:lang w:val="en-US"/>
        </w:rPr>
        <w:fldChar w:fldCharType="begin">
          <w:fldData xml:space="preserve">PEVuZE5vdGU+PENpdGU+PEF1dGhvcj5CZXJpbmd1ZTwvQXV0aG9yPjxZZWFyPjIwMDA8L1llYXI+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</w:fldData>
        </w:fldChar>
      </w:r>
      <w:r w:rsidR="00815493">
        <w:rPr>
          <w:color w:val="000000" w:themeColor="text1"/>
          <w:sz w:val="22"/>
          <w:szCs w:val="22"/>
          <w:lang w:val="en-US"/>
        </w:rPr>
        <w:instrText xml:space="preserve"> ADDIN EN.CITE.DATA </w:instrText>
      </w:r>
      <w:r w:rsidR="00815493">
        <w:rPr>
          <w:color w:val="000000" w:themeColor="text1"/>
          <w:sz w:val="22"/>
          <w:szCs w:val="22"/>
          <w:lang w:val="en-US"/>
        </w:rPr>
      </w:r>
      <w:r w:rsidR="00815493">
        <w:rPr>
          <w:color w:val="000000" w:themeColor="text1"/>
          <w:sz w:val="22"/>
          <w:szCs w:val="22"/>
          <w:lang w:val="en-US"/>
        </w:rPr>
        <w:fldChar w:fldCharType="end"/>
      </w:r>
      <w:r w:rsidR="00EF6E3D" w:rsidRPr="0026330E">
        <w:rPr>
          <w:color w:val="000000" w:themeColor="text1"/>
          <w:sz w:val="22"/>
          <w:szCs w:val="22"/>
          <w:lang w:val="en-US"/>
        </w:rPr>
      </w:r>
      <w:r w:rsidR="00EF6E3D" w:rsidRPr="0026330E">
        <w:rPr>
          <w:color w:val="000000" w:themeColor="text1"/>
          <w:sz w:val="22"/>
          <w:szCs w:val="22"/>
          <w:lang w:val="en-US"/>
        </w:rPr>
        <w:fldChar w:fldCharType="separate"/>
      </w:r>
      <w:r w:rsidR="00815493">
        <w:rPr>
          <w:noProof/>
          <w:color w:val="000000" w:themeColor="text1"/>
          <w:sz w:val="22"/>
          <w:szCs w:val="22"/>
          <w:lang w:val="en-US"/>
        </w:rPr>
        <w:t>(</w:t>
      </w:r>
      <w:r w:rsidR="00815493" w:rsidRPr="00815493">
        <w:rPr>
          <w:i/>
          <w:noProof/>
          <w:color w:val="000000" w:themeColor="text1"/>
          <w:sz w:val="22"/>
          <w:szCs w:val="22"/>
          <w:lang w:val="en-US"/>
        </w:rPr>
        <w:t>35, 43, 55</w:t>
      </w:r>
      <w:r w:rsidR="00815493">
        <w:rPr>
          <w:noProof/>
          <w:color w:val="000000" w:themeColor="text1"/>
          <w:sz w:val="22"/>
          <w:szCs w:val="22"/>
          <w:lang w:val="en-US"/>
        </w:rPr>
        <w:t>)</w:t>
      </w:r>
      <w:r w:rsidR="00EF6E3D" w:rsidRPr="0026330E">
        <w:rPr>
          <w:color w:val="000000" w:themeColor="text1"/>
          <w:sz w:val="22"/>
          <w:szCs w:val="22"/>
          <w:lang w:val="en-US"/>
        </w:rPr>
        <w:fldChar w:fldCharType="end"/>
      </w:r>
      <w:r w:rsidR="00172AD5" w:rsidRPr="0026330E">
        <w:rPr>
          <w:color w:val="000000" w:themeColor="text1"/>
          <w:sz w:val="22"/>
          <w:szCs w:val="22"/>
          <w:lang w:val="en-US"/>
        </w:rPr>
        <w:t>.</w:t>
      </w:r>
    </w:p>
    <w:p w14:paraId="3B48AEF7" w14:textId="77777777" w:rsidR="007D0605" w:rsidRPr="00F05CCF" w:rsidRDefault="00282DBD" w:rsidP="0027489C">
      <w:pPr>
        <w:spacing w:before="60"/>
        <w:jc w:val="both"/>
        <w:rPr>
          <w:color w:val="000000" w:themeColor="text1"/>
          <w:sz w:val="22"/>
          <w:szCs w:val="22"/>
          <w:highlight w:val="yellow"/>
          <w:lang w:val="en-US"/>
        </w:rPr>
      </w:pPr>
      <w:r w:rsidRPr="00F05CCF">
        <w:rPr>
          <w:color w:val="000000" w:themeColor="text1"/>
          <w:sz w:val="22"/>
          <w:szCs w:val="22"/>
          <w:lang w:val="en-US"/>
        </w:rPr>
        <w:t xml:space="preserve"> </w:t>
      </w:r>
      <w:r w:rsidRPr="00F05CCF">
        <w:rPr>
          <w:b/>
          <w:color w:val="000000" w:themeColor="text1"/>
          <w:sz w:val="22"/>
          <w:szCs w:val="22"/>
          <w:lang w:val="en-US"/>
        </w:rPr>
        <w:t xml:space="preserve">Outcome. </w:t>
      </w:r>
      <w:r w:rsidRPr="00CF0DB0">
        <w:rPr>
          <w:color w:val="000000" w:themeColor="text1"/>
          <w:sz w:val="22"/>
          <w:szCs w:val="22"/>
          <w:lang w:val="en-US"/>
        </w:rPr>
        <w:t>Host-determinants (PrP</w:t>
      </w:r>
      <w:r w:rsidRPr="00CF0DB0">
        <w:rPr>
          <w:color w:val="000000" w:themeColor="text1"/>
          <w:sz w:val="22"/>
          <w:szCs w:val="22"/>
          <w:vertAlign w:val="superscript"/>
          <w:lang w:val="en-US"/>
        </w:rPr>
        <w:t>C</w:t>
      </w:r>
      <w:r w:rsidRPr="00CF0DB0">
        <w:rPr>
          <w:color w:val="000000" w:themeColor="text1"/>
          <w:sz w:val="22"/>
          <w:szCs w:val="22"/>
          <w:lang w:val="en-US"/>
        </w:rPr>
        <w:t>/tissue</w:t>
      </w:r>
      <w:r w:rsidR="00265373" w:rsidRPr="00CF0DB0">
        <w:rPr>
          <w:color w:val="000000" w:themeColor="text1"/>
          <w:sz w:val="22"/>
          <w:szCs w:val="22"/>
          <w:lang w:val="en-US"/>
        </w:rPr>
        <w:t>/cells</w:t>
      </w:r>
      <w:r w:rsidRPr="00CF0DB0">
        <w:rPr>
          <w:color w:val="000000" w:themeColor="text1"/>
          <w:sz w:val="22"/>
          <w:szCs w:val="22"/>
          <w:lang w:val="en-US"/>
        </w:rPr>
        <w:t xml:space="preserve">) </w:t>
      </w:r>
      <w:r w:rsidR="00265373" w:rsidRPr="00CF0DB0">
        <w:rPr>
          <w:color w:val="000000" w:themeColor="text1"/>
          <w:sz w:val="22"/>
          <w:szCs w:val="22"/>
          <w:lang w:val="en-US"/>
        </w:rPr>
        <w:t xml:space="preserve">to </w:t>
      </w:r>
      <w:r w:rsidRPr="00CF0DB0">
        <w:rPr>
          <w:color w:val="000000" w:themeColor="text1"/>
          <w:sz w:val="22"/>
          <w:szCs w:val="22"/>
          <w:lang w:val="en-US"/>
        </w:rPr>
        <w:t>the dynamic of misfolding and aggregation process, vs. genericness of the dynamic behavior.</w:t>
      </w:r>
      <w:r w:rsidRPr="00CF0DB0">
        <w:rPr>
          <w:bCs/>
          <w:color w:val="000000" w:themeColor="text1"/>
          <w:sz w:val="22"/>
          <w:szCs w:val="22"/>
          <w:lang w:val="en-US"/>
        </w:rPr>
        <w:t xml:space="preserve"> </w:t>
      </w:r>
      <w:r w:rsidR="007D0605" w:rsidRPr="00CF0DB0">
        <w:rPr>
          <w:bCs/>
          <w:color w:val="000000" w:themeColor="text1"/>
          <w:sz w:val="22"/>
          <w:szCs w:val="22"/>
          <w:lang w:val="en-US"/>
        </w:rPr>
        <w:t xml:space="preserve">Contribution of the dynamic of prion replication locally to the global dynamic in the brain, (a)synchronicity, local evolution. </w:t>
      </w:r>
      <w:del w:id="28" w:author="Human Rezaei" w:date="2017-11-07T10:43:00Z">
        <w:r w:rsidR="007D0605" w:rsidRPr="00CF0DB0" w:rsidDel="009F735F">
          <w:rPr>
            <w:bCs/>
            <w:strike/>
            <w:color w:val="000000" w:themeColor="text1"/>
            <w:sz w:val="22"/>
            <w:szCs w:val="22"/>
            <w:highlight w:val="yellow"/>
            <w:lang w:val="en-US"/>
          </w:rPr>
          <w:delText>Important for the question of spreading</w:delText>
        </w:r>
        <w:r w:rsidR="007D0605" w:rsidRPr="00534FCB" w:rsidDel="009F735F">
          <w:rPr>
            <w:bCs/>
            <w:color w:val="000000" w:themeColor="text1"/>
            <w:sz w:val="22"/>
            <w:szCs w:val="22"/>
            <w:highlight w:val="yellow"/>
            <w:lang w:val="en-US"/>
          </w:rPr>
          <w:delText>.</w:delText>
        </w:r>
        <w:r w:rsidR="007D0605" w:rsidRPr="00534FCB" w:rsidDel="009F735F">
          <w:rPr>
            <w:color w:val="000000" w:themeColor="text1"/>
            <w:sz w:val="22"/>
            <w:szCs w:val="22"/>
            <w:highlight w:val="yellow"/>
            <w:lang w:val="en-US"/>
          </w:rPr>
          <w:delText xml:space="preserve"> </w:delText>
        </w:r>
      </w:del>
    </w:p>
    <w:p w14:paraId="6E6D1777" w14:textId="77777777" w:rsidR="007D0605" w:rsidRPr="0026330E" w:rsidRDefault="007D0605" w:rsidP="0027489C">
      <w:pPr>
        <w:spacing w:before="60"/>
        <w:jc w:val="both"/>
        <w:rPr>
          <w:bCs/>
          <w:color w:val="FF0000"/>
          <w:sz w:val="22"/>
          <w:szCs w:val="22"/>
          <w:lang w:val="en-US"/>
        </w:rPr>
      </w:pPr>
    </w:p>
    <w:p w14:paraId="6A2A12FC" w14:textId="77777777" w:rsidR="00F13DA2" w:rsidRPr="00534FCB" w:rsidRDefault="00F13DA2" w:rsidP="0027489C">
      <w:pPr>
        <w:pStyle w:val="Task"/>
        <w:spacing w:before="60"/>
        <w:rPr>
          <w:sz w:val="22"/>
          <w:u w:val="single"/>
        </w:rPr>
      </w:pPr>
      <w:r w:rsidRPr="00534FCB">
        <w:rPr>
          <w:sz w:val="22"/>
          <w:u w:val="single"/>
        </w:rPr>
        <w:t>Task.1.2 Structural</w:t>
      </w:r>
      <w:r w:rsidR="003C6FD0" w:rsidRPr="00534FCB">
        <w:rPr>
          <w:sz w:val="22"/>
          <w:u w:val="single"/>
        </w:rPr>
        <w:t xml:space="preserve"> and biochemical</w:t>
      </w:r>
      <w:r w:rsidRPr="00534FCB">
        <w:rPr>
          <w:sz w:val="22"/>
          <w:u w:val="single"/>
        </w:rPr>
        <w:t xml:space="preserve"> characterization </w:t>
      </w:r>
      <w:del w:id="29" w:author="Vincent Béringue" w:date="2017-11-06T14:42:00Z">
        <w:r w:rsidRPr="00534FCB" w:rsidDel="0072686C">
          <w:rPr>
            <w:sz w:val="22"/>
            <w:u w:val="single"/>
          </w:rPr>
          <w:delText xml:space="preserve">of subpopulation </w:delText>
        </w:r>
      </w:del>
      <w:r w:rsidRPr="00534FCB">
        <w:rPr>
          <w:sz w:val="22"/>
          <w:u w:val="single"/>
        </w:rPr>
        <w:t xml:space="preserve">of </w:t>
      </w:r>
      <w:ins w:id="30" w:author="Vincent Béringue" w:date="2017-11-06T14:43:00Z">
        <w:r w:rsidR="0072686C">
          <w:rPr>
            <w:sz w:val="22"/>
            <w:u w:val="single"/>
          </w:rPr>
          <w:t xml:space="preserve">the </w:t>
        </w:r>
      </w:ins>
      <w:r w:rsidRPr="00534FCB">
        <w:rPr>
          <w:sz w:val="22"/>
          <w:u w:val="single"/>
        </w:rPr>
        <w:t>PrP</w:t>
      </w:r>
      <w:r w:rsidRPr="00534FCB">
        <w:rPr>
          <w:sz w:val="22"/>
          <w:u w:val="single"/>
          <w:vertAlign w:val="superscript"/>
        </w:rPr>
        <w:t>Sc</w:t>
      </w:r>
      <w:r w:rsidRPr="00534FCB">
        <w:rPr>
          <w:sz w:val="22"/>
          <w:u w:val="single"/>
        </w:rPr>
        <w:t xml:space="preserve"> </w:t>
      </w:r>
      <w:ins w:id="31" w:author="Vincent Béringue" w:date="2017-11-06T14:43:00Z">
        <w:r w:rsidR="0072686C">
          <w:rPr>
            <w:sz w:val="22"/>
            <w:u w:val="single"/>
          </w:rPr>
          <w:t>sub</w:t>
        </w:r>
      </w:ins>
      <w:r w:rsidRPr="00534FCB">
        <w:rPr>
          <w:sz w:val="22"/>
          <w:u w:val="single"/>
        </w:rPr>
        <w:t xml:space="preserve">assemblies  </w:t>
      </w:r>
    </w:p>
    <w:p w14:paraId="6B2736F8" w14:textId="77777777" w:rsidR="00061581" w:rsidRPr="0026330E" w:rsidRDefault="00534FCB" w:rsidP="0027489C">
      <w:pPr>
        <w:spacing w:before="60"/>
        <w:jc w:val="both"/>
        <w:rPr>
          <w:sz w:val="22"/>
          <w:szCs w:val="22"/>
          <w:lang w:val="en-US"/>
        </w:rPr>
      </w:pPr>
      <w:r>
        <w:rPr>
          <w:sz w:val="22"/>
          <w:szCs w:val="22"/>
          <w:lang w:val="en-US"/>
        </w:rPr>
        <w:t xml:space="preserve">Task 1.1 </w:t>
      </w:r>
      <w:r w:rsidR="0063122E" w:rsidRPr="0026330E">
        <w:rPr>
          <w:sz w:val="22"/>
          <w:szCs w:val="22"/>
          <w:lang w:val="en-US"/>
        </w:rPr>
        <w:t>aim</w:t>
      </w:r>
      <w:r>
        <w:rPr>
          <w:sz w:val="22"/>
          <w:szCs w:val="22"/>
          <w:lang w:val="en-US"/>
        </w:rPr>
        <w:t xml:space="preserve">s at exploring </w:t>
      </w:r>
      <w:r w:rsidR="007120DA" w:rsidRPr="0026330E">
        <w:rPr>
          <w:sz w:val="22"/>
          <w:szCs w:val="22"/>
          <w:lang w:val="en-US"/>
        </w:rPr>
        <w:t xml:space="preserve">the dynamic of </w:t>
      </w:r>
      <w:r w:rsidR="003715D9" w:rsidRPr="0026330E">
        <w:rPr>
          <w:sz w:val="22"/>
          <w:szCs w:val="22"/>
          <w:lang w:val="en-US"/>
        </w:rPr>
        <w:t>PrP</w:t>
      </w:r>
      <w:r w:rsidR="003715D9" w:rsidRPr="0026330E">
        <w:rPr>
          <w:sz w:val="22"/>
          <w:szCs w:val="22"/>
          <w:vertAlign w:val="superscript"/>
          <w:lang w:val="en-US"/>
        </w:rPr>
        <w:t>Sc</w:t>
      </w:r>
      <w:r w:rsidR="003715D9" w:rsidRPr="0026330E">
        <w:rPr>
          <w:sz w:val="22"/>
          <w:szCs w:val="22"/>
          <w:lang w:val="en-US"/>
        </w:rPr>
        <w:t xml:space="preserve"> </w:t>
      </w:r>
      <w:r w:rsidR="007120DA" w:rsidRPr="0026330E">
        <w:rPr>
          <w:sz w:val="22"/>
          <w:szCs w:val="22"/>
          <w:lang w:val="en-US"/>
        </w:rPr>
        <w:t>quaternary structure</w:t>
      </w:r>
      <w:r w:rsidR="0032395F" w:rsidRPr="0026330E">
        <w:rPr>
          <w:sz w:val="22"/>
          <w:szCs w:val="22"/>
          <w:lang w:val="en-US"/>
        </w:rPr>
        <w:t xml:space="preserve"> </w:t>
      </w:r>
      <w:r w:rsidR="00C877F6" w:rsidRPr="0026330E">
        <w:rPr>
          <w:sz w:val="22"/>
          <w:szCs w:val="22"/>
          <w:lang w:val="en-US"/>
        </w:rPr>
        <w:t>within a given strain or field-isolate</w:t>
      </w:r>
      <w:r w:rsidR="00C877F6" w:rsidRPr="00534FCB">
        <w:rPr>
          <w:i/>
          <w:sz w:val="22"/>
          <w:szCs w:val="22"/>
          <w:lang w:val="en-US"/>
        </w:rPr>
        <w:t xml:space="preserve"> </w:t>
      </w:r>
      <w:r w:rsidR="0032395F" w:rsidRPr="00534FCB">
        <w:rPr>
          <w:i/>
          <w:sz w:val="22"/>
          <w:szCs w:val="22"/>
          <w:lang w:val="en-US"/>
        </w:rPr>
        <w:t>in vivo</w:t>
      </w:r>
      <w:r w:rsidR="0032395F" w:rsidRPr="0026330E">
        <w:rPr>
          <w:sz w:val="22"/>
          <w:szCs w:val="22"/>
          <w:lang w:val="en-US"/>
        </w:rPr>
        <w:t xml:space="preserve"> and </w:t>
      </w:r>
      <w:r w:rsidR="0032395F" w:rsidRPr="00534FCB">
        <w:rPr>
          <w:i/>
          <w:sz w:val="22"/>
          <w:szCs w:val="22"/>
          <w:lang w:val="en-US"/>
        </w:rPr>
        <w:t>ex vivo</w:t>
      </w:r>
      <w:r>
        <w:rPr>
          <w:sz w:val="22"/>
          <w:szCs w:val="22"/>
          <w:lang w:val="en-US"/>
        </w:rPr>
        <w:t xml:space="preserve">. </w:t>
      </w:r>
      <w:r w:rsidR="00C877F6">
        <w:rPr>
          <w:sz w:val="22"/>
          <w:szCs w:val="22"/>
          <w:lang w:val="en-US"/>
        </w:rPr>
        <w:t xml:space="preserve">Through </w:t>
      </w:r>
      <w:r w:rsidR="00C877F6" w:rsidRPr="0026330E">
        <w:rPr>
          <w:sz w:val="22"/>
          <w:szCs w:val="22"/>
          <w:lang w:val="en-US"/>
        </w:rPr>
        <w:t>biochemical, biophysical and low-resolution structural biology at single molecule level</w:t>
      </w:r>
      <w:r w:rsidR="00C877F6">
        <w:rPr>
          <w:sz w:val="22"/>
          <w:szCs w:val="22"/>
          <w:lang w:val="en-US"/>
        </w:rPr>
        <w:t>, t</w:t>
      </w:r>
      <w:r>
        <w:rPr>
          <w:sz w:val="22"/>
          <w:szCs w:val="22"/>
          <w:lang w:val="en-US"/>
        </w:rPr>
        <w:t xml:space="preserve">ask 1.2 aims at exploring </w:t>
      </w:r>
      <w:r w:rsidR="007120DA" w:rsidRPr="0026330E">
        <w:rPr>
          <w:sz w:val="22"/>
          <w:szCs w:val="22"/>
          <w:lang w:val="en-US"/>
        </w:rPr>
        <w:t xml:space="preserve">the </w:t>
      </w:r>
      <w:r w:rsidR="008F489F">
        <w:rPr>
          <w:sz w:val="22"/>
          <w:szCs w:val="22"/>
          <w:lang w:val="en-US"/>
        </w:rPr>
        <w:t xml:space="preserve">structural underpinnings </w:t>
      </w:r>
      <w:r w:rsidR="007120DA" w:rsidRPr="0026330E">
        <w:rPr>
          <w:sz w:val="22"/>
          <w:szCs w:val="22"/>
          <w:lang w:val="en-US"/>
        </w:rPr>
        <w:t xml:space="preserve">of this diversity </w:t>
      </w:r>
      <w:r>
        <w:rPr>
          <w:sz w:val="22"/>
          <w:szCs w:val="22"/>
          <w:lang w:val="en-US"/>
        </w:rPr>
        <w:t>and its s</w:t>
      </w:r>
      <w:r w:rsidR="007120DA" w:rsidRPr="0026330E">
        <w:rPr>
          <w:sz w:val="22"/>
          <w:szCs w:val="22"/>
          <w:lang w:val="en-US"/>
        </w:rPr>
        <w:t>train dependen</w:t>
      </w:r>
      <w:r>
        <w:rPr>
          <w:sz w:val="22"/>
          <w:szCs w:val="22"/>
          <w:lang w:val="en-US"/>
        </w:rPr>
        <w:t>cy</w:t>
      </w:r>
      <w:r w:rsidR="008F489F">
        <w:rPr>
          <w:sz w:val="22"/>
          <w:szCs w:val="22"/>
          <w:lang w:val="en-US"/>
        </w:rPr>
        <w:t xml:space="preserve"> at the </w:t>
      </w:r>
      <w:r w:rsidR="008F489F">
        <w:rPr>
          <w:sz w:val="22"/>
          <w:szCs w:val="22"/>
          <w:lang w:val="en-US"/>
        </w:rPr>
        <w:lastRenderedPageBreak/>
        <w:t xml:space="preserve">level of </w:t>
      </w:r>
      <w:r w:rsidR="002B2A3D">
        <w:rPr>
          <w:sz w:val="22"/>
          <w:szCs w:val="22"/>
          <w:lang w:val="en-US"/>
        </w:rPr>
        <w:t xml:space="preserve">both </w:t>
      </w:r>
      <w:r w:rsidR="00C877F6">
        <w:rPr>
          <w:sz w:val="22"/>
          <w:szCs w:val="22"/>
          <w:lang w:val="en-US"/>
        </w:rPr>
        <w:t xml:space="preserve">the </w:t>
      </w:r>
      <w:r w:rsidR="008F489F">
        <w:rPr>
          <w:sz w:val="22"/>
          <w:szCs w:val="22"/>
          <w:lang w:val="en-US"/>
        </w:rPr>
        <w:t>PrP</w:t>
      </w:r>
      <w:r w:rsidR="008F489F" w:rsidRPr="008F489F">
        <w:rPr>
          <w:sz w:val="22"/>
          <w:szCs w:val="22"/>
          <w:vertAlign w:val="superscript"/>
          <w:lang w:val="en-US"/>
        </w:rPr>
        <w:t>Sc</w:t>
      </w:r>
      <w:r w:rsidR="008F489F">
        <w:rPr>
          <w:sz w:val="22"/>
          <w:szCs w:val="22"/>
          <w:lang w:val="en-US"/>
        </w:rPr>
        <w:t xml:space="preserve"> </w:t>
      </w:r>
      <w:r w:rsidR="00C877F6">
        <w:rPr>
          <w:sz w:val="22"/>
          <w:szCs w:val="22"/>
          <w:lang w:val="en-US"/>
        </w:rPr>
        <w:t xml:space="preserve">polymers </w:t>
      </w:r>
      <w:r w:rsidR="008F489F">
        <w:rPr>
          <w:sz w:val="22"/>
          <w:szCs w:val="22"/>
          <w:lang w:val="en-US"/>
        </w:rPr>
        <w:t xml:space="preserve">and the constitutive suPrP subunits. </w:t>
      </w:r>
      <w:r w:rsidR="00943380" w:rsidRPr="0026330E">
        <w:rPr>
          <w:sz w:val="22"/>
          <w:szCs w:val="22"/>
          <w:lang w:val="en-US"/>
        </w:rPr>
        <w:t xml:space="preserve">A particular emphasis will be put on the </w:t>
      </w:r>
      <w:r w:rsidR="00943380" w:rsidRPr="00C2194F">
        <w:rPr>
          <w:b/>
          <w:sz w:val="22"/>
          <w:szCs w:val="22"/>
          <w:lang w:val="en-US"/>
        </w:rPr>
        <w:t>quantification of the structural heterogene</w:t>
      </w:r>
      <w:r w:rsidR="003715D9" w:rsidRPr="00C2194F">
        <w:rPr>
          <w:b/>
          <w:sz w:val="22"/>
          <w:szCs w:val="22"/>
          <w:lang w:val="en-US"/>
        </w:rPr>
        <w:t>ity</w:t>
      </w:r>
      <w:r w:rsidR="00943380" w:rsidRPr="0026330E">
        <w:rPr>
          <w:sz w:val="22"/>
          <w:szCs w:val="22"/>
          <w:lang w:val="en-US"/>
        </w:rPr>
        <w:t>.</w:t>
      </w:r>
    </w:p>
    <w:p w14:paraId="5A74B7BC" w14:textId="77777777" w:rsidR="006E342D" w:rsidRPr="0026330E" w:rsidRDefault="006E342D" w:rsidP="0027489C">
      <w:pPr>
        <w:pStyle w:val="Task"/>
        <w:spacing w:before="60"/>
        <w:rPr>
          <w:sz w:val="22"/>
        </w:rPr>
      </w:pPr>
      <w:r w:rsidRPr="0026330E">
        <w:rPr>
          <w:sz w:val="22"/>
        </w:rPr>
        <w:t>Subtask 1.2.1: Inventory of PrP</w:t>
      </w:r>
      <w:r w:rsidRPr="00890C6B">
        <w:rPr>
          <w:sz w:val="22"/>
          <w:vertAlign w:val="superscript"/>
        </w:rPr>
        <w:t>Sc</w:t>
      </w:r>
      <w:r w:rsidRPr="0026330E">
        <w:rPr>
          <w:sz w:val="22"/>
        </w:rPr>
        <w:t xml:space="preserve"> sub</w:t>
      </w:r>
      <w:r w:rsidR="00ED583F" w:rsidRPr="0026330E">
        <w:rPr>
          <w:sz w:val="22"/>
        </w:rPr>
        <w:t xml:space="preserve">structures </w:t>
      </w:r>
      <w:r w:rsidR="00890C6B">
        <w:rPr>
          <w:sz w:val="22"/>
        </w:rPr>
        <w:t>within given prion strain</w:t>
      </w:r>
    </w:p>
    <w:p w14:paraId="4AB99A03" w14:textId="77777777" w:rsidR="006E342D" w:rsidRDefault="00FA4BCD" w:rsidP="0027489C">
      <w:pPr>
        <w:spacing w:before="60"/>
        <w:jc w:val="both"/>
        <w:outlineLvl w:val="0"/>
        <w:rPr>
          <w:sz w:val="22"/>
          <w:szCs w:val="22"/>
          <w:lang w:val="en-US"/>
        </w:rPr>
      </w:pPr>
      <w:r>
        <w:rPr>
          <w:b/>
          <w:sz w:val="22"/>
          <w:szCs w:val="22"/>
          <w:lang w:val="en-US"/>
        </w:rPr>
        <w:t xml:space="preserve">Objective. </w:t>
      </w:r>
      <w:del w:id="32" w:author="Vincent Béringue" w:date="2017-11-06T14:45:00Z">
        <w:r w:rsidRPr="0026330E" w:rsidDel="00263AD4">
          <w:rPr>
            <w:sz w:val="22"/>
            <w:szCs w:val="22"/>
            <w:lang w:val="en-US"/>
          </w:rPr>
          <w:delText>While indirect evidence, - mostly biological (phenotypic differences, specific infectivity) suggest the co-existence of structurally different PrP</w:delText>
        </w:r>
        <w:r w:rsidRPr="0026330E" w:rsidDel="00263AD4">
          <w:rPr>
            <w:sz w:val="22"/>
            <w:szCs w:val="22"/>
            <w:vertAlign w:val="superscript"/>
            <w:lang w:val="en-US"/>
          </w:rPr>
          <w:delText>Sc</w:delText>
        </w:r>
        <w:r w:rsidRPr="0026330E" w:rsidDel="00263AD4">
          <w:rPr>
            <w:sz w:val="22"/>
            <w:szCs w:val="22"/>
            <w:lang w:val="en-US"/>
          </w:rPr>
          <w:delText xml:space="preserve"> assemblies (i.e. PrP</w:delText>
        </w:r>
        <w:r w:rsidRPr="0026330E" w:rsidDel="00263AD4">
          <w:rPr>
            <w:sz w:val="22"/>
            <w:szCs w:val="22"/>
            <w:vertAlign w:val="superscript"/>
            <w:lang w:val="en-US"/>
          </w:rPr>
          <w:delText>Sc</w:delText>
        </w:r>
        <w:r w:rsidRPr="0026330E" w:rsidDel="00263AD4">
          <w:rPr>
            <w:sz w:val="22"/>
            <w:szCs w:val="22"/>
            <w:lang w:val="en-US"/>
          </w:rPr>
          <w:delText xml:space="preserve"> subassemblies or sub-strain) in the same host </w:delText>
        </w:r>
        <w:r w:rsidRPr="0026330E" w:rsidDel="00263AD4">
          <w:rPr>
            <w:sz w:val="22"/>
            <w:szCs w:val="22"/>
            <w:lang w:val="en-US"/>
          </w:rPr>
          <w:fldChar w:fldCharType="begin">
            <w:fldData xml:space="preserve">PEVuZE5vdGU+PENpdGU+PEF1dGhvcj5DaGFwdWlzPC9BdXRob3I+PFllYXI+MjAxNjwvWWVhcj48
UmVjTnVtPjMyOTwvUmVjTnVtPjxEaXNwbGF5VGV4dD4oPHN0eWxlIGZhY2U9Iml0YWxpYyI+MjAs
IDIxLCAyMzwvc3R5bGU+KTwvRGlzcGxheVRleHQ+PHJlY29yZD48cmVjLW51bWJlcj4zMjk8L3Jl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PkxlIER1cjwvQXV0aG9yPjxZZWFyPjIwMDU8L1llYXI+PFJlY051bT4yMjwvUmVjTnVtPjxyZWNv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</w:fldData>
          </w:fldChar>
        </w:r>
        <w:r w:rsidRPr="0026330E" w:rsidDel="00263AD4">
          <w:rPr>
            <w:sz w:val="22"/>
            <w:szCs w:val="22"/>
            <w:lang w:val="en-US"/>
          </w:rPr>
          <w:delInstrText xml:space="preserve"> ADDIN EN.CITE </w:delInstrText>
        </w:r>
        <w:r w:rsidRPr="0026330E" w:rsidDel="00263AD4">
          <w:rPr>
            <w:sz w:val="22"/>
            <w:szCs w:val="22"/>
            <w:lang w:val="en-US"/>
          </w:rPr>
          <w:fldChar w:fldCharType="begin">
            <w:fldData xml:space="preserve">PEVuZE5vdGU+PENpdGU+PEF1dGhvcj5DaGFwdWlzPC9BdXRob3I+PFllYXI+MjAxNjwvWWVhcj48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</w:fldData>
          </w:fldChar>
        </w:r>
        <w:r w:rsidRPr="0026330E" w:rsidDel="00263AD4">
          <w:rPr>
            <w:sz w:val="22"/>
            <w:szCs w:val="22"/>
            <w:lang w:val="en-US"/>
          </w:rPr>
          <w:delInstrText xml:space="preserve"> ADDIN EN.CITE.DATA </w:delInstrText>
        </w:r>
        <w:r w:rsidRPr="0026330E" w:rsidDel="00263AD4">
          <w:rPr>
            <w:sz w:val="22"/>
            <w:szCs w:val="22"/>
            <w:lang w:val="en-US"/>
          </w:rPr>
        </w:r>
        <w:r w:rsidRPr="0026330E" w:rsidDel="00263AD4">
          <w:rPr>
            <w:sz w:val="22"/>
            <w:szCs w:val="22"/>
            <w:lang w:val="en-US"/>
          </w:rPr>
          <w:fldChar w:fldCharType="end"/>
        </w:r>
        <w:r w:rsidRPr="0026330E" w:rsidDel="00263AD4">
          <w:rPr>
            <w:sz w:val="22"/>
            <w:szCs w:val="22"/>
            <w:lang w:val="en-US"/>
          </w:rPr>
        </w:r>
        <w:r w:rsidRPr="0026330E" w:rsidDel="00263AD4">
          <w:rPr>
            <w:sz w:val="22"/>
            <w:szCs w:val="22"/>
            <w:lang w:val="en-US"/>
          </w:rPr>
          <w:fldChar w:fldCharType="separate"/>
        </w:r>
        <w:r w:rsidRPr="0026330E" w:rsidDel="00263AD4">
          <w:rPr>
            <w:noProof/>
            <w:sz w:val="22"/>
            <w:szCs w:val="22"/>
            <w:lang w:val="en-US"/>
          </w:rPr>
          <w:delText>(</w:delText>
        </w:r>
        <w:r w:rsidRPr="0026330E" w:rsidDel="00263AD4">
          <w:rPr>
            <w:i/>
            <w:noProof/>
            <w:sz w:val="22"/>
            <w:szCs w:val="22"/>
            <w:lang w:val="en-US"/>
          </w:rPr>
          <w:delText>20, 21, 23</w:delText>
        </w:r>
        <w:r w:rsidRPr="0026330E" w:rsidDel="00263AD4">
          <w:rPr>
            <w:noProof/>
            <w:sz w:val="22"/>
            <w:szCs w:val="22"/>
            <w:lang w:val="en-US"/>
          </w:rPr>
          <w:delText>)</w:delText>
        </w:r>
        <w:r w:rsidRPr="0026330E" w:rsidDel="00263AD4">
          <w:rPr>
            <w:sz w:val="22"/>
            <w:szCs w:val="22"/>
            <w:lang w:val="en-US"/>
          </w:rPr>
          <w:fldChar w:fldCharType="end"/>
        </w:r>
        <w:r w:rsidRPr="0026330E" w:rsidDel="00263AD4">
          <w:rPr>
            <w:sz w:val="22"/>
            <w:szCs w:val="22"/>
            <w:lang w:val="en-US"/>
          </w:rPr>
          <w:delText>, the extend of PrP</w:delText>
        </w:r>
        <w:r w:rsidRPr="0026330E" w:rsidDel="00263AD4">
          <w:rPr>
            <w:sz w:val="22"/>
            <w:szCs w:val="22"/>
            <w:vertAlign w:val="superscript"/>
            <w:lang w:val="en-US"/>
          </w:rPr>
          <w:delText>Sc</w:delText>
        </w:r>
        <w:r w:rsidRPr="0026330E" w:rsidDel="00263AD4">
          <w:rPr>
            <w:sz w:val="22"/>
            <w:szCs w:val="22"/>
            <w:lang w:val="en-US"/>
          </w:rPr>
          <w:delText xml:space="preserve"> structural heterogeneity and its biochemical and biophysical characterization have not been defined.</w:delText>
        </w:r>
        <w:r w:rsidDel="00263AD4">
          <w:rPr>
            <w:sz w:val="22"/>
            <w:szCs w:val="22"/>
            <w:lang w:val="en-US"/>
          </w:rPr>
          <w:delText xml:space="preserve"> </w:delText>
        </w:r>
      </w:del>
      <w:r w:rsidR="00602405" w:rsidRPr="0026330E">
        <w:rPr>
          <w:sz w:val="22"/>
          <w:szCs w:val="22"/>
          <w:lang w:val="en-US"/>
        </w:rPr>
        <w:t xml:space="preserve">The </w:t>
      </w:r>
      <w:r>
        <w:rPr>
          <w:sz w:val="22"/>
          <w:szCs w:val="22"/>
          <w:lang w:val="en-US"/>
        </w:rPr>
        <w:t xml:space="preserve">objective </w:t>
      </w:r>
      <w:r w:rsidR="00A21F24" w:rsidRPr="0026330E">
        <w:rPr>
          <w:sz w:val="22"/>
          <w:szCs w:val="22"/>
          <w:lang w:val="en-US"/>
        </w:rPr>
        <w:t xml:space="preserve">is to setup an inventory method based on </w:t>
      </w:r>
      <w:r w:rsidR="00795059" w:rsidRPr="0026330E">
        <w:rPr>
          <w:sz w:val="22"/>
          <w:szCs w:val="22"/>
          <w:lang w:val="en-US"/>
        </w:rPr>
        <w:t xml:space="preserve">structural and </w:t>
      </w:r>
      <w:r w:rsidR="00A21F24" w:rsidRPr="0026330E">
        <w:rPr>
          <w:sz w:val="22"/>
          <w:szCs w:val="22"/>
          <w:lang w:val="en-US"/>
        </w:rPr>
        <w:t xml:space="preserve">biochemical properties of </w:t>
      </w:r>
      <w:r w:rsidR="0016620C" w:rsidRPr="0026330E">
        <w:rPr>
          <w:sz w:val="22"/>
          <w:szCs w:val="22"/>
          <w:lang w:val="en-US"/>
        </w:rPr>
        <w:t>PrP</w:t>
      </w:r>
      <w:r w:rsidR="0016620C" w:rsidRPr="0026330E">
        <w:rPr>
          <w:sz w:val="22"/>
          <w:szCs w:val="22"/>
          <w:vertAlign w:val="superscript"/>
          <w:lang w:val="en-US"/>
        </w:rPr>
        <w:t>Sc</w:t>
      </w:r>
      <w:r w:rsidR="0016620C" w:rsidRPr="0026330E">
        <w:rPr>
          <w:sz w:val="22"/>
          <w:szCs w:val="22"/>
          <w:lang w:val="en-US"/>
        </w:rPr>
        <w:t xml:space="preserve"> </w:t>
      </w:r>
      <w:r w:rsidR="00A21F24" w:rsidRPr="0026330E">
        <w:rPr>
          <w:sz w:val="22"/>
          <w:szCs w:val="22"/>
          <w:lang w:val="en-US"/>
        </w:rPr>
        <w:t>subassemblies.</w:t>
      </w:r>
      <w:r w:rsidR="00D51F6A" w:rsidRPr="0026330E">
        <w:rPr>
          <w:sz w:val="22"/>
          <w:szCs w:val="22"/>
          <w:lang w:val="en-US"/>
        </w:rPr>
        <w:t xml:space="preserve"> </w:t>
      </w:r>
      <w:r w:rsidR="00940F26" w:rsidRPr="0026330E">
        <w:rPr>
          <w:sz w:val="22"/>
          <w:szCs w:val="22"/>
          <w:lang w:val="en-US"/>
        </w:rPr>
        <w:t xml:space="preserve">A specific pioneering </w:t>
      </w:r>
      <w:r w:rsidR="00BE7D62" w:rsidRPr="0026330E">
        <w:rPr>
          <w:sz w:val="22"/>
          <w:szCs w:val="22"/>
          <w:lang w:val="en-US"/>
        </w:rPr>
        <w:t>objective</w:t>
      </w:r>
      <w:r w:rsidR="00D51F6A" w:rsidRPr="0026330E">
        <w:rPr>
          <w:sz w:val="22"/>
          <w:szCs w:val="22"/>
          <w:lang w:val="en-US"/>
        </w:rPr>
        <w:t xml:space="preserve"> here </w:t>
      </w:r>
      <w:r w:rsidR="00940F26" w:rsidRPr="0026330E">
        <w:rPr>
          <w:sz w:val="22"/>
          <w:szCs w:val="22"/>
          <w:lang w:val="en-US"/>
        </w:rPr>
        <w:t>is</w:t>
      </w:r>
      <w:r w:rsidR="00D51F6A" w:rsidRPr="0026330E">
        <w:rPr>
          <w:sz w:val="22"/>
          <w:szCs w:val="22"/>
          <w:lang w:val="en-US"/>
        </w:rPr>
        <w:t xml:space="preserve"> to develop </w:t>
      </w:r>
      <w:r w:rsidR="00940F26" w:rsidRPr="0026330E">
        <w:rPr>
          <w:sz w:val="22"/>
          <w:szCs w:val="22"/>
          <w:lang w:val="en-US"/>
        </w:rPr>
        <w:t xml:space="preserve">new </w:t>
      </w:r>
      <w:r w:rsidR="00D51F6A" w:rsidRPr="0026330E">
        <w:rPr>
          <w:sz w:val="22"/>
          <w:szCs w:val="22"/>
          <w:lang w:val="en-US"/>
        </w:rPr>
        <w:t>tools to characterize the underlying heterogeneity at the structural level.</w:t>
      </w:r>
    </w:p>
    <w:p w14:paraId="4D564273" w14:textId="77777777" w:rsidR="00F6220C" w:rsidRPr="0026330E" w:rsidRDefault="00AD4009" w:rsidP="0027489C">
      <w:pPr>
        <w:spacing w:before="60"/>
        <w:jc w:val="both"/>
        <w:outlineLvl w:val="0"/>
        <w:rPr>
          <w:strike/>
          <w:sz w:val="22"/>
          <w:szCs w:val="22"/>
          <w:lang w:val="en-US"/>
        </w:rPr>
      </w:pPr>
      <w:r w:rsidRPr="0026330E">
        <w:rPr>
          <w:b/>
          <w:sz w:val="22"/>
          <w:szCs w:val="22"/>
          <w:lang w:val="en-US"/>
        </w:rPr>
        <w:t>Methodology:</w:t>
      </w:r>
      <w:r w:rsidRPr="0026330E">
        <w:rPr>
          <w:sz w:val="22"/>
          <w:szCs w:val="22"/>
          <w:lang w:val="en-US"/>
        </w:rPr>
        <w:t xml:space="preserve"> </w:t>
      </w:r>
      <w:r w:rsidR="005524CB" w:rsidRPr="0026330E">
        <w:rPr>
          <w:sz w:val="22"/>
          <w:szCs w:val="22"/>
          <w:lang w:val="en-US"/>
        </w:rPr>
        <w:t xml:space="preserve">The approaches for setting up the inventory of </w:t>
      </w:r>
      <w:r w:rsidR="00ED583F" w:rsidRPr="0026330E">
        <w:rPr>
          <w:sz w:val="22"/>
          <w:szCs w:val="22"/>
          <w:lang w:val="en-US"/>
        </w:rPr>
        <w:t>PrP</w:t>
      </w:r>
      <w:r w:rsidR="00ED583F" w:rsidRPr="0026330E">
        <w:rPr>
          <w:sz w:val="22"/>
          <w:szCs w:val="22"/>
          <w:vertAlign w:val="superscript"/>
          <w:lang w:val="en-US"/>
        </w:rPr>
        <w:t>Sc</w:t>
      </w:r>
      <w:r w:rsidR="00ED583F" w:rsidRPr="0026330E">
        <w:rPr>
          <w:sz w:val="22"/>
          <w:szCs w:val="22"/>
          <w:lang w:val="en-US"/>
        </w:rPr>
        <w:t xml:space="preserve"> </w:t>
      </w:r>
      <w:r w:rsidR="005524CB" w:rsidRPr="0026330E">
        <w:rPr>
          <w:sz w:val="22"/>
          <w:szCs w:val="22"/>
          <w:lang w:val="en-US"/>
        </w:rPr>
        <w:t xml:space="preserve">substructure within </w:t>
      </w:r>
      <w:r w:rsidR="00BE7D62" w:rsidRPr="0026330E">
        <w:rPr>
          <w:sz w:val="22"/>
          <w:szCs w:val="22"/>
          <w:lang w:val="en-US"/>
        </w:rPr>
        <w:t>prion populations (</w:t>
      </w:r>
      <w:r w:rsidR="007D5C90">
        <w:rPr>
          <w:sz w:val="22"/>
          <w:szCs w:val="22"/>
          <w:lang w:val="en-US"/>
        </w:rPr>
        <w:t>according to task 1.1</w:t>
      </w:r>
      <w:r w:rsidR="00BE7D62" w:rsidRPr="0026330E">
        <w:rPr>
          <w:sz w:val="22"/>
          <w:szCs w:val="22"/>
          <w:lang w:val="en-US"/>
        </w:rPr>
        <w:t>)</w:t>
      </w:r>
      <w:r w:rsidR="005524CB" w:rsidRPr="0026330E">
        <w:rPr>
          <w:sz w:val="22"/>
          <w:szCs w:val="22"/>
          <w:lang w:val="en-US"/>
        </w:rPr>
        <w:t xml:space="preserve"> will consist </w:t>
      </w:r>
      <w:r w:rsidR="00416A69" w:rsidRPr="0026330E">
        <w:rPr>
          <w:sz w:val="22"/>
          <w:szCs w:val="22"/>
          <w:lang w:val="en-US"/>
        </w:rPr>
        <w:t xml:space="preserve">in </w:t>
      </w:r>
      <w:r w:rsidR="005524CB" w:rsidRPr="0026330E">
        <w:rPr>
          <w:sz w:val="22"/>
          <w:szCs w:val="22"/>
          <w:lang w:val="en-US"/>
        </w:rPr>
        <w:t>t</w:t>
      </w:r>
      <w:r w:rsidR="008E506C" w:rsidRPr="0026330E">
        <w:rPr>
          <w:sz w:val="22"/>
          <w:szCs w:val="22"/>
          <w:lang w:val="en-US"/>
        </w:rPr>
        <w:t>hree</w:t>
      </w:r>
      <w:r w:rsidR="005524CB" w:rsidRPr="0026330E">
        <w:rPr>
          <w:sz w:val="22"/>
          <w:szCs w:val="22"/>
          <w:lang w:val="en-US"/>
        </w:rPr>
        <w:t xml:space="preserve"> different and complementary</w:t>
      </w:r>
      <w:r w:rsidR="005D0B46" w:rsidRPr="0026330E">
        <w:rPr>
          <w:sz w:val="22"/>
          <w:szCs w:val="22"/>
          <w:lang w:val="en-US"/>
        </w:rPr>
        <w:t xml:space="preserve"> strategies</w:t>
      </w:r>
      <w:r w:rsidR="005524CB" w:rsidRPr="0026330E">
        <w:rPr>
          <w:sz w:val="22"/>
          <w:szCs w:val="22"/>
          <w:lang w:val="en-US"/>
        </w:rPr>
        <w:t xml:space="preserve">. The first strategy is based on </w:t>
      </w:r>
      <w:r w:rsidR="00CF40D1" w:rsidRPr="0026330E">
        <w:rPr>
          <w:sz w:val="22"/>
          <w:szCs w:val="22"/>
          <w:lang w:val="en-US"/>
        </w:rPr>
        <w:t>a quantitative-</w:t>
      </w:r>
      <w:r w:rsidR="00246E75" w:rsidRPr="0026330E">
        <w:rPr>
          <w:sz w:val="22"/>
          <w:szCs w:val="22"/>
          <w:lang w:val="en-US"/>
        </w:rPr>
        <w:t>epitope mapping</w:t>
      </w:r>
      <w:r w:rsidR="00416A69" w:rsidRPr="0026330E">
        <w:rPr>
          <w:sz w:val="22"/>
          <w:szCs w:val="22"/>
          <w:lang w:val="en-US"/>
        </w:rPr>
        <w:t xml:space="preserve"> after SV-fractionation methods</w:t>
      </w:r>
      <w:r w:rsidR="005D0B46" w:rsidRPr="0026330E">
        <w:rPr>
          <w:sz w:val="22"/>
          <w:szCs w:val="22"/>
          <w:lang w:val="en-US"/>
        </w:rPr>
        <w:t xml:space="preserve">. The epitope mapping </w:t>
      </w:r>
      <w:r w:rsidR="00CF40D1" w:rsidRPr="0026330E">
        <w:rPr>
          <w:sz w:val="22"/>
          <w:szCs w:val="22"/>
          <w:lang w:val="en-US"/>
        </w:rPr>
        <w:t>will use</w:t>
      </w:r>
      <w:r w:rsidR="005D0B46" w:rsidRPr="0026330E">
        <w:rPr>
          <w:sz w:val="22"/>
          <w:szCs w:val="22"/>
          <w:lang w:val="en-US"/>
        </w:rPr>
        <w:t xml:space="preserve"> either</w:t>
      </w:r>
      <w:r w:rsidR="00CF40D1" w:rsidRPr="0026330E">
        <w:rPr>
          <w:sz w:val="22"/>
          <w:szCs w:val="22"/>
          <w:lang w:val="en-US"/>
        </w:rPr>
        <w:t xml:space="preserve"> a</w:t>
      </w:r>
      <w:r w:rsidR="00246E75" w:rsidRPr="0026330E">
        <w:rPr>
          <w:sz w:val="22"/>
          <w:szCs w:val="22"/>
          <w:lang w:val="en-US"/>
        </w:rPr>
        <w:t xml:space="preserve"> library of </w:t>
      </w:r>
      <w:r w:rsidR="00663C4A" w:rsidRPr="0026330E">
        <w:rPr>
          <w:sz w:val="22"/>
          <w:szCs w:val="22"/>
          <w:lang w:val="en-US"/>
        </w:rPr>
        <w:t xml:space="preserve">available </w:t>
      </w:r>
      <w:r w:rsidR="00246E75" w:rsidRPr="0026330E">
        <w:rPr>
          <w:sz w:val="22"/>
          <w:szCs w:val="22"/>
          <w:lang w:val="en-US"/>
        </w:rPr>
        <w:t>anti-PrP antibodies</w:t>
      </w:r>
      <w:r w:rsidR="00CF40D1" w:rsidRPr="0026330E">
        <w:rPr>
          <w:sz w:val="22"/>
          <w:szCs w:val="22"/>
          <w:lang w:val="en-US"/>
        </w:rPr>
        <w:t xml:space="preserve"> </w:t>
      </w:r>
      <w:r w:rsidR="004E7643" w:rsidRPr="009B48C7">
        <w:rPr>
          <w:sz w:val="22"/>
          <w:szCs w:val="22"/>
          <w:lang w:val="en-US"/>
        </w:rPr>
        <w:t xml:space="preserve">(e.g. </w:t>
      </w:r>
      <w:r w:rsidR="00EF6E3D" w:rsidRPr="009B48C7">
        <w:rPr>
          <w:sz w:val="22"/>
          <w:szCs w:val="22"/>
          <w:lang w:val="en-US"/>
        </w:rPr>
        <w:fldChar w:fldCharType="begin">
          <w:fldData xml:space="preserve">PEVuZE5vdGU+PENpdGU+PEF1dGhvcj5Nb3Vkam91PC9BdXRob3I+PFllYXI+MjAwNDwvWWVhcj48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=
</w:fldData>
        </w:fldChar>
      </w:r>
      <w:r w:rsidR="00155E46">
        <w:rPr>
          <w:sz w:val="22"/>
          <w:szCs w:val="22"/>
          <w:lang w:val="en-US"/>
        </w:rPr>
        <w:instrText xml:space="preserve"> ADDIN EN.CITE </w:instrText>
      </w:r>
      <w:r w:rsidR="00155E46">
        <w:rPr>
          <w:sz w:val="22"/>
          <w:szCs w:val="22"/>
          <w:lang w:val="en-US"/>
        </w:rPr>
        <w:fldChar w:fldCharType="begin">
          <w:fldData xml:space="preserve">PEVuZE5vdGU+PENpdGU+PEF1dGhvcj5Nb3Vkam91PC9BdXRob3I+PFllYXI+MjAwNDwvWWVhcj48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=
</w:fldData>
        </w:fldChar>
      </w:r>
      <w:r w:rsidR="00155E46">
        <w:rPr>
          <w:sz w:val="22"/>
          <w:szCs w:val="22"/>
          <w:lang w:val="en-US"/>
        </w:rPr>
        <w:instrText xml:space="preserve"> ADDIN EN.CITE.DATA </w:instrText>
      </w:r>
      <w:r w:rsidR="00155E46">
        <w:rPr>
          <w:sz w:val="22"/>
          <w:szCs w:val="22"/>
          <w:lang w:val="en-US"/>
        </w:rPr>
      </w:r>
      <w:r w:rsidR="00155E46">
        <w:rPr>
          <w:sz w:val="22"/>
          <w:szCs w:val="22"/>
          <w:lang w:val="en-US"/>
        </w:rPr>
        <w:fldChar w:fldCharType="end"/>
      </w:r>
      <w:r w:rsidR="00EF6E3D" w:rsidRPr="009B48C7">
        <w:rPr>
          <w:sz w:val="22"/>
          <w:szCs w:val="22"/>
          <w:lang w:val="en-US"/>
        </w:rPr>
      </w:r>
      <w:r w:rsidR="00EF6E3D" w:rsidRPr="009B48C7">
        <w:rPr>
          <w:sz w:val="22"/>
          <w:szCs w:val="22"/>
          <w:lang w:val="en-US"/>
        </w:rPr>
        <w:fldChar w:fldCharType="separate"/>
      </w:r>
      <w:r w:rsidR="00155E46">
        <w:rPr>
          <w:noProof/>
          <w:sz w:val="22"/>
          <w:szCs w:val="22"/>
          <w:lang w:val="en-US"/>
        </w:rPr>
        <w:t>(</w:t>
      </w:r>
      <w:r w:rsidR="00155E46" w:rsidRPr="00155E46">
        <w:rPr>
          <w:i/>
          <w:noProof/>
          <w:sz w:val="22"/>
          <w:szCs w:val="22"/>
          <w:lang w:val="en-US"/>
        </w:rPr>
        <w:t>56, 57</w:t>
      </w:r>
      <w:r w:rsidR="00155E46">
        <w:rPr>
          <w:noProof/>
          <w:sz w:val="22"/>
          <w:szCs w:val="22"/>
          <w:lang w:val="en-US"/>
        </w:rPr>
        <w:t>)</w:t>
      </w:r>
      <w:r w:rsidR="00EF6E3D" w:rsidRPr="009B48C7">
        <w:rPr>
          <w:sz w:val="22"/>
          <w:szCs w:val="22"/>
          <w:lang w:val="en-US"/>
        </w:rPr>
        <w:fldChar w:fldCharType="end"/>
      </w:r>
      <w:r w:rsidR="00FC54F0" w:rsidRPr="009B48C7">
        <w:rPr>
          <w:sz w:val="22"/>
          <w:szCs w:val="22"/>
          <w:lang w:val="en-US"/>
        </w:rPr>
        <w:t>)</w:t>
      </w:r>
      <w:r w:rsidR="00FC54F0" w:rsidRPr="0026330E">
        <w:rPr>
          <w:sz w:val="22"/>
          <w:szCs w:val="22"/>
          <w:lang w:val="en-US"/>
        </w:rPr>
        <w:t xml:space="preserve"> </w:t>
      </w:r>
      <w:r w:rsidR="00246E75" w:rsidRPr="0026330E">
        <w:rPr>
          <w:sz w:val="22"/>
          <w:szCs w:val="22"/>
          <w:lang w:val="en-US"/>
        </w:rPr>
        <w:t xml:space="preserve">covering the entire amino acid sequence </w:t>
      </w:r>
      <w:r w:rsidR="005D0B46" w:rsidRPr="0026330E">
        <w:rPr>
          <w:sz w:val="22"/>
          <w:szCs w:val="22"/>
          <w:lang w:val="en-US"/>
        </w:rPr>
        <w:t>or an</w:t>
      </w:r>
      <w:r w:rsidR="00246E75" w:rsidRPr="0026330E">
        <w:rPr>
          <w:sz w:val="22"/>
          <w:szCs w:val="22"/>
          <w:lang w:val="en-US"/>
        </w:rPr>
        <w:t xml:space="preserve"> alpha-P protein designed</w:t>
      </w:r>
      <w:r w:rsidR="005D0B46" w:rsidRPr="0026330E">
        <w:rPr>
          <w:sz w:val="22"/>
          <w:szCs w:val="22"/>
          <w:lang w:val="en-US"/>
        </w:rPr>
        <w:t xml:space="preserve"> ligands</w:t>
      </w:r>
      <w:r w:rsidR="00246E75" w:rsidRPr="0026330E">
        <w:rPr>
          <w:sz w:val="22"/>
          <w:szCs w:val="22"/>
          <w:lang w:val="en-US"/>
        </w:rPr>
        <w:t xml:space="preserve"> for different conformation or domain of PrP protein (</w:t>
      </w:r>
      <w:ins w:id="33" w:author="Human Rezaei" w:date="2017-11-07T10:52:00Z">
        <w:r w:rsidR="007509E9">
          <w:rPr>
            <w:sz w:val="22"/>
            <w:szCs w:val="22"/>
            <w:lang w:val="en-US"/>
          </w:rPr>
          <w:t xml:space="preserve">Valerio-Lepiniec M, 2015 </w:t>
        </w:r>
      </w:ins>
      <w:ins w:id="34" w:author="Human Rezaei" w:date="2017-11-07T10:53:00Z">
        <w:r w:rsidR="007509E9">
          <w:rPr>
            <w:sz w:val="22"/>
            <w:szCs w:val="22"/>
            <w:lang w:val="en-US"/>
          </w:rPr>
          <w:t>Biochem Soc Trans</w:t>
        </w:r>
      </w:ins>
      <w:ins w:id="35" w:author="Human Rezaei" w:date="2017-11-07T10:54:00Z">
        <w:r w:rsidR="007509E9">
          <w:rPr>
            <w:sz w:val="22"/>
            <w:szCs w:val="22"/>
            <w:lang w:val="en-US"/>
          </w:rPr>
          <w:t xml:space="preserve"> </w:t>
        </w:r>
        <w:r w:rsidR="007509E9" w:rsidRPr="007509E9">
          <w:rPr>
            <w:sz w:val="22"/>
            <w:szCs w:val="22"/>
            <w:lang w:val="en-US"/>
          </w:rPr>
          <w:t>PMID: 26517888</w:t>
        </w:r>
      </w:ins>
      <w:ins w:id="36" w:author="Human Rezaei" w:date="2017-11-07T10:53:00Z">
        <w:r w:rsidR="007509E9">
          <w:rPr>
            <w:sz w:val="22"/>
            <w:szCs w:val="22"/>
            <w:lang w:val="en-US"/>
          </w:rPr>
          <w:t>; Urvoas A, Trends Biotech 2012</w:t>
        </w:r>
      </w:ins>
      <w:ins w:id="37" w:author="Human Rezaei" w:date="2017-11-07T10:52:00Z">
        <w:r w:rsidR="007509E9">
          <w:rPr>
            <w:sz w:val="22"/>
            <w:szCs w:val="22"/>
            <w:lang w:val="en-US"/>
          </w:rPr>
          <w:t xml:space="preserve"> </w:t>
        </w:r>
      </w:ins>
      <w:ins w:id="38" w:author="Human Rezaei" w:date="2017-11-07T10:54:00Z">
        <w:r w:rsidR="007509E9" w:rsidRPr="007509E9">
          <w:rPr>
            <w:sz w:val="22"/>
            <w:szCs w:val="22"/>
            <w:lang w:val="en-US"/>
          </w:rPr>
          <w:t>PMID: 22795485</w:t>
        </w:r>
      </w:ins>
      <w:ins w:id="39" w:author="Human Rezaei" w:date="2017-11-07T10:52:00Z">
        <w:r w:rsidR="007509E9" w:rsidRPr="007509E9" w:rsidDel="007509E9">
          <w:rPr>
            <w:sz w:val="22"/>
            <w:szCs w:val="22"/>
            <w:highlight w:val="yellow"/>
            <w:lang w:val="en-US"/>
          </w:rPr>
          <w:t xml:space="preserve"> </w:t>
        </w:r>
      </w:ins>
      <w:del w:id="40" w:author="Human Rezaei" w:date="2017-11-07T10:52:00Z">
        <w:r w:rsidR="009B48C7" w:rsidRPr="009B48C7" w:rsidDel="007509E9">
          <w:rPr>
            <w:sz w:val="22"/>
            <w:szCs w:val="22"/>
            <w:highlight w:val="yellow"/>
            <w:lang w:val="en-US"/>
          </w:rPr>
          <w:delText>ref,</w:delText>
        </w:r>
      </w:del>
      <w:del w:id="41" w:author="Human Rezaei" w:date="2017-11-07T10:45:00Z">
        <w:r w:rsidR="009B48C7" w:rsidDel="00934C0F">
          <w:rPr>
            <w:sz w:val="22"/>
            <w:szCs w:val="22"/>
            <w:lang w:val="en-US"/>
          </w:rPr>
          <w:delText xml:space="preserve"> </w:delText>
        </w:r>
        <w:r w:rsidR="00246E75" w:rsidRPr="0026330E" w:rsidDel="00934C0F">
          <w:rPr>
            <w:sz w:val="22"/>
            <w:szCs w:val="22"/>
            <w:highlight w:val="yellow"/>
            <w:lang w:val="en-US"/>
          </w:rPr>
          <w:delText>see also substask xxx, Philippe Minard</w:delText>
        </w:r>
      </w:del>
      <w:r w:rsidR="00246E75" w:rsidRPr="0026330E">
        <w:rPr>
          <w:sz w:val="22"/>
          <w:szCs w:val="22"/>
          <w:lang w:val="en-US"/>
        </w:rPr>
        <w:t>).</w:t>
      </w:r>
      <w:r w:rsidR="005524CB" w:rsidRPr="0026330E">
        <w:rPr>
          <w:sz w:val="22"/>
          <w:szCs w:val="22"/>
          <w:lang w:val="en-US"/>
        </w:rPr>
        <w:t xml:space="preserve"> </w:t>
      </w:r>
      <w:r w:rsidR="00F6220C" w:rsidRPr="0026330E">
        <w:rPr>
          <w:sz w:val="22"/>
          <w:szCs w:val="22"/>
          <w:lang w:val="en-US"/>
        </w:rPr>
        <w:t>Limited proteolysis of fractionated assemblies incubated with different concentration</w:t>
      </w:r>
      <w:r w:rsidR="00155E46">
        <w:rPr>
          <w:sz w:val="22"/>
          <w:szCs w:val="22"/>
          <w:lang w:val="en-US"/>
        </w:rPr>
        <w:t>s</w:t>
      </w:r>
      <w:r w:rsidR="00F6220C" w:rsidRPr="0026330E">
        <w:rPr>
          <w:sz w:val="22"/>
          <w:szCs w:val="22"/>
          <w:lang w:val="en-US"/>
        </w:rPr>
        <w:t xml:space="preserve"> of chaotropic agent will</w:t>
      </w:r>
      <w:r w:rsidR="00CF40D1" w:rsidRPr="0026330E">
        <w:rPr>
          <w:sz w:val="22"/>
          <w:szCs w:val="22"/>
          <w:lang w:val="en-US"/>
        </w:rPr>
        <w:t xml:space="preserve"> also</w:t>
      </w:r>
      <w:r w:rsidR="00F6220C" w:rsidRPr="0026330E">
        <w:rPr>
          <w:sz w:val="22"/>
          <w:szCs w:val="22"/>
          <w:lang w:val="en-US"/>
        </w:rPr>
        <w:t xml:space="preserve"> lead to further structural discrimination</w:t>
      </w:r>
      <w:r w:rsidR="00CF40D1" w:rsidRPr="0026330E">
        <w:rPr>
          <w:sz w:val="22"/>
          <w:szCs w:val="22"/>
          <w:lang w:val="en-US"/>
        </w:rPr>
        <w:t>.</w:t>
      </w:r>
      <w:r w:rsidR="00F6220C" w:rsidRPr="0026330E">
        <w:rPr>
          <w:sz w:val="22"/>
          <w:szCs w:val="22"/>
          <w:lang w:val="en-US"/>
        </w:rPr>
        <w:t xml:space="preserve"> The latter strategy will be particularly informative to pinpoint any correlation between small-sized assemblies and </w:t>
      </w:r>
      <w:r w:rsidR="00155E46">
        <w:rPr>
          <w:sz w:val="22"/>
          <w:szCs w:val="22"/>
          <w:lang w:val="en-US"/>
        </w:rPr>
        <w:t>s</w:t>
      </w:r>
      <w:r w:rsidR="00F6220C" w:rsidRPr="0026330E">
        <w:rPr>
          <w:sz w:val="22"/>
          <w:szCs w:val="22"/>
          <w:lang w:val="en-US"/>
        </w:rPr>
        <w:t xml:space="preserve">uPrP which is specifically evidenced at high concentration of urea </w:t>
      </w:r>
      <w:r w:rsidR="00EF6E3D" w:rsidRPr="0026330E">
        <w:rPr>
          <w:sz w:val="22"/>
          <w:szCs w:val="22"/>
          <w:lang w:val="en-US"/>
        </w:rPr>
        <w:fldChar w:fldCharType="begin"/>
      </w:r>
      <w:r w:rsidR="003F2B2F" w:rsidRPr="0026330E">
        <w:rPr>
          <w:sz w:val="22"/>
          <w:szCs w:val="22"/>
          <w:lang w:val="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sz w:val="22"/>
          <w:szCs w:val="22"/>
          <w:lang w:val="en-US"/>
        </w:rPr>
        <w:fldChar w:fldCharType="separate"/>
      </w:r>
      <w:r w:rsidR="003F2B2F" w:rsidRPr="0026330E">
        <w:rPr>
          <w:noProof/>
          <w:sz w:val="22"/>
          <w:szCs w:val="22"/>
          <w:lang w:val="en-US"/>
        </w:rPr>
        <w:t>(</w:t>
      </w:r>
      <w:r w:rsidR="003F2B2F" w:rsidRPr="0026330E">
        <w:rPr>
          <w:i/>
          <w:noProof/>
          <w:sz w:val="22"/>
          <w:szCs w:val="22"/>
          <w:lang w:val="en-US"/>
        </w:rPr>
        <w:t>19</w:t>
      </w:r>
      <w:r w:rsidR="003F2B2F" w:rsidRPr="0026330E">
        <w:rPr>
          <w:noProof/>
          <w:sz w:val="22"/>
          <w:szCs w:val="22"/>
          <w:lang w:val="en-US"/>
        </w:rPr>
        <w:t>)</w:t>
      </w:r>
      <w:r w:rsidR="00EF6E3D" w:rsidRPr="0026330E">
        <w:rPr>
          <w:sz w:val="22"/>
          <w:szCs w:val="22"/>
          <w:lang w:val="en-US"/>
        </w:rPr>
        <w:fldChar w:fldCharType="end"/>
      </w:r>
      <w:r w:rsidR="00F6220C" w:rsidRPr="0026330E">
        <w:rPr>
          <w:sz w:val="22"/>
          <w:szCs w:val="22"/>
          <w:lang w:val="en-US"/>
        </w:rPr>
        <w:t xml:space="preserve">. </w:t>
      </w:r>
      <w:r w:rsidR="008E506C" w:rsidRPr="0026330E">
        <w:rPr>
          <w:sz w:val="22"/>
          <w:szCs w:val="22"/>
          <w:lang w:val="en-US"/>
        </w:rPr>
        <w:t xml:space="preserve">The </w:t>
      </w:r>
      <w:r w:rsidR="0054713E" w:rsidRPr="0026330E">
        <w:rPr>
          <w:sz w:val="22"/>
          <w:szCs w:val="22"/>
          <w:lang w:val="en-US"/>
        </w:rPr>
        <w:t>second strategy i</w:t>
      </w:r>
      <w:r w:rsidR="007E213C" w:rsidRPr="0026330E">
        <w:rPr>
          <w:sz w:val="22"/>
          <w:szCs w:val="22"/>
          <w:lang w:val="en-US"/>
        </w:rPr>
        <w:t xml:space="preserve">s based on </w:t>
      </w:r>
      <w:r w:rsidR="00464D53" w:rsidRPr="0026330E">
        <w:rPr>
          <w:sz w:val="22"/>
          <w:szCs w:val="22"/>
          <w:lang w:val="en-US"/>
        </w:rPr>
        <w:t xml:space="preserve">the matrix of </w:t>
      </w:r>
      <w:r w:rsidR="007E213C" w:rsidRPr="0026330E">
        <w:rPr>
          <w:sz w:val="22"/>
          <w:szCs w:val="22"/>
          <w:lang w:val="en-US"/>
        </w:rPr>
        <w:t>differential seeding-</w:t>
      </w:r>
      <w:r w:rsidR="0054713E" w:rsidRPr="0026330E">
        <w:rPr>
          <w:sz w:val="22"/>
          <w:szCs w:val="22"/>
          <w:lang w:val="en-US"/>
        </w:rPr>
        <w:t>activity of structural</w:t>
      </w:r>
      <w:r w:rsidR="007E213C" w:rsidRPr="0026330E">
        <w:rPr>
          <w:sz w:val="22"/>
          <w:szCs w:val="22"/>
          <w:lang w:val="en-US"/>
        </w:rPr>
        <w:t>ly</w:t>
      </w:r>
      <w:r w:rsidR="0054713E" w:rsidRPr="0026330E">
        <w:rPr>
          <w:sz w:val="22"/>
          <w:szCs w:val="22"/>
          <w:lang w:val="en-US"/>
        </w:rPr>
        <w:t xml:space="preserve"> </w:t>
      </w:r>
      <w:r w:rsidR="007E213C" w:rsidRPr="0026330E">
        <w:rPr>
          <w:sz w:val="22"/>
          <w:szCs w:val="22"/>
          <w:lang w:val="en-US"/>
        </w:rPr>
        <w:t>different</w:t>
      </w:r>
      <w:r w:rsidR="0054713E" w:rsidRPr="0026330E">
        <w:rPr>
          <w:sz w:val="22"/>
          <w:szCs w:val="22"/>
          <w:lang w:val="en-US"/>
        </w:rPr>
        <w:t xml:space="preserve"> </w:t>
      </w:r>
      <w:r w:rsidR="00C63964" w:rsidRPr="0026330E">
        <w:rPr>
          <w:sz w:val="22"/>
          <w:szCs w:val="22"/>
          <w:lang w:val="en-US"/>
        </w:rPr>
        <w:t>PrP</w:t>
      </w:r>
      <w:r w:rsidR="00C63964" w:rsidRPr="0026330E">
        <w:rPr>
          <w:sz w:val="22"/>
          <w:szCs w:val="22"/>
          <w:vertAlign w:val="superscript"/>
          <w:lang w:val="en-US"/>
        </w:rPr>
        <w:t>Sc</w:t>
      </w:r>
      <w:r w:rsidR="00C63964" w:rsidRPr="0026330E">
        <w:rPr>
          <w:sz w:val="22"/>
          <w:szCs w:val="22"/>
          <w:lang w:val="en-US"/>
        </w:rPr>
        <w:t xml:space="preserve"> </w:t>
      </w:r>
      <w:r w:rsidR="009804D0" w:rsidRPr="0026330E">
        <w:rPr>
          <w:sz w:val="22"/>
          <w:szCs w:val="22"/>
          <w:lang w:val="en-US"/>
        </w:rPr>
        <w:t>assemblies explored by</w:t>
      </w:r>
      <w:r w:rsidR="0054713E" w:rsidRPr="0026330E">
        <w:rPr>
          <w:sz w:val="22"/>
          <w:szCs w:val="22"/>
          <w:lang w:val="en-US"/>
        </w:rPr>
        <w:t xml:space="preserve"> RT-QuIC </w:t>
      </w:r>
      <w:r w:rsidR="00EF6E3D" w:rsidRPr="00155E46">
        <w:rPr>
          <w:sz w:val="22"/>
          <w:szCs w:val="22"/>
          <w:lang w:val="en-US"/>
        </w:rPr>
        <w:fldChar w:fldCharType="begin">
          <w:fldData xml:space="preserve">PEVuZE5vdGU+PENpdGU+PEF1dGhvcj5TYW5vPC9BdXRob3I+PFllYXI+MjAxNDwvWWVhcj48UmVj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</w:fldData>
        </w:fldChar>
      </w:r>
      <w:r w:rsidR="00155E46">
        <w:rPr>
          <w:sz w:val="22"/>
          <w:szCs w:val="22"/>
          <w:lang w:val="en-US"/>
        </w:rPr>
        <w:instrText xml:space="preserve"> ADDIN EN.CITE </w:instrText>
      </w:r>
      <w:r w:rsidR="00155E46">
        <w:rPr>
          <w:sz w:val="22"/>
          <w:szCs w:val="22"/>
          <w:lang w:val="en-US"/>
        </w:rPr>
        <w:fldChar w:fldCharType="begin">
          <w:fldData xml:space="preserve">PEVuZE5vdGU+PENpdGU+PEF1dGhvcj5TYW5vPC9BdXRob3I+PFllYXI+MjAxNDwvWWVhcj48UmVj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</w:fldData>
        </w:fldChar>
      </w:r>
      <w:r w:rsidR="00155E46">
        <w:rPr>
          <w:sz w:val="22"/>
          <w:szCs w:val="22"/>
          <w:lang w:val="en-US"/>
        </w:rPr>
        <w:instrText xml:space="preserve"> ADDIN EN.CITE.DATA </w:instrText>
      </w:r>
      <w:r w:rsidR="00155E46">
        <w:rPr>
          <w:sz w:val="22"/>
          <w:szCs w:val="22"/>
          <w:lang w:val="en-US"/>
        </w:rPr>
      </w:r>
      <w:r w:rsidR="00155E46">
        <w:rPr>
          <w:sz w:val="22"/>
          <w:szCs w:val="22"/>
          <w:lang w:val="en-US"/>
        </w:rPr>
        <w:fldChar w:fldCharType="end"/>
      </w:r>
      <w:r w:rsidR="00EF6E3D" w:rsidRPr="00155E46">
        <w:rPr>
          <w:sz w:val="22"/>
          <w:szCs w:val="22"/>
          <w:lang w:val="en-US"/>
        </w:rPr>
      </w:r>
      <w:r w:rsidR="00EF6E3D" w:rsidRPr="00155E46">
        <w:rPr>
          <w:sz w:val="22"/>
          <w:szCs w:val="22"/>
          <w:lang w:val="en-US"/>
        </w:rPr>
        <w:fldChar w:fldCharType="separate"/>
      </w:r>
      <w:r w:rsidR="00155E46">
        <w:rPr>
          <w:noProof/>
          <w:sz w:val="22"/>
          <w:szCs w:val="22"/>
          <w:lang w:val="en-US"/>
        </w:rPr>
        <w:t>(</w:t>
      </w:r>
      <w:r w:rsidR="00155E46" w:rsidRPr="00155E46">
        <w:rPr>
          <w:i/>
          <w:noProof/>
          <w:sz w:val="22"/>
          <w:szCs w:val="22"/>
          <w:lang w:val="en-US"/>
        </w:rPr>
        <w:t>58, 59</w:t>
      </w:r>
      <w:r w:rsidR="00155E46">
        <w:rPr>
          <w:noProof/>
          <w:sz w:val="22"/>
          <w:szCs w:val="22"/>
          <w:lang w:val="en-US"/>
        </w:rPr>
        <w:t>)</w:t>
      </w:r>
      <w:r w:rsidR="00EF6E3D" w:rsidRPr="00155E46">
        <w:rPr>
          <w:sz w:val="22"/>
          <w:szCs w:val="22"/>
          <w:lang w:val="en-US"/>
        </w:rPr>
        <w:fldChar w:fldCharType="end"/>
      </w:r>
      <w:r w:rsidR="0086446E" w:rsidRPr="0026330E">
        <w:rPr>
          <w:sz w:val="22"/>
          <w:szCs w:val="22"/>
          <w:lang w:val="en-US"/>
        </w:rPr>
        <w:t xml:space="preserve">, by </w:t>
      </w:r>
      <w:r w:rsidR="00464D53" w:rsidRPr="0026330E">
        <w:rPr>
          <w:sz w:val="22"/>
          <w:szCs w:val="22"/>
          <w:lang w:val="en-US"/>
        </w:rPr>
        <w:t>using</w:t>
      </w:r>
      <w:r w:rsidR="007E213C" w:rsidRPr="0026330E">
        <w:rPr>
          <w:sz w:val="22"/>
          <w:szCs w:val="22"/>
          <w:lang w:val="en-US"/>
        </w:rPr>
        <w:t xml:space="preserve"> </w:t>
      </w:r>
      <w:r w:rsidR="0086446E" w:rsidRPr="0026330E">
        <w:rPr>
          <w:sz w:val="22"/>
          <w:szCs w:val="22"/>
          <w:lang w:val="en-US"/>
        </w:rPr>
        <w:t>as PrP substrate a unique collection of recombinant PrP from different mammalian species and with specific mutations found to be key in the templating process (</w:t>
      </w:r>
      <w:r w:rsidR="00C63964" w:rsidRPr="00155E46">
        <w:rPr>
          <w:sz w:val="22"/>
          <w:szCs w:val="22"/>
          <w:lang w:val="en-US"/>
        </w:rPr>
        <w:t>unpublished</w:t>
      </w:r>
      <w:r w:rsidR="00C63964" w:rsidRPr="0026330E">
        <w:rPr>
          <w:sz w:val="22"/>
          <w:szCs w:val="22"/>
          <w:lang w:val="en-US"/>
        </w:rPr>
        <w:t xml:space="preserve">, </w:t>
      </w:r>
      <w:r w:rsidR="00155E46" w:rsidRPr="00155E46">
        <w:rPr>
          <w:color w:val="0432FF"/>
          <w:sz w:val="22"/>
          <w:szCs w:val="22"/>
          <w:lang w:val="en-US"/>
        </w:rPr>
        <w:t>Figure 2</w:t>
      </w:r>
      <w:r w:rsidR="008D2675" w:rsidRPr="0026330E">
        <w:rPr>
          <w:sz w:val="22"/>
          <w:szCs w:val="22"/>
          <w:lang w:val="en-US"/>
        </w:rPr>
        <w:t>)</w:t>
      </w:r>
      <w:r w:rsidR="0054713E" w:rsidRPr="0026330E">
        <w:rPr>
          <w:sz w:val="22"/>
          <w:szCs w:val="22"/>
          <w:lang w:val="en-US"/>
        </w:rPr>
        <w:t xml:space="preserve">. This technique is </w:t>
      </w:r>
      <w:r w:rsidR="00E31765">
        <w:rPr>
          <w:sz w:val="22"/>
          <w:szCs w:val="22"/>
          <w:lang w:val="en-US"/>
        </w:rPr>
        <w:t xml:space="preserve">routinely used </w:t>
      </w:r>
      <w:r w:rsidR="0054713E" w:rsidRPr="0026330E">
        <w:rPr>
          <w:sz w:val="22"/>
          <w:szCs w:val="22"/>
          <w:lang w:val="en-US"/>
        </w:rPr>
        <w:t xml:space="preserve">at INRA. </w:t>
      </w:r>
      <w:r w:rsidR="0086446E" w:rsidRPr="0026330E">
        <w:rPr>
          <w:sz w:val="22"/>
          <w:szCs w:val="22"/>
          <w:lang w:val="en-US"/>
        </w:rPr>
        <w:t xml:space="preserve">These </w:t>
      </w:r>
      <w:r w:rsidR="009804D0" w:rsidRPr="0026330E">
        <w:rPr>
          <w:sz w:val="22"/>
          <w:szCs w:val="22"/>
          <w:lang w:val="en-US"/>
        </w:rPr>
        <w:t>two first method</w:t>
      </w:r>
      <w:r w:rsidR="0086446E" w:rsidRPr="0026330E">
        <w:rPr>
          <w:sz w:val="22"/>
          <w:szCs w:val="22"/>
          <w:lang w:val="en-US"/>
        </w:rPr>
        <w:t>s</w:t>
      </w:r>
      <w:r w:rsidR="009804D0" w:rsidRPr="0026330E">
        <w:rPr>
          <w:sz w:val="22"/>
          <w:szCs w:val="22"/>
          <w:lang w:val="en-US"/>
        </w:rPr>
        <w:t xml:space="preserve"> could be performed on </w:t>
      </w:r>
      <w:r w:rsidR="008D2675" w:rsidRPr="0026330E">
        <w:rPr>
          <w:sz w:val="22"/>
          <w:szCs w:val="22"/>
          <w:lang w:val="en-US"/>
        </w:rPr>
        <w:t xml:space="preserve">SV-fractionated </w:t>
      </w:r>
      <w:r w:rsidR="00C63964" w:rsidRPr="0026330E">
        <w:rPr>
          <w:sz w:val="22"/>
          <w:szCs w:val="22"/>
          <w:lang w:val="en-US"/>
        </w:rPr>
        <w:t>PrP</w:t>
      </w:r>
      <w:r w:rsidR="00C63964" w:rsidRPr="0026330E">
        <w:rPr>
          <w:sz w:val="22"/>
          <w:szCs w:val="22"/>
          <w:vertAlign w:val="superscript"/>
          <w:lang w:val="en-US"/>
        </w:rPr>
        <w:t>Sc</w:t>
      </w:r>
      <w:r w:rsidR="00C63964" w:rsidRPr="0026330E">
        <w:rPr>
          <w:sz w:val="22"/>
          <w:szCs w:val="22"/>
          <w:lang w:val="en-US"/>
        </w:rPr>
        <w:t xml:space="preserve"> </w:t>
      </w:r>
      <w:r w:rsidR="008D2675" w:rsidRPr="0026330E">
        <w:rPr>
          <w:sz w:val="22"/>
          <w:szCs w:val="22"/>
          <w:lang w:val="en-US"/>
        </w:rPr>
        <w:t>assemblies</w:t>
      </w:r>
      <w:r w:rsidR="0086446E" w:rsidRPr="0026330E">
        <w:rPr>
          <w:sz w:val="22"/>
          <w:szCs w:val="22"/>
          <w:lang w:val="en-US"/>
        </w:rPr>
        <w:t xml:space="preserve">. The </w:t>
      </w:r>
      <w:r w:rsidR="00464D53" w:rsidRPr="0026330E">
        <w:rPr>
          <w:sz w:val="22"/>
          <w:szCs w:val="22"/>
          <w:lang w:val="en-US"/>
        </w:rPr>
        <w:t>third method takes advantage of our ability to purif</w:t>
      </w:r>
      <w:r w:rsidR="008D2675" w:rsidRPr="0026330E">
        <w:rPr>
          <w:sz w:val="22"/>
          <w:szCs w:val="22"/>
          <w:lang w:val="en-US"/>
        </w:rPr>
        <w:t>y</w:t>
      </w:r>
      <w:r w:rsidR="00464D53" w:rsidRPr="0026330E">
        <w:rPr>
          <w:sz w:val="22"/>
          <w:szCs w:val="22"/>
          <w:lang w:val="en-US"/>
        </w:rPr>
        <w:t xml:space="preserve"> </w:t>
      </w:r>
      <w:r w:rsidR="0086446E" w:rsidRPr="0026330E">
        <w:rPr>
          <w:sz w:val="22"/>
          <w:szCs w:val="22"/>
          <w:lang w:val="en-US"/>
        </w:rPr>
        <w:t xml:space="preserve">SV-fractionated (or not) </w:t>
      </w:r>
      <w:r w:rsidR="00C63964" w:rsidRPr="0026330E">
        <w:rPr>
          <w:sz w:val="22"/>
          <w:szCs w:val="22"/>
          <w:lang w:val="en-US"/>
        </w:rPr>
        <w:t>PrP</w:t>
      </w:r>
      <w:r w:rsidR="00C63964" w:rsidRPr="0026330E">
        <w:rPr>
          <w:sz w:val="22"/>
          <w:szCs w:val="22"/>
          <w:vertAlign w:val="superscript"/>
          <w:lang w:val="en-US"/>
        </w:rPr>
        <w:t>Sc</w:t>
      </w:r>
      <w:r w:rsidR="00C63964" w:rsidRPr="0026330E">
        <w:rPr>
          <w:sz w:val="22"/>
          <w:szCs w:val="22"/>
          <w:lang w:val="en-US"/>
        </w:rPr>
        <w:t xml:space="preserve"> </w:t>
      </w:r>
      <w:r w:rsidR="0086446E" w:rsidRPr="0026330E">
        <w:rPr>
          <w:sz w:val="22"/>
          <w:szCs w:val="22"/>
          <w:lang w:val="en-US"/>
        </w:rPr>
        <w:t>assemblies</w:t>
      </w:r>
      <w:r w:rsidR="00464D53" w:rsidRPr="0026330E">
        <w:rPr>
          <w:sz w:val="22"/>
          <w:szCs w:val="22"/>
          <w:lang w:val="en-US"/>
        </w:rPr>
        <w:t xml:space="preserve">. </w:t>
      </w:r>
      <w:r w:rsidR="00AA2ADD" w:rsidRPr="0026330E">
        <w:rPr>
          <w:sz w:val="22"/>
          <w:szCs w:val="22"/>
          <w:lang w:val="en-US"/>
        </w:rPr>
        <w:t>T</w:t>
      </w:r>
      <w:r w:rsidR="00464D53" w:rsidRPr="0026330E">
        <w:rPr>
          <w:sz w:val="22"/>
          <w:szCs w:val="22"/>
          <w:lang w:val="en-US"/>
        </w:rPr>
        <w:t xml:space="preserve">he morphologies of the purified and concentrated (e.g. </w:t>
      </w:r>
      <w:r w:rsidR="00EF6E3D" w:rsidRPr="0026330E">
        <w:rPr>
          <w:sz w:val="22"/>
          <w:szCs w:val="22"/>
          <w:lang w:val="en-US"/>
        </w:rPr>
        <w:fldChar w:fldCharType="begin">
          <w:fldData xml:space="preserve">PEVuZE5vdGU+PENpdGU+PEF1dGhvcj5XZW5ib3JuPC9BdXRob3I+PFllYXI+MjAxNTwvWWVhcj48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</w:fldData>
        </w:fldChar>
      </w:r>
      <w:r w:rsidR="00121F98">
        <w:rPr>
          <w:sz w:val="22"/>
          <w:szCs w:val="22"/>
          <w:lang w:val="en-US"/>
        </w:rPr>
        <w:instrText xml:space="preserve"> ADDIN EN.CITE </w:instrText>
      </w:r>
      <w:r w:rsidR="00121F98">
        <w:rPr>
          <w:sz w:val="22"/>
          <w:szCs w:val="22"/>
          <w:lang w:val="en-US"/>
        </w:rPr>
        <w:fldChar w:fldCharType="begin">
          <w:fldData xml:space="preserve">PEVuZE5vdGU+PENpdGU+PEF1dGhvcj5XZW5ib3JuPC9BdXRob3I+PFllYXI+MjAxNTwvWWVhcj48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</w:fldData>
        </w:fldChar>
      </w:r>
      <w:r w:rsidR="00121F98">
        <w:rPr>
          <w:sz w:val="22"/>
          <w:szCs w:val="22"/>
          <w:lang w:val="en-US"/>
        </w:rPr>
        <w:instrText xml:space="preserve"> ADDIN EN.CITE.DATA </w:instrText>
      </w:r>
      <w:r w:rsidR="00121F98">
        <w:rPr>
          <w:sz w:val="22"/>
          <w:szCs w:val="22"/>
          <w:lang w:val="en-US"/>
        </w:rPr>
      </w:r>
      <w:r w:rsidR="00121F98">
        <w:rPr>
          <w:sz w:val="22"/>
          <w:szCs w:val="22"/>
          <w:lang w:val="en-US"/>
        </w:rPr>
        <w:fldChar w:fldCharType="end"/>
      </w:r>
      <w:r w:rsidR="00EF6E3D" w:rsidRPr="0026330E">
        <w:rPr>
          <w:sz w:val="22"/>
          <w:szCs w:val="22"/>
          <w:lang w:val="en-US"/>
        </w:rPr>
      </w:r>
      <w:r w:rsidR="00EF6E3D" w:rsidRPr="0026330E">
        <w:rPr>
          <w:sz w:val="22"/>
          <w:szCs w:val="22"/>
          <w:lang w:val="en-US"/>
        </w:rPr>
        <w:fldChar w:fldCharType="separate"/>
      </w:r>
      <w:r w:rsidR="00121F98">
        <w:rPr>
          <w:noProof/>
          <w:sz w:val="22"/>
          <w:szCs w:val="22"/>
          <w:lang w:val="en-US"/>
        </w:rPr>
        <w:t>(</w:t>
      </w:r>
      <w:r w:rsidR="00121F98" w:rsidRPr="00121F98">
        <w:rPr>
          <w:i/>
          <w:noProof/>
          <w:sz w:val="22"/>
          <w:szCs w:val="22"/>
          <w:lang w:val="en-US"/>
        </w:rPr>
        <w:t>60</w:t>
      </w:r>
      <w:r w:rsidR="00121F98">
        <w:rPr>
          <w:noProof/>
          <w:sz w:val="22"/>
          <w:szCs w:val="22"/>
          <w:lang w:val="en-US"/>
        </w:rPr>
        <w:t>)</w:t>
      </w:r>
      <w:r w:rsidR="00EF6E3D" w:rsidRPr="0026330E">
        <w:rPr>
          <w:sz w:val="22"/>
          <w:szCs w:val="22"/>
          <w:lang w:val="en-US"/>
        </w:rPr>
        <w:fldChar w:fldCharType="end"/>
      </w:r>
      <w:r w:rsidR="00464D53" w:rsidRPr="0026330E">
        <w:rPr>
          <w:sz w:val="22"/>
          <w:szCs w:val="22"/>
          <w:lang w:val="en-US"/>
        </w:rPr>
        <w:t xml:space="preserve">) assemblies will be </w:t>
      </w:r>
      <w:r w:rsidR="00AA2ADD" w:rsidRPr="0026330E">
        <w:rPr>
          <w:sz w:val="22"/>
          <w:szCs w:val="22"/>
          <w:lang w:val="en-US"/>
        </w:rPr>
        <w:t>analyzed</w:t>
      </w:r>
      <w:r w:rsidR="00464D53" w:rsidRPr="0026330E">
        <w:rPr>
          <w:sz w:val="22"/>
          <w:szCs w:val="22"/>
          <w:lang w:val="en-US"/>
        </w:rPr>
        <w:t xml:space="preserve"> by </w:t>
      </w:r>
      <w:r w:rsidR="00470BD3" w:rsidRPr="0026330E">
        <w:rPr>
          <w:sz w:val="22"/>
          <w:szCs w:val="22"/>
          <w:lang w:val="en-US"/>
        </w:rPr>
        <w:t>Atomic Force M</w:t>
      </w:r>
      <w:r w:rsidR="00464D53" w:rsidRPr="0026330E">
        <w:rPr>
          <w:sz w:val="22"/>
          <w:szCs w:val="22"/>
          <w:lang w:val="en-US"/>
        </w:rPr>
        <w:t>icroscopy techniques</w:t>
      </w:r>
      <w:r w:rsidR="00DC6E96" w:rsidRPr="0026330E">
        <w:rPr>
          <w:sz w:val="22"/>
          <w:szCs w:val="22"/>
          <w:lang w:val="en-US"/>
        </w:rPr>
        <w:t xml:space="preserve"> </w:t>
      </w:r>
      <w:r w:rsidR="00AA2ADD" w:rsidRPr="0026330E">
        <w:rPr>
          <w:rFonts w:eastAsia="Calibri"/>
          <w:sz w:val="22"/>
          <w:szCs w:val="22"/>
          <w:lang w:val="en-US" w:eastAsia="en-US"/>
        </w:rPr>
        <w:t>by an automatic image analysis algorithm already developed by Marie Doumic group at INRIA</w:t>
      </w:r>
      <w:r w:rsidR="008D06AA" w:rsidRPr="0026330E">
        <w:rPr>
          <w:rFonts w:eastAsia="Calibri"/>
          <w:sz w:val="22"/>
          <w:szCs w:val="22"/>
          <w:lang w:val="en-US" w:eastAsia="en-US"/>
        </w:rPr>
        <w:t xml:space="preserve"> (</w:t>
      </w:r>
      <w:r w:rsidR="008D06AA" w:rsidRPr="00655F2D">
        <w:rPr>
          <w:rFonts w:eastAsia="Calibri"/>
          <w:sz w:val="22"/>
          <w:szCs w:val="22"/>
          <w:lang w:val="en-US" w:eastAsia="en-US"/>
        </w:rPr>
        <w:t>unpublished</w:t>
      </w:r>
      <w:r w:rsidR="008D06AA" w:rsidRPr="0026330E">
        <w:rPr>
          <w:rFonts w:eastAsia="Calibri"/>
          <w:sz w:val="22"/>
          <w:szCs w:val="22"/>
          <w:lang w:val="en-US" w:eastAsia="en-US"/>
        </w:rPr>
        <w:t>)</w:t>
      </w:r>
      <w:r w:rsidR="00AA2ADD" w:rsidRPr="0026330E">
        <w:rPr>
          <w:rFonts w:eastAsia="Calibri"/>
          <w:sz w:val="22"/>
          <w:szCs w:val="22"/>
          <w:lang w:val="en-US" w:eastAsia="en-US"/>
        </w:rPr>
        <w:t>.</w:t>
      </w:r>
      <w:r w:rsidR="00110514" w:rsidRPr="0026330E">
        <w:rPr>
          <w:rFonts w:eastAsia="Calibri"/>
          <w:sz w:val="22"/>
          <w:szCs w:val="22"/>
          <w:lang w:val="en-US" w:eastAsia="en-US"/>
        </w:rPr>
        <w:t xml:space="preserve"> </w:t>
      </w:r>
      <w:r w:rsidR="0086446E" w:rsidRPr="0026330E">
        <w:rPr>
          <w:rFonts w:eastAsia="Calibri"/>
          <w:sz w:val="22"/>
          <w:szCs w:val="22"/>
          <w:lang w:val="en-US" w:eastAsia="en-US"/>
        </w:rPr>
        <w:t>By u</w:t>
      </w:r>
      <w:r w:rsidR="00110514" w:rsidRPr="0026330E">
        <w:rPr>
          <w:rFonts w:eastAsia="Calibri"/>
          <w:sz w:val="22"/>
          <w:szCs w:val="22"/>
          <w:lang w:val="en-US" w:eastAsia="en-US"/>
        </w:rPr>
        <w:t>sing a unique in-house instrument combining atomic force microscopy with infrared spectroscopy (NanoIR)</w:t>
      </w:r>
      <w:r w:rsidR="0086446E" w:rsidRPr="0026330E">
        <w:rPr>
          <w:rFonts w:eastAsia="Calibri"/>
          <w:sz w:val="22"/>
          <w:szCs w:val="22"/>
          <w:lang w:val="en-US" w:eastAsia="en-US"/>
        </w:rPr>
        <w:t xml:space="preserve">, we will </w:t>
      </w:r>
      <w:r w:rsidR="003F02E1" w:rsidRPr="0026330E">
        <w:rPr>
          <w:rFonts w:eastAsia="Calibri"/>
          <w:sz w:val="22"/>
          <w:szCs w:val="22"/>
          <w:lang w:val="en-US" w:eastAsia="en-US"/>
        </w:rPr>
        <w:t xml:space="preserve">have access for the first time to </w:t>
      </w:r>
      <w:r w:rsidR="00B410FF" w:rsidRPr="0026330E">
        <w:rPr>
          <w:rFonts w:eastAsia="Calibri"/>
          <w:sz w:val="22"/>
          <w:szCs w:val="22"/>
          <w:lang w:val="en-US" w:eastAsia="en-US"/>
        </w:rPr>
        <w:t>the</w:t>
      </w:r>
      <w:r w:rsidR="00762A32" w:rsidRPr="0026330E">
        <w:rPr>
          <w:rFonts w:eastAsia="Calibri"/>
          <w:sz w:val="22"/>
          <w:szCs w:val="22"/>
          <w:lang w:val="en-US" w:eastAsia="en-US"/>
        </w:rPr>
        <w:t xml:space="preserve"> </w:t>
      </w:r>
      <w:r w:rsidR="003F02E1" w:rsidRPr="0026330E">
        <w:rPr>
          <w:rFonts w:eastAsia="Calibri"/>
          <w:sz w:val="22"/>
          <w:szCs w:val="22"/>
          <w:lang w:val="en-US" w:eastAsia="en-US"/>
        </w:rPr>
        <w:t xml:space="preserve">secondary structure of each individual assemblies. </w:t>
      </w:r>
      <w:r w:rsidR="00876004" w:rsidRPr="0026330E">
        <w:rPr>
          <w:rFonts w:eastAsia="Calibri"/>
          <w:sz w:val="22"/>
          <w:szCs w:val="22"/>
          <w:lang w:val="en-US" w:eastAsia="en-US"/>
        </w:rPr>
        <w:t>The NanoIR spectroscopy technique has been</w:t>
      </w:r>
      <w:r w:rsidR="001A44A0" w:rsidRPr="0026330E">
        <w:rPr>
          <w:rFonts w:eastAsia="Calibri"/>
          <w:sz w:val="22"/>
          <w:szCs w:val="22"/>
          <w:lang w:val="en-US" w:eastAsia="en-US"/>
        </w:rPr>
        <w:t xml:space="preserve"> already</w:t>
      </w:r>
      <w:r w:rsidR="00876004" w:rsidRPr="0026330E">
        <w:rPr>
          <w:rFonts w:eastAsia="Calibri"/>
          <w:sz w:val="22"/>
          <w:szCs w:val="22"/>
          <w:lang w:val="en-US" w:eastAsia="en-US"/>
        </w:rPr>
        <w:t xml:space="preserve"> successfully implanted in </w:t>
      </w:r>
      <w:r w:rsidR="008D2675" w:rsidRPr="0026330E">
        <w:rPr>
          <w:rFonts w:eastAsia="Calibri"/>
          <w:sz w:val="22"/>
          <w:szCs w:val="22"/>
          <w:lang w:val="en-US" w:eastAsia="en-US"/>
        </w:rPr>
        <w:t xml:space="preserve">close </w:t>
      </w:r>
      <w:r w:rsidR="00876004" w:rsidRPr="0026330E">
        <w:rPr>
          <w:rFonts w:eastAsia="Calibri"/>
          <w:sz w:val="22"/>
          <w:szCs w:val="22"/>
          <w:lang w:val="en-US" w:eastAsia="en-US"/>
        </w:rPr>
        <w:t>collaboration with Arian</w:t>
      </w:r>
      <w:r w:rsidR="008D2675" w:rsidRPr="0026330E">
        <w:rPr>
          <w:rFonts w:eastAsia="Calibri"/>
          <w:sz w:val="22"/>
          <w:szCs w:val="22"/>
          <w:lang w:val="en-US" w:eastAsia="en-US"/>
        </w:rPr>
        <w:t>e</w:t>
      </w:r>
      <w:r w:rsidR="00876004" w:rsidRPr="0026330E">
        <w:rPr>
          <w:rFonts w:eastAsia="Calibri"/>
          <w:sz w:val="22"/>
          <w:szCs w:val="22"/>
          <w:lang w:val="en-US" w:eastAsia="en-US"/>
        </w:rPr>
        <w:t xml:space="preserve"> Deniset (who will participate to this project at 30% of her research time)</w:t>
      </w:r>
      <w:r w:rsidR="0086446E" w:rsidRPr="0026330E">
        <w:rPr>
          <w:rFonts w:eastAsia="Calibri"/>
          <w:sz w:val="22"/>
          <w:szCs w:val="22"/>
          <w:lang w:val="en-US" w:eastAsia="en-US"/>
        </w:rPr>
        <w:t>. This technique has been implemented to be used with pr</w:t>
      </w:r>
      <w:r w:rsidR="00876004" w:rsidRPr="0026330E">
        <w:rPr>
          <w:rFonts w:eastAsia="Calibri"/>
          <w:sz w:val="22"/>
          <w:szCs w:val="22"/>
          <w:lang w:val="en-US" w:eastAsia="en-US"/>
        </w:rPr>
        <w:t>ion strains</w:t>
      </w:r>
      <w:r w:rsidR="001A44A0" w:rsidRPr="0026330E">
        <w:rPr>
          <w:rFonts w:eastAsia="Calibri"/>
          <w:sz w:val="22"/>
          <w:szCs w:val="22"/>
          <w:lang w:val="en-US" w:eastAsia="en-US"/>
        </w:rPr>
        <w:t xml:space="preserve"> </w:t>
      </w:r>
      <w:r w:rsidR="0086446E" w:rsidRPr="0026330E">
        <w:rPr>
          <w:rFonts w:eastAsia="Calibri"/>
          <w:sz w:val="22"/>
          <w:szCs w:val="22"/>
          <w:lang w:val="en-US" w:eastAsia="en-US"/>
        </w:rPr>
        <w:t>requiring a safety II containment level</w:t>
      </w:r>
      <w:r w:rsidR="00876004" w:rsidRPr="0026330E">
        <w:rPr>
          <w:rFonts w:eastAsia="Calibri"/>
          <w:sz w:val="22"/>
          <w:szCs w:val="22"/>
          <w:lang w:val="en-US" w:eastAsia="en-US"/>
        </w:rPr>
        <w:t xml:space="preserve">. </w:t>
      </w:r>
    </w:p>
    <w:p w14:paraId="01401C0F" w14:textId="77777777" w:rsidR="00146962" w:rsidRPr="0026330E" w:rsidRDefault="00F6220C" w:rsidP="0027489C">
      <w:pPr>
        <w:spacing w:before="60"/>
        <w:jc w:val="both"/>
        <w:rPr>
          <w:sz w:val="22"/>
          <w:szCs w:val="22"/>
          <w:lang w:val="en-US"/>
        </w:rPr>
      </w:pPr>
      <w:r w:rsidRPr="0026330E">
        <w:rPr>
          <w:b/>
          <w:sz w:val="22"/>
          <w:szCs w:val="22"/>
          <w:lang w:val="en-US"/>
        </w:rPr>
        <w:t xml:space="preserve">Outcome. </w:t>
      </w:r>
      <w:r w:rsidR="00876004" w:rsidRPr="0026330E">
        <w:rPr>
          <w:sz w:val="22"/>
          <w:szCs w:val="22"/>
          <w:lang w:val="en-US"/>
        </w:rPr>
        <w:t xml:space="preserve">This task will lead for the first time </w:t>
      </w:r>
      <w:r w:rsidR="00BF1ED9">
        <w:rPr>
          <w:sz w:val="22"/>
          <w:szCs w:val="22"/>
          <w:lang w:val="en-US"/>
        </w:rPr>
        <w:t>(to</w:t>
      </w:r>
      <w:r w:rsidR="00BF1ED9" w:rsidRPr="0026330E">
        <w:rPr>
          <w:sz w:val="22"/>
          <w:szCs w:val="22"/>
          <w:lang w:val="en-US"/>
        </w:rPr>
        <w:t xml:space="preserve"> </w:t>
      </w:r>
      <w:r w:rsidR="00876004" w:rsidRPr="0026330E">
        <w:rPr>
          <w:sz w:val="22"/>
          <w:szCs w:val="22"/>
          <w:lang w:val="en-US"/>
        </w:rPr>
        <w:t>our knowledge</w:t>
      </w:r>
      <w:r w:rsidR="00BF1ED9">
        <w:rPr>
          <w:sz w:val="22"/>
          <w:szCs w:val="22"/>
          <w:lang w:val="en-US"/>
        </w:rPr>
        <w:t>)</w:t>
      </w:r>
      <w:r w:rsidR="00876004" w:rsidRPr="0026330E">
        <w:rPr>
          <w:sz w:val="22"/>
          <w:szCs w:val="22"/>
          <w:lang w:val="en-US"/>
        </w:rPr>
        <w:t xml:space="preserve"> to estimate the degree of structural polydispersity within a given prion strain or field isolate. </w:t>
      </w:r>
      <w:r w:rsidR="00146962" w:rsidRPr="0026330E">
        <w:rPr>
          <w:sz w:val="22"/>
          <w:szCs w:val="22"/>
          <w:lang w:val="en-US"/>
        </w:rPr>
        <w:t xml:space="preserve">The measurement of IR spectra of each individual assembly obtained by NanoIR spectroscopy associated to a statistical analysis will lead the calculation of </w:t>
      </w:r>
      <w:r w:rsidR="00146962" w:rsidRPr="0026330E">
        <w:rPr>
          <w:sz w:val="22"/>
          <w:szCs w:val="22"/>
          <w:u w:val="single"/>
          <w:lang w:val="en-US"/>
        </w:rPr>
        <w:t xml:space="preserve">the IR </w:t>
      </w:r>
      <w:r w:rsidR="00F843F0" w:rsidRPr="0026330E">
        <w:rPr>
          <w:sz w:val="22"/>
          <w:szCs w:val="22"/>
          <w:u w:val="single"/>
          <w:lang w:val="en-US"/>
        </w:rPr>
        <w:t>spectrum-</w:t>
      </w:r>
      <w:r w:rsidR="00146962" w:rsidRPr="0026330E">
        <w:rPr>
          <w:sz w:val="22"/>
          <w:szCs w:val="22"/>
          <w:u w:val="single"/>
          <w:lang w:val="en-US"/>
        </w:rPr>
        <w:t xml:space="preserve">variance which will constitute a direct parameter of </w:t>
      </w:r>
      <w:r w:rsidR="00C12484" w:rsidRPr="0026330E">
        <w:rPr>
          <w:sz w:val="22"/>
          <w:szCs w:val="22"/>
          <w:u w:val="single"/>
          <w:lang w:val="en-US"/>
        </w:rPr>
        <w:t xml:space="preserve">the </w:t>
      </w:r>
      <w:r w:rsidR="00146962" w:rsidRPr="0026330E">
        <w:rPr>
          <w:sz w:val="22"/>
          <w:szCs w:val="22"/>
          <w:u w:val="single"/>
          <w:lang w:val="en-US"/>
        </w:rPr>
        <w:t xml:space="preserve">heterogeneity </w:t>
      </w:r>
      <w:r w:rsidR="00C12484" w:rsidRPr="0026330E">
        <w:rPr>
          <w:sz w:val="22"/>
          <w:szCs w:val="22"/>
          <w:u w:val="single"/>
          <w:lang w:val="en-US"/>
        </w:rPr>
        <w:t>in</w:t>
      </w:r>
      <w:r w:rsidR="00146962" w:rsidRPr="0026330E">
        <w:rPr>
          <w:sz w:val="22"/>
          <w:szCs w:val="22"/>
          <w:u w:val="single"/>
          <w:lang w:val="en-US"/>
        </w:rPr>
        <w:t xml:space="preserve"> PrP</w:t>
      </w:r>
      <w:r w:rsidR="00146962" w:rsidRPr="0026330E">
        <w:rPr>
          <w:sz w:val="22"/>
          <w:szCs w:val="22"/>
          <w:u w:val="single"/>
          <w:vertAlign w:val="superscript"/>
          <w:lang w:val="en-US"/>
        </w:rPr>
        <w:t>Sc</w:t>
      </w:r>
      <w:r w:rsidR="00146962" w:rsidRPr="0026330E">
        <w:rPr>
          <w:sz w:val="22"/>
          <w:szCs w:val="22"/>
          <w:u w:val="single"/>
          <w:lang w:val="en-US"/>
        </w:rPr>
        <w:t xml:space="preserve"> subassemblies</w:t>
      </w:r>
      <w:r w:rsidR="00146962" w:rsidRPr="0026330E">
        <w:rPr>
          <w:sz w:val="22"/>
          <w:szCs w:val="22"/>
          <w:lang w:val="en-US"/>
        </w:rPr>
        <w:t xml:space="preserve">. </w:t>
      </w:r>
    </w:p>
    <w:p w14:paraId="13811C9B" w14:textId="77777777" w:rsidR="00F215DF" w:rsidRDefault="00F215DF" w:rsidP="00F215DF">
      <w:pPr>
        <w:spacing w:before="60"/>
        <w:jc w:val="both"/>
        <w:rPr>
          <w:ins w:id="42" w:author="Human Rezaei" w:date="2017-11-07T12:28:00Z"/>
          <w:sz w:val="22"/>
          <w:szCs w:val="22"/>
          <w:lang w:val="en-US"/>
        </w:rPr>
      </w:pPr>
      <w:ins w:id="43" w:author="Human Rezaei" w:date="2017-11-07T12:28:00Z">
        <w:r w:rsidRPr="00242028">
          <w:rPr>
            <w:b/>
            <w:sz w:val="22"/>
            <w:szCs w:val="22"/>
            <w:lang w:val="en-US"/>
          </w:rPr>
          <w:t>Synergetic outcome:</w:t>
        </w:r>
        <w:r>
          <w:rPr>
            <w:sz w:val="22"/>
            <w:szCs w:val="22"/>
            <w:lang w:val="en-US"/>
          </w:rPr>
          <w:t xml:space="preserve"> Identification of number of species that should be include in</w:t>
        </w:r>
      </w:ins>
      <w:ins w:id="44" w:author="Human Rezaei" w:date="2017-11-07T12:29:00Z">
        <w:r w:rsidR="00B40C70">
          <w:rPr>
            <w:sz w:val="22"/>
            <w:szCs w:val="22"/>
            <w:lang w:val="en-US"/>
          </w:rPr>
          <w:t xml:space="preserve"> the model building</w:t>
        </w:r>
      </w:ins>
      <w:ins w:id="45" w:author="Human Rezaei" w:date="2017-11-07T12:28:00Z">
        <w:r>
          <w:rPr>
            <w:sz w:val="22"/>
            <w:szCs w:val="22"/>
            <w:lang w:val="en-US"/>
          </w:rPr>
          <w:t xml:space="preserve"> </w:t>
        </w:r>
      </w:ins>
      <w:ins w:id="46" w:author="Human Rezaei" w:date="2017-11-07T12:30:00Z">
        <w:r w:rsidR="00B40C70">
          <w:rPr>
            <w:sz w:val="22"/>
            <w:szCs w:val="22"/>
            <w:lang w:val="en-US"/>
          </w:rPr>
          <w:t>and kinetic modeling</w:t>
        </w:r>
      </w:ins>
      <w:ins w:id="47" w:author="Human Rezaei" w:date="2017-11-07T12:28:00Z">
        <w:r>
          <w:rPr>
            <w:sz w:val="22"/>
            <w:szCs w:val="22"/>
            <w:lang w:val="en-US"/>
          </w:rPr>
          <w:t xml:space="preserve"> and </w:t>
        </w:r>
      </w:ins>
      <w:ins w:id="48" w:author="Human Rezaei" w:date="2017-11-07T12:30:00Z">
        <w:r w:rsidR="00B40C70">
          <w:rPr>
            <w:sz w:val="22"/>
            <w:szCs w:val="22"/>
            <w:lang w:val="en-US"/>
          </w:rPr>
          <w:t xml:space="preserve">if possible </w:t>
        </w:r>
      </w:ins>
      <w:ins w:id="49" w:author="Human Rezaei" w:date="2017-11-07T12:28:00Z">
        <w:r>
          <w:rPr>
            <w:sz w:val="22"/>
            <w:szCs w:val="22"/>
            <w:lang w:val="en-US"/>
          </w:rPr>
          <w:t xml:space="preserve">their </w:t>
        </w:r>
      </w:ins>
      <w:ins w:id="50" w:author="Human Rezaei" w:date="2017-11-07T12:29:00Z">
        <w:r>
          <w:rPr>
            <w:sz w:val="22"/>
            <w:szCs w:val="22"/>
            <w:lang w:val="en-US"/>
          </w:rPr>
          <w:t xml:space="preserve">phylogeny </w:t>
        </w:r>
      </w:ins>
    </w:p>
    <w:p w14:paraId="5B331FC7" w14:textId="77777777" w:rsidR="008E102F" w:rsidRPr="0026330E" w:rsidDel="00F215DF" w:rsidRDefault="008E102F" w:rsidP="0027489C">
      <w:pPr>
        <w:pStyle w:val="Subtask"/>
        <w:rPr>
          <w:del w:id="51" w:author="Human Rezaei" w:date="2017-11-07T12:28:00Z"/>
          <w:rFonts w:eastAsia="Calibri"/>
          <w:lang w:eastAsia="en-US"/>
        </w:rPr>
      </w:pPr>
    </w:p>
    <w:p w14:paraId="535706D9" w14:textId="77777777" w:rsidR="00475B9A" w:rsidRPr="00233F96" w:rsidRDefault="00372288" w:rsidP="0027489C">
      <w:pPr>
        <w:pStyle w:val="Task"/>
        <w:spacing w:before="60"/>
        <w:rPr>
          <w:sz w:val="22"/>
        </w:rPr>
      </w:pPr>
      <w:r w:rsidRPr="00233F96">
        <w:rPr>
          <w:sz w:val="22"/>
        </w:rPr>
        <w:t>S</w:t>
      </w:r>
      <w:r w:rsidR="007E1148" w:rsidRPr="00233F96">
        <w:rPr>
          <w:sz w:val="22"/>
        </w:rPr>
        <w:t xml:space="preserve">ubtask </w:t>
      </w:r>
      <w:r w:rsidR="003F0C8F" w:rsidRPr="00233F96">
        <w:rPr>
          <w:sz w:val="22"/>
        </w:rPr>
        <w:t>1</w:t>
      </w:r>
      <w:r w:rsidR="007E1148" w:rsidRPr="00233F96">
        <w:rPr>
          <w:sz w:val="22"/>
        </w:rPr>
        <w:t>.</w:t>
      </w:r>
      <w:r w:rsidR="005D242D" w:rsidRPr="00233F96">
        <w:rPr>
          <w:sz w:val="22"/>
        </w:rPr>
        <w:t>2</w:t>
      </w:r>
      <w:r w:rsidR="007E1148" w:rsidRPr="00233F96">
        <w:rPr>
          <w:sz w:val="22"/>
        </w:rPr>
        <w:t>.2</w:t>
      </w:r>
      <w:r w:rsidR="00475B9A" w:rsidRPr="00233F96">
        <w:rPr>
          <w:sz w:val="22"/>
        </w:rPr>
        <w:t xml:space="preserve">: </w:t>
      </w:r>
      <w:r w:rsidR="009862D8" w:rsidRPr="00233F96">
        <w:rPr>
          <w:sz w:val="22"/>
        </w:rPr>
        <w:t xml:space="preserve">Structural heterogeneity </w:t>
      </w:r>
      <w:r w:rsidR="000903D9" w:rsidRPr="00233F96">
        <w:rPr>
          <w:sz w:val="22"/>
        </w:rPr>
        <w:t>of the olig</w:t>
      </w:r>
      <w:r w:rsidR="00233F96">
        <w:rPr>
          <w:sz w:val="22"/>
        </w:rPr>
        <w:t>omeric elementary subunit suPrP</w:t>
      </w:r>
    </w:p>
    <w:p w14:paraId="4CAE840E" w14:textId="77777777" w:rsidR="00475B9A" w:rsidRPr="0026330E" w:rsidRDefault="00475B9A" w:rsidP="0027489C">
      <w:pPr>
        <w:spacing w:before="60"/>
        <w:jc w:val="both"/>
        <w:rPr>
          <w:rFonts w:eastAsia="Calibri"/>
          <w:sz w:val="22"/>
          <w:szCs w:val="22"/>
          <w:lang w:val="en-US" w:eastAsia="en-US"/>
        </w:rPr>
      </w:pPr>
      <w:r w:rsidRPr="0026330E">
        <w:rPr>
          <w:rFonts w:eastAsia="Calibri"/>
          <w:b/>
          <w:sz w:val="22"/>
          <w:szCs w:val="22"/>
          <w:lang w:val="en-US" w:eastAsia="en-US"/>
        </w:rPr>
        <w:t>Objective</w:t>
      </w:r>
      <w:r w:rsidR="008F4B03">
        <w:rPr>
          <w:rFonts w:eastAsia="Calibri"/>
          <w:b/>
          <w:sz w:val="22"/>
          <w:szCs w:val="22"/>
          <w:lang w:val="en-US" w:eastAsia="en-US"/>
        </w:rPr>
        <w:t>.</w:t>
      </w:r>
      <w:r w:rsidRPr="0026330E">
        <w:rPr>
          <w:rFonts w:eastAsia="Calibri"/>
          <w:sz w:val="22"/>
          <w:szCs w:val="22"/>
          <w:lang w:val="en-US" w:eastAsia="en-US"/>
        </w:rPr>
        <w:t xml:space="preserve"> </w:t>
      </w:r>
      <w:r w:rsidR="008F4B03" w:rsidRPr="0026330E">
        <w:rPr>
          <w:rFonts w:eastAsia="Calibri"/>
          <w:sz w:val="22"/>
          <w:szCs w:val="22"/>
          <w:lang w:val="en-US" w:eastAsia="en-US"/>
        </w:rPr>
        <w:t xml:space="preserve">At mesoscale, prion SSD is encoded in the structural landscape of </w:t>
      </w:r>
      <w:r w:rsidR="008F4B03" w:rsidRPr="0026330E">
        <w:rPr>
          <w:sz w:val="22"/>
          <w:szCs w:val="22"/>
          <w:lang w:val="en-US"/>
        </w:rPr>
        <w:t>PrP</w:t>
      </w:r>
      <w:r w:rsidR="008F4B03" w:rsidRPr="0026330E">
        <w:rPr>
          <w:sz w:val="22"/>
          <w:szCs w:val="22"/>
          <w:vertAlign w:val="superscript"/>
          <w:lang w:val="en-US"/>
        </w:rPr>
        <w:t>Sc</w:t>
      </w:r>
      <w:r w:rsidR="008F4B03" w:rsidRPr="0026330E">
        <w:rPr>
          <w:sz w:val="22"/>
          <w:szCs w:val="22"/>
          <w:lang w:val="en-US"/>
        </w:rPr>
        <w:t xml:space="preserve"> </w:t>
      </w:r>
      <w:r w:rsidR="008F4B03" w:rsidRPr="0026330E">
        <w:rPr>
          <w:rFonts w:eastAsia="Calibri"/>
          <w:sz w:val="22"/>
          <w:szCs w:val="22"/>
          <w:lang w:val="en-US" w:eastAsia="en-US"/>
        </w:rPr>
        <w:t xml:space="preserve">assemblies (reviews </w:t>
      </w:r>
      <w:r w:rsidR="008F4B03" w:rsidRPr="0026330E">
        <w:rPr>
          <w:rFonts w:eastAsia="Calibri"/>
          <w:sz w:val="22"/>
          <w:szCs w:val="22"/>
          <w:lang w:val="en-US" w:eastAsia="en-US"/>
        </w:rPr>
        <w:fldChar w:fldCharType="begin">
          <w:fldData xml:space="preserve">PEVuZE5vdGU+PENpdGU+PEF1dGhvcj5CZXJpbmd1ZTwvQXV0aG9yPjxZZWFyPjIwMDg8L1llYXI+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</w:fldData>
        </w:fldChar>
      </w:r>
      <w:r w:rsidR="008F4B03" w:rsidRPr="0026330E">
        <w:rPr>
          <w:rFonts w:eastAsia="Calibri"/>
          <w:sz w:val="22"/>
          <w:szCs w:val="22"/>
          <w:lang w:val="en-US" w:eastAsia="en-US"/>
        </w:rPr>
        <w:instrText xml:space="preserve"> ADDIN EN.CITE </w:instrText>
      </w:r>
      <w:r w:rsidR="008F4B03" w:rsidRPr="0026330E">
        <w:rPr>
          <w:rFonts w:eastAsia="Calibri"/>
          <w:sz w:val="22"/>
          <w:szCs w:val="22"/>
          <w:lang w:val="en-US" w:eastAsia="en-US"/>
        </w:rPr>
        <w:fldChar w:fldCharType="begin">
          <w:fldData xml:space="preserve">PEVuZE5vdGU+PENpdGU+PEF1dGhvcj5CZXJpbmd1ZTwvQXV0aG9yPjxZZWFyPjIwMDg8L1llYXI+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</w:fldData>
        </w:fldChar>
      </w:r>
      <w:r w:rsidR="008F4B03" w:rsidRPr="0026330E">
        <w:rPr>
          <w:rFonts w:eastAsia="Calibri"/>
          <w:sz w:val="22"/>
          <w:szCs w:val="22"/>
          <w:lang w:val="en-US" w:eastAsia="en-US"/>
        </w:rPr>
        <w:instrText xml:space="preserve"> ADDIN EN.CITE.DATA </w:instrText>
      </w:r>
      <w:r w:rsidR="008F4B03" w:rsidRPr="0026330E">
        <w:rPr>
          <w:rFonts w:eastAsia="Calibri"/>
          <w:sz w:val="22"/>
          <w:szCs w:val="22"/>
          <w:lang w:val="en-US" w:eastAsia="en-US"/>
        </w:rPr>
      </w:r>
      <w:r w:rsidR="008F4B03" w:rsidRPr="0026330E">
        <w:rPr>
          <w:rFonts w:eastAsia="Calibri"/>
          <w:sz w:val="22"/>
          <w:szCs w:val="22"/>
          <w:lang w:val="en-US" w:eastAsia="en-US"/>
        </w:rPr>
        <w:fldChar w:fldCharType="end"/>
      </w:r>
      <w:r w:rsidR="008F4B03" w:rsidRPr="0026330E">
        <w:rPr>
          <w:rFonts w:eastAsia="Calibri"/>
          <w:sz w:val="22"/>
          <w:szCs w:val="22"/>
          <w:lang w:val="en-US" w:eastAsia="en-US"/>
        </w:rPr>
      </w:r>
      <w:r w:rsidR="008F4B03" w:rsidRPr="0026330E">
        <w:rPr>
          <w:rFonts w:eastAsia="Calibri"/>
          <w:sz w:val="22"/>
          <w:szCs w:val="22"/>
          <w:lang w:val="en-US" w:eastAsia="en-US"/>
        </w:rPr>
        <w:fldChar w:fldCharType="separate"/>
      </w:r>
      <w:r w:rsidR="008F4B03" w:rsidRPr="0026330E">
        <w:rPr>
          <w:rFonts w:eastAsia="Calibri"/>
          <w:noProof/>
          <w:sz w:val="22"/>
          <w:szCs w:val="22"/>
          <w:lang w:val="en-US" w:eastAsia="en-US"/>
        </w:rPr>
        <w:t>(</w:t>
      </w:r>
      <w:r w:rsidR="008F4B03" w:rsidRPr="0026330E">
        <w:rPr>
          <w:rFonts w:eastAsia="Calibri"/>
          <w:i/>
          <w:noProof/>
          <w:sz w:val="22"/>
          <w:szCs w:val="22"/>
          <w:lang w:val="en-US" w:eastAsia="en-US"/>
        </w:rPr>
        <w:t>6, 8</w:t>
      </w:r>
      <w:r w:rsidR="008F4B03" w:rsidRPr="0026330E">
        <w:rPr>
          <w:rFonts w:eastAsia="Calibri"/>
          <w:noProof/>
          <w:sz w:val="22"/>
          <w:szCs w:val="22"/>
          <w:lang w:val="en-US" w:eastAsia="en-US"/>
        </w:rPr>
        <w:t>)</w:t>
      </w:r>
      <w:r w:rsidR="008F4B03" w:rsidRPr="0026330E">
        <w:rPr>
          <w:rFonts w:eastAsia="Calibri"/>
          <w:sz w:val="22"/>
          <w:szCs w:val="22"/>
          <w:lang w:val="en-US" w:eastAsia="en-US"/>
        </w:rPr>
        <w:fldChar w:fldCharType="end"/>
      </w:r>
      <w:r w:rsidR="008F4B03" w:rsidRPr="0026330E">
        <w:rPr>
          <w:rFonts w:eastAsia="Calibri"/>
          <w:sz w:val="22"/>
          <w:szCs w:val="22"/>
          <w:lang w:val="en-US" w:eastAsia="en-US"/>
        </w:rPr>
        <w:t xml:space="preserve">). At the molecular level, the INRA group demonstrated that the SSD is encoded in the conformation of an oligomeric elementary </w:t>
      </w:r>
      <w:r w:rsidR="008F4B03" w:rsidRPr="0026330E">
        <w:rPr>
          <w:sz w:val="22"/>
          <w:szCs w:val="22"/>
          <w:lang w:val="en-US"/>
        </w:rPr>
        <w:t>PrP</w:t>
      </w:r>
      <w:r w:rsidR="008F4B03" w:rsidRPr="0026330E">
        <w:rPr>
          <w:sz w:val="22"/>
          <w:szCs w:val="22"/>
          <w:vertAlign w:val="superscript"/>
          <w:lang w:val="en-US"/>
        </w:rPr>
        <w:t>Sc</w:t>
      </w:r>
      <w:r w:rsidR="008F4B03" w:rsidRPr="0026330E">
        <w:rPr>
          <w:sz w:val="22"/>
          <w:szCs w:val="22"/>
          <w:lang w:val="en-US"/>
        </w:rPr>
        <w:t xml:space="preserve"> </w:t>
      </w:r>
      <w:r w:rsidR="008F4B03" w:rsidRPr="0026330E">
        <w:rPr>
          <w:rFonts w:eastAsia="Calibri"/>
          <w:sz w:val="22"/>
          <w:szCs w:val="22"/>
          <w:lang w:val="en-US" w:eastAsia="en-US"/>
        </w:rPr>
        <w:t xml:space="preserve">subunit termed suPrP </w:t>
      </w:r>
      <w:r w:rsidR="008F4B03" w:rsidRPr="0026330E">
        <w:rPr>
          <w:rFonts w:eastAsia="Calibri"/>
          <w:sz w:val="22"/>
          <w:szCs w:val="22"/>
          <w:lang w:val="en-US" w:eastAsia="en-US"/>
        </w:rPr>
        <w:fldChar w:fldCharType="begin"/>
      </w:r>
      <w:r w:rsidR="008F4B03"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8F4B03" w:rsidRPr="0026330E">
        <w:rPr>
          <w:rFonts w:eastAsia="Calibri"/>
          <w:sz w:val="22"/>
          <w:szCs w:val="22"/>
          <w:lang w:val="en-US" w:eastAsia="en-US"/>
        </w:rPr>
        <w:fldChar w:fldCharType="separate"/>
      </w:r>
      <w:r w:rsidR="008F4B03" w:rsidRPr="0026330E">
        <w:rPr>
          <w:rFonts w:eastAsia="Calibri"/>
          <w:noProof/>
          <w:sz w:val="22"/>
          <w:szCs w:val="22"/>
          <w:lang w:val="en-US" w:eastAsia="en-US"/>
        </w:rPr>
        <w:t>(</w:t>
      </w:r>
      <w:r w:rsidR="008F4B03" w:rsidRPr="0026330E">
        <w:rPr>
          <w:rFonts w:eastAsia="Calibri"/>
          <w:i/>
          <w:noProof/>
          <w:sz w:val="22"/>
          <w:szCs w:val="22"/>
          <w:lang w:val="en-US" w:eastAsia="en-US"/>
        </w:rPr>
        <w:t>19</w:t>
      </w:r>
      <w:r w:rsidR="008F4B03" w:rsidRPr="0026330E">
        <w:rPr>
          <w:rFonts w:eastAsia="Calibri"/>
          <w:noProof/>
          <w:sz w:val="22"/>
          <w:szCs w:val="22"/>
          <w:lang w:val="en-US" w:eastAsia="en-US"/>
        </w:rPr>
        <w:t>)</w:t>
      </w:r>
      <w:r w:rsidR="008F4B03" w:rsidRPr="0026330E">
        <w:rPr>
          <w:rFonts w:eastAsia="Calibri"/>
          <w:sz w:val="22"/>
          <w:szCs w:val="22"/>
          <w:lang w:val="en-US" w:eastAsia="en-US"/>
        </w:rPr>
        <w:fldChar w:fldCharType="end"/>
      </w:r>
      <w:r w:rsidR="008F4B03" w:rsidRPr="0026330E">
        <w:rPr>
          <w:rFonts w:eastAsia="Calibri"/>
          <w:sz w:val="22"/>
          <w:szCs w:val="22"/>
          <w:lang w:val="en-US" w:eastAsia="en-US"/>
        </w:rPr>
        <w:t xml:space="preserve">. The existence of strains and PrP subassemblies implicates </w:t>
      </w:r>
      <w:r w:rsidR="008F4B03" w:rsidRPr="008F4B03">
        <w:rPr>
          <w:rFonts w:eastAsia="Calibri"/>
          <w:i/>
          <w:sz w:val="22"/>
          <w:szCs w:val="22"/>
          <w:lang w:val="en-US" w:eastAsia="en-US"/>
        </w:rPr>
        <w:t>de facto</w:t>
      </w:r>
      <w:r w:rsidR="008F4B03" w:rsidRPr="0026330E">
        <w:rPr>
          <w:rFonts w:eastAsia="Calibri"/>
          <w:sz w:val="22"/>
          <w:szCs w:val="22"/>
          <w:lang w:val="en-US" w:eastAsia="en-US"/>
        </w:rPr>
        <w:t xml:space="preserve"> a certain degree of variability in suPrP structuration. It raises then the perplexing question how the strain information as well as the heterogeneity of </w:t>
      </w:r>
      <w:r w:rsidR="008F4B03" w:rsidRPr="0026330E">
        <w:rPr>
          <w:sz w:val="22"/>
          <w:szCs w:val="22"/>
          <w:lang w:val="en-US"/>
        </w:rPr>
        <w:t>PrP</w:t>
      </w:r>
      <w:r w:rsidR="008F4B03" w:rsidRPr="0026330E">
        <w:rPr>
          <w:sz w:val="22"/>
          <w:szCs w:val="22"/>
          <w:vertAlign w:val="superscript"/>
          <w:lang w:val="en-US"/>
        </w:rPr>
        <w:t>Sc</w:t>
      </w:r>
      <w:r w:rsidR="008F4B03" w:rsidRPr="0026330E">
        <w:rPr>
          <w:sz w:val="22"/>
          <w:szCs w:val="22"/>
          <w:lang w:val="en-US"/>
        </w:rPr>
        <w:t xml:space="preserve"> </w:t>
      </w:r>
      <w:r w:rsidR="008F4B03" w:rsidRPr="0026330E">
        <w:rPr>
          <w:rFonts w:eastAsia="Calibri"/>
          <w:sz w:val="22"/>
          <w:szCs w:val="22"/>
          <w:lang w:val="en-US" w:eastAsia="en-US"/>
        </w:rPr>
        <w:t>subassemblies could be encoded in the structure of</w:t>
      </w:r>
      <w:r w:rsidR="008F4B03">
        <w:rPr>
          <w:rFonts w:eastAsia="Calibri"/>
          <w:sz w:val="22"/>
          <w:szCs w:val="22"/>
          <w:lang w:val="en-US" w:eastAsia="en-US"/>
        </w:rPr>
        <w:t xml:space="preserve"> an oligomeric subunit as suPrP.</w:t>
      </w:r>
      <w:r w:rsidR="008F4B03" w:rsidRPr="0026330E">
        <w:rPr>
          <w:rFonts w:eastAsia="Calibri"/>
          <w:sz w:val="22"/>
          <w:szCs w:val="22"/>
          <w:lang w:val="en-US" w:eastAsia="en-US"/>
        </w:rPr>
        <w:t xml:space="preserve"> A pertaining possibility is the existence of suPrPs specific of each subassembly.</w:t>
      </w:r>
      <w:r w:rsidR="008F4B03">
        <w:rPr>
          <w:rFonts w:eastAsia="Calibri"/>
          <w:sz w:val="22"/>
          <w:szCs w:val="22"/>
          <w:lang w:val="en-US" w:eastAsia="en-US"/>
        </w:rPr>
        <w:t xml:space="preserve"> </w:t>
      </w:r>
      <w:r w:rsidR="00A82780" w:rsidRPr="0026330E">
        <w:rPr>
          <w:rFonts w:eastAsia="Calibri"/>
          <w:sz w:val="22"/>
          <w:szCs w:val="22"/>
          <w:lang w:val="en-US" w:eastAsia="en-US"/>
        </w:rPr>
        <w:t xml:space="preserve">While </w:t>
      </w:r>
      <w:r w:rsidR="009F3AC1" w:rsidRPr="0026330E">
        <w:rPr>
          <w:rFonts w:eastAsia="Calibri"/>
          <w:sz w:val="22"/>
          <w:szCs w:val="22"/>
          <w:lang w:val="en-US" w:eastAsia="en-US"/>
        </w:rPr>
        <w:t>sub</w:t>
      </w:r>
      <w:r w:rsidR="005D242D" w:rsidRPr="0026330E">
        <w:rPr>
          <w:rFonts w:eastAsia="Calibri"/>
          <w:sz w:val="22"/>
          <w:szCs w:val="22"/>
          <w:lang w:val="en-US" w:eastAsia="en-US"/>
        </w:rPr>
        <w:t>task 1.2</w:t>
      </w:r>
      <w:r w:rsidR="009F3AC1" w:rsidRPr="0026330E">
        <w:rPr>
          <w:rFonts w:eastAsia="Calibri"/>
          <w:sz w:val="22"/>
          <w:szCs w:val="22"/>
          <w:lang w:val="en-US" w:eastAsia="en-US"/>
        </w:rPr>
        <w:t xml:space="preserve">.1 has for objective </w:t>
      </w:r>
      <w:r w:rsidR="00F2566D" w:rsidRPr="0026330E">
        <w:rPr>
          <w:rFonts w:eastAsia="Calibri"/>
          <w:sz w:val="22"/>
          <w:szCs w:val="22"/>
          <w:lang w:val="en-US" w:eastAsia="en-US"/>
        </w:rPr>
        <w:t>an inventory of PrP</w:t>
      </w:r>
      <w:r w:rsidR="00F2566D" w:rsidRPr="0026330E">
        <w:rPr>
          <w:rFonts w:eastAsia="Calibri"/>
          <w:sz w:val="22"/>
          <w:szCs w:val="22"/>
          <w:vertAlign w:val="superscript"/>
          <w:lang w:val="en-US" w:eastAsia="en-US"/>
        </w:rPr>
        <w:t>Sc</w:t>
      </w:r>
      <w:r w:rsidR="00F2566D" w:rsidRPr="0026330E">
        <w:rPr>
          <w:rFonts w:eastAsia="Calibri"/>
          <w:sz w:val="22"/>
          <w:szCs w:val="22"/>
          <w:lang w:val="en-US" w:eastAsia="en-US"/>
        </w:rPr>
        <w:t xml:space="preserve"> substructures</w:t>
      </w:r>
      <w:r w:rsidR="009F3AC1" w:rsidRPr="0026330E">
        <w:rPr>
          <w:rFonts w:eastAsia="Calibri"/>
          <w:sz w:val="22"/>
          <w:szCs w:val="22"/>
          <w:lang w:val="en-US" w:eastAsia="en-US"/>
        </w:rPr>
        <w:t xml:space="preserve">, </w:t>
      </w:r>
      <w:r w:rsidRPr="0026330E">
        <w:rPr>
          <w:rFonts w:eastAsia="Calibri"/>
          <w:sz w:val="22"/>
          <w:szCs w:val="22"/>
          <w:lang w:val="en-US" w:eastAsia="en-US"/>
        </w:rPr>
        <w:t xml:space="preserve">we will dissect </w:t>
      </w:r>
      <w:r w:rsidR="00900DEB" w:rsidRPr="0026330E">
        <w:rPr>
          <w:rFonts w:eastAsia="Calibri"/>
          <w:sz w:val="22"/>
          <w:szCs w:val="22"/>
          <w:lang w:val="en-US" w:eastAsia="en-US"/>
        </w:rPr>
        <w:t xml:space="preserve">in this task </w:t>
      </w:r>
      <w:r w:rsidRPr="0026330E">
        <w:rPr>
          <w:rFonts w:eastAsia="Calibri"/>
          <w:sz w:val="22"/>
          <w:szCs w:val="22"/>
          <w:lang w:val="en-US" w:eastAsia="en-US"/>
        </w:rPr>
        <w:t xml:space="preserve">the molecular architecture of suPrP obtained from </w:t>
      </w:r>
      <w:r w:rsidR="005C4E56" w:rsidRPr="0026330E">
        <w:rPr>
          <w:rFonts w:eastAsia="Calibri"/>
          <w:sz w:val="22"/>
          <w:szCs w:val="22"/>
          <w:lang w:val="en-US" w:eastAsia="en-US"/>
        </w:rPr>
        <w:t xml:space="preserve">these </w:t>
      </w:r>
      <w:r w:rsidR="009F3AC1" w:rsidRPr="0026330E">
        <w:rPr>
          <w:rFonts w:eastAsia="Calibri"/>
          <w:sz w:val="22"/>
          <w:szCs w:val="22"/>
          <w:lang w:val="en-US" w:eastAsia="en-US"/>
        </w:rPr>
        <w:t xml:space="preserve">different </w:t>
      </w:r>
      <w:r w:rsidR="00F2566D" w:rsidRPr="0026330E">
        <w:rPr>
          <w:sz w:val="22"/>
          <w:szCs w:val="22"/>
          <w:lang w:val="en-US"/>
        </w:rPr>
        <w:t>PrP</w:t>
      </w:r>
      <w:r w:rsidR="00F2566D" w:rsidRPr="0026330E">
        <w:rPr>
          <w:sz w:val="22"/>
          <w:szCs w:val="22"/>
          <w:vertAlign w:val="superscript"/>
          <w:lang w:val="en-US"/>
        </w:rPr>
        <w:t>Sc</w:t>
      </w:r>
      <w:r w:rsidR="00F2566D" w:rsidRPr="0026330E">
        <w:rPr>
          <w:sz w:val="22"/>
          <w:szCs w:val="22"/>
          <w:lang w:val="en-US"/>
        </w:rPr>
        <w:t xml:space="preserve"> </w:t>
      </w:r>
      <w:r w:rsidR="009F3AC1" w:rsidRPr="0026330E">
        <w:rPr>
          <w:rFonts w:eastAsia="Calibri"/>
          <w:sz w:val="22"/>
          <w:szCs w:val="22"/>
          <w:lang w:val="en-US" w:eastAsia="en-US"/>
        </w:rPr>
        <w:t xml:space="preserve">subassemblies in order </w:t>
      </w:r>
      <w:r w:rsidR="00242A8E" w:rsidRPr="0026330E">
        <w:rPr>
          <w:rFonts w:eastAsia="Calibri"/>
          <w:sz w:val="22"/>
          <w:szCs w:val="22"/>
          <w:lang w:val="en-US" w:eastAsia="en-US"/>
        </w:rPr>
        <w:t xml:space="preserve">to determine </w:t>
      </w:r>
      <w:r w:rsidR="00F2566D" w:rsidRPr="0026330E">
        <w:rPr>
          <w:rFonts w:eastAsia="Calibri"/>
          <w:sz w:val="22"/>
          <w:szCs w:val="22"/>
          <w:lang w:val="en-US" w:eastAsia="en-US"/>
        </w:rPr>
        <w:t xml:space="preserve">the </w:t>
      </w:r>
      <w:r w:rsidR="00D6074A" w:rsidRPr="0026330E">
        <w:rPr>
          <w:rFonts w:eastAsia="Calibri"/>
          <w:sz w:val="22"/>
          <w:szCs w:val="22"/>
          <w:lang w:val="en-US" w:eastAsia="en-US"/>
        </w:rPr>
        <w:t xml:space="preserve">origin of </w:t>
      </w:r>
      <w:r w:rsidR="00F2566D" w:rsidRPr="0026330E">
        <w:rPr>
          <w:rFonts w:eastAsia="Calibri"/>
          <w:sz w:val="22"/>
          <w:szCs w:val="22"/>
          <w:lang w:val="en-US" w:eastAsia="en-US"/>
        </w:rPr>
        <w:t xml:space="preserve">their </w:t>
      </w:r>
      <w:r w:rsidR="00D6074A" w:rsidRPr="0026330E">
        <w:rPr>
          <w:rFonts w:eastAsia="Calibri"/>
          <w:sz w:val="22"/>
          <w:szCs w:val="22"/>
          <w:lang w:val="en-US" w:eastAsia="en-US"/>
        </w:rPr>
        <w:t>variability.</w:t>
      </w:r>
    </w:p>
    <w:p w14:paraId="5E0CE307" w14:textId="77777777" w:rsidR="00BD62CC" w:rsidRPr="0026330E" w:rsidRDefault="00475B9A" w:rsidP="0027489C">
      <w:pPr>
        <w:spacing w:before="60"/>
        <w:jc w:val="both"/>
        <w:rPr>
          <w:rFonts w:eastAsia="Calibri"/>
          <w:sz w:val="22"/>
          <w:szCs w:val="22"/>
          <w:lang w:val="en-US" w:eastAsia="en-US"/>
        </w:rPr>
      </w:pPr>
      <w:r w:rsidRPr="0026330E">
        <w:rPr>
          <w:rFonts w:eastAsia="Calibri"/>
          <w:b/>
          <w:sz w:val="22"/>
          <w:szCs w:val="22"/>
          <w:lang w:val="en-US" w:eastAsia="en-US"/>
        </w:rPr>
        <w:t>Methodology</w:t>
      </w:r>
      <w:r w:rsidR="00375681">
        <w:rPr>
          <w:rFonts w:eastAsia="Calibri"/>
          <w:b/>
          <w:sz w:val="22"/>
          <w:szCs w:val="22"/>
          <w:lang w:val="en-US" w:eastAsia="en-US"/>
        </w:rPr>
        <w:t>.</w:t>
      </w:r>
      <w:r w:rsidRPr="0026330E">
        <w:rPr>
          <w:rFonts w:eastAsia="Calibri"/>
          <w:sz w:val="22"/>
          <w:szCs w:val="22"/>
          <w:lang w:val="en-US" w:eastAsia="en-US"/>
        </w:rPr>
        <w:t xml:space="preserve"> </w:t>
      </w:r>
      <w:r w:rsidR="00E263E1" w:rsidRPr="0026330E">
        <w:rPr>
          <w:rFonts w:eastAsia="Calibri"/>
          <w:sz w:val="22"/>
          <w:szCs w:val="22"/>
          <w:lang w:val="en-US" w:eastAsia="en-US"/>
        </w:rPr>
        <w:t xml:space="preserve">suPrP from the </w:t>
      </w:r>
      <w:r w:rsidR="00D6074A" w:rsidRPr="0026330E">
        <w:rPr>
          <w:rFonts w:eastAsia="Calibri"/>
          <w:sz w:val="22"/>
          <w:szCs w:val="22"/>
          <w:lang w:val="en-US" w:eastAsia="en-US"/>
        </w:rPr>
        <w:t xml:space="preserve">fractionated </w:t>
      </w:r>
      <w:r w:rsidR="00E263E1" w:rsidRPr="0026330E">
        <w:rPr>
          <w:rFonts w:eastAsia="Calibri"/>
          <w:sz w:val="22"/>
          <w:szCs w:val="22"/>
          <w:lang w:val="en-US" w:eastAsia="en-US"/>
        </w:rPr>
        <w:t>sub</w:t>
      </w:r>
      <w:r w:rsidR="00D6074A" w:rsidRPr="0026330E">
        <w:rPr>
          <w:rFonts w:eastAsia="Calibri"/>
          <w:sz w:val="22"/>
          <w:szCs w:val="22"/>
          <w:lang w:val="en-US" w:eastAsia="en-US"/>
        </w:rPr>
        <w:t xml:space="preserve">assemblies </w:t>
      </w:r>
      <w:r w:rsidRPr="0026330E">
        <w:rPr>
          <w:rFonts w:eastAsia="Calibri"/>
          <w:sz w:val="22"/>
          <w:szCs w:val="22"/>
          <w:lang w:val="en-US" w:eastAsia="en-US"/>
        </w:rPr>
        <w:t xml:space="preserve">will </w:t>
      </w:r>
      <w:r w:rsidR="008F2995" w:rsidRPr="0026330E">
        <w:rPr>
          <w:rFonts w:eastAsia="Calibri"/>
          <w:sz w:val="22"/>
          <w:szCs w:val="22"/>
          <w:lang w:val="en-US" w:eastAsia="en-US"/>
        </w:rPr>
        <w:t xml:space="preserve">be </w:t>
      </w:r>
      <w:r w:rsidRPr="0026330E">
        <w:rPr>
          <w:rFonts w:eastAsia="Calibri"/>
          <w:sz w:val="22"/>
          <w:szCs w:val="22"/>
          <w:lang w:val="en-US" w:eastAsia="en-US"/>
        </w:rPr>
        <w:t>generate</w:t>
      </w:r>
      <w:r w:rsidR="008F2995" w:rsidRPr="0026330E">
        <w:rPr>
          <w:rFonts w:eastAsia="Calibri"/>
          <w:sz w:val="22"/>
          <w:szCs w:val="22"/>
          <w:lang w:val="en-US" w:eastAsia="en-US"/>
        </w:rPr>
        <w:t>d</w:t>
      </w:r>
      <w:r w:rsidRPr="0026330E">
        <w:rPr>
          <w:rFonts w:eastAsia="Calibri"/>
          <w:sz w:val="22"/>
          <w:szCs w:val="22"/>
          <w:lang w:val="en-US" w:eastAsia="en-US"/>
        </w:rPr>
        <w:t xml:space="preserve"> </w:t>
      </w:r>
      <w:r w:rsidR="00D6074A" w:rsidRPr="0026330E">
        <w:rPr>
          <w:rFonts w:eastAsia="Calibri"/>
          <w:sz w:val="22"/>
          <w:szCs w:val="22"/>
          <w:lang w:val="en-US" w:eastAsia="en-US"/>
        </w:rPr>
        <w:t xml:space="preserve">according to a </w:t>
      </w:r>
      <w:r w:rsidR="00EB5854" w:rsidRPr="0026330E">
        <w:rPr>
          <w:rFonts w:eastAsia="Calibri"/>
          <w:sz w:val="22"/>
          <w:szCs w:val="22"/>
          <w:lang w:val="en-US" w:eastAsia="en-US"/>
        </w:rPr>
        <w:t>routine</w:t>
      </w:r>
      <w:r w:rsidR="00D6074A" w:rsidRPr="0026330E">
        <w:rPr>
          <w:rFonts w:eastAsia="Calibri"/>
          <w:sz w:val="22"/>
          <w:szCs w:val="22"/>
          <w:lang w:val="en-US" w:eastAsia="en-US"/>
        </w:rPr>
        <w:t xml:space="preserve"> protocol </w:t>
      </w:r>
      <w:r w:rsidR="008F2995" w:rsidRPr="0026330E">
        <w:rPr>
          <w:rFonts w:eastAsia="Calibri"/>
          <w:sz w:val="22"/>
          <w:szCs w:val="22"/>
          <w:lang w:val="en-US" w:eastAsia="en-US"/>
        </w:rPr>
        <w:t xml:space="preserve">based on urea-induced unfolding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D6074A" w:rsidRPr="0026330E">
        <w:rPr>
          <w:rFonts w:eastAsia="Calibri"/>
          <w:sz w:val="22"/>
          <w:szCs w:val="22"/>
          <w:lang w:val="en-US" w:eastAsia="en-US"/>
        </w:rPr>
        <w:t xml:space="preserve"> and analyzed by</w:t>
      </w:r>
      <w:r w:rsidRPr="0026330E">
        <w:rPr>
          <w:rFonts w:eastAsia="Calibri"/>
          <w:sz w:val="22"/>
          <w:szCs w:val="22"/>
          <w:lang w:val="en-US" w:eastAsia="en-US"/>
        </w:rPr>
        <w:t xml:space="preserve"> </w:t>
      </w:r>
      <w:r w:rsidR="00D6074A" w:rsidRPr="0026330E">
        <w:rPr>
          <w:rFonts w:eastAsia="Calibri"/>
          <w:sz w:val="22"/>
          <w:szCs w:val="22"/>
          <w:lang w:val="en-US" w:eastAsia="en-US"/>
        </w:rPr>
        <w:t>F</w:t>
      </w:r>
      <w:r w:rsidRPr="0026330E">
        <w:rPr>
          <w:rFonts w:eastAsia="Calibri"/>
          <w:sz w:val="22"/>
          <w:szCs w:val="22"/>
          <w:lang w:val="en-US" w:eastAsia="en-US"/>
        </w:rPr>
        <w:t>FFF coupled to MALS (instrument will be financed by the ERC grant) in order to have access to its molecular weight</w:t>
      </w:r>
      <w:r w:rsidR="00D6074A" w:rsidRPr="0026330E">
        <w:rPr>
          <w:rFonts w:eastAsia="Calibri"/>
          <w:sz w:val="22"/>
          <w:szCs w:val="22"/>
          <w:lang w:val="en-US" w:eastAsia="en-US"/>
        </w:rPr>
        <w:t>,</w:t>
      </w:r>
      <w:r w:rsidR="00B34259" w:rsidRPr="0026330E">
        <w:rPr>
          <w:rFonts w:eastAsia="Calibri"/>
          <w:sz w:val="22"/>
          <w:szCs w:val="22"/>
          <w:lang w:val="en-US" w:eastAsia="en-US"/>
        </w:rPr>
        <w:t xml:space="preserve"> </w:t>
      </w:r>
      <w:r w:rsidRPr="0026330E">
        <w:rPr>
          <w:rFonts w:eastAsia="Calibri"/>
          <w:sz w:val="22"/>
          <w:szCs w:val="22"/>
          <w:lang w:val="en-US" w:eastAsia="en-US"/>
        </w:rPr>
        <w:t>hydrodynamic and gyration radius</w:t>
      </w:r>
      <w:r w:rsidR="00EB5854" w:rsidRPr="0026330E">
        <w:rPr>
          <w:rFonts w:eastAsia="Calibri"/>
          <w:sz w:val="22"/>
          <w:szCs w:val="22"/>
          <w:lang w:val="en-US" w:eastAsia="en-US"/>
        </w:rPr>
        <w:t xml:space="preserve"> values</w:t>
      </w:r>
      <w:r w:rsidRPr="0026330E">
        <w:rPr>
          <w:rFonts w:eastAsia="Calibri"/>
          <w:sz w:val="22"/>
          <w:szCs w:val="22"/>
          <w:lang w:val="en-US" w:eastAsia="en-US"/>
        </w:rPr>
        <w:t xml:space="preserve">. As suPrP is protease sensitive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Pr="0026330E">
        <w:rPr>
          <w:rFonts w:eastAsia="Calibri"/>
          <w:sz w:val="22"/>
          <w:szCs w:val="22"/>
          <w:lang w:val="en-US" w:eastAsia="en-US"/>
        </w:rPr>
        <w:t xml:space="preserve">, hydrogen-deuterium (HDX) approaches followed by pepsin digestion will be </w:t>
      </w:r>
      <w:r w:rsidR="00D6074A" w:rsidRPr="0026330E">
        <w:rPr>
          <w:rFonts w:eastAsia="Calibri"/>
          <w:sz w:val="22"/>
          <w:szCs w:val="22"/>
          <w:lang w:val="en-US" w:eastAsia="en-US"/>
        </w:rPr>
        <w:t>performed</w:t>
      </w:r>
      <w:r w:rsidRPr="0026330E">
        <w:rPr>
          <w:rFonts w:eastAsia="Calibri"/>
          <w:sz w:val="22"/>
          <w:szCs w:val="22"/>
          <w:lang w:val="en-US" w:eastAsia="en-US"/>
        </w:rPr>
        <w:t xml:space="preserve">. The resulting peptides will be </w:t>
      </w:r>
      <w:r w:rsidR="00D6074A" w:rsidRPr="0026330E">
        <w:rPr>
          <w:rFonts w:eastAsia="Calibri"/>
          <w:sz w:val="22"/>
          <w:szCs w:val="22"/>
          <w:lang w:val="en-US" w:eastAsia="en-US"/>
        </w:rPr>
        <w:t>analyzed</w:t>
      </w:r>
      <w:r w:rsidRPr="0026330E">
        <w:rPr>
          <w:rFonts w:eastAsia="Calibri"/>
          <w:sz w:val="22"/>
          <w:szCs w:val="22"/>
          <w:lang w:val="en-US" w:eastAsia="en-US"/>
        </w:rPr>
        <w:t xml:space="preserve"> by mass-spectroscopy and the assignments will inform us about the domain of PrP involved in suPrP formation. The multi-strain approach constitutes an important key-point </w:t>
      </w:r>
      <w:r w:rsidR="00BD62CC" w:rsidRPr="0026330E">
        <w:rPr>
          <w:rFonts w:eastAsia="Calibri"/>
          <w:sz w:val="22"/>
          <w:szCs w:val="22"/>
          <w:lang w:val="en-US" w:eastAsia="en-US"/>
        </w:rPr>
        <w:t xml:space="preserve">in </w:t>
      </w:r>
      <w:r w:rsidRPr="0026330E">
        <w:rPr>
          <w:rFonts w:eastAsia="Calibri"/>
          <w:sz w:val="22"/>
          <w:szCs w:val="22"/>
          <w:lang w:val="en-US" w:eastAsia="en-US"/>
        </w:rPr>
        <w:t>this task as it will allow us to compare outcomes data and establish a differential approach to characterize the difference of SSD</w:t>
      </w:r>
      <w:r w:rsidR="00BD62CC" w:rsidRPr="0026330E">
        <w:rPr>
          <w:rFonts w:eastAsia="Calibri"/>
          <w:sz w:val="22"/>
          <w:szCs w:val="22"/>
          <w:lang w:val="en-US" w:eastAsia="en-US"/>
        </w:rPr>
        <w:t xml:space="preserve"> at the level of suPrPs</w:t>
      </w:r>
      <w:r w:rsidRPr="0026330E">
        <w:rPr>
          <w:rFonts w:eastAsia="Calibri"/>
          <w:sz w:val="22"/>
          <w:szCs w:val="22"/>
          <w:lang w:val="en-US" w:eastAsia="en-US"/>
        </w:rPr>
        <w:t xml:space="preserve">. </w:t>
      </w:r>
      <w:r w:rsidR="00BD62CC" w:rsidRPr="0026330E">
        <w:rPr>
          <w:rFonts w:eastAsia="Calibri"/>
          <w:sz w:val="22"/>
          <w:szCs w:val="22"/>
          <w:lang w:val="en-US" w:eastAsia="en-US"/>
        </w:rPr>
        <w:t xml:space="preserve">A second degree of comparison will be performed with prion isolates formed from a mixture of substrains. </w:t>
      </w:r>
      <w:r w:rsidR="00154BB2" w:rsidRPr="0026330E">
        <w:rPr>
          <w:rFonts w:eastAsia="Calibri"/>
          <w:sz w:val="22"/>
          <w:szCs w:val="22"/>
          <w:lang w:val="en-US" w:eastAsia="en-US"/>
        </w:rPr>
        <w:t xml:space="preserve">For example, </w:t>
      </w:r>
      <w:r w:rsidR="00BD62CC" w:rsidRPr="0026330E">
        <w:rPr>
          <w:rFonts w:eastAsia="Calibri"/>
          <w:sz w:val="22"/>
          <w:szCs w:val="22"/>
          <w:lang w:val="en-US" w:eastAsia="en-US"/>
        </w:rPr>
        <w:t xml:space="preserve">prion </w:t>
      </w:r>
      <w:r w:rsidRPr="0026330E">
        <w:rPr>
          <w:rFonts w:eastAsia="Calibri"/>
          <w:sz w:val="22"/>
          <w:szCs w:val="22"/>
          <w:lang w:val="en-US" w:eastAsia="en-US"/>
        </w:rPr>
        <w:t>strains</w:t>
      </w:r>
      <w:r w:rsidR="00F732BC" w:rsidRPr="0026330E">
        <w:rPr>
          <w:rFonts w:eastAsia="Calibri"/>
          <w:sz w:val="22"/>
          <w:szCs w:val="22"/>
          <w:lang w:val="en-US" w:eastAsia="en-US"/>
        </w:rPr>
        <w:t xml:space="preserve"> called </w:t>
      </w:r>
      <w:r w:rsidR="00154BB2" w:rsidRPr="0026330E">
        <w:rPr>
          <w:rFonts w:eastAsia="Calibri"/>
          <w:sz w:val="22"/>
          <w:szCs w:val="22"/>
          <w:lang w:val="en-US" w:eastAsia="en-US"/>
        </w:rPr>
        <w:t>T1</w:t>
      </w:r>
      <w:r w:rsidR="00154BB2" w:rsidRPr="0026330E">
        <w:rPr>
          <w:rFonts w:eastAsia="Calibri"/>
          <w:sz w:val="22"/>
          <w:szCs w:val="22"/>
          <w:vertAlign w:val="superscript"/>
          <w:lang w:val="en-US" w:eastAsia="en-US"/>
        </w:rPr>
        <w:t>Ov</w:t>
      </w:r>
      <w:r w:rsidR="00154BB2" w:rsidRPr="0026330E">
        <w:rPr>
          <w:rFonts w:eastAsia="Calibri"/>
          <w:sz w:val="22"/>
          <w:szCs w:val="22"/>
          <w:lang w:val="en-US" w:eastAsia="en-US"/>
        </w:rPr>
        <w:t xml:space="preserve"> (</w:t>
      </w:r>
      <w:r w:rsidR="00F732BC" w:rsidRPr="0026330E">
        <w:rPr>
          <w:rFonts w:eastAsia="Calibri"/>
          <w:sz w:val="22"/>
          <w:szCs w:val="22"/>
          <w:lang w:val="en-US" w:eastAsia="en-US"/>
        </w:rPr>
        <w:t>21K</w:t>
      </w:r>
      <w:r w:rsidR="00F80F29" w:rsidRPr="0026330E">
        <w:rPr>
          <w:rFonts w:eastAsia="Calibri"/>
          <w:sz w:val="22"/>
          <w:szCs w:val="22"/>
          <w:lang w:val="en-US" w:eastAsia="en-US"/>
        </w:rPr>
        <w:t xml:space="preserve"> </w:t>
      </w:r>
      <w:r w:rsidR="00812B62" w:rsidRPr="0026330E">
        <w:rPr>
          <w:sz w:val="22"/>
          <w:szCs w:val="22"/>
          <w:lang w:val="en-US"/>
        </w:rPr>
        <w:t>PrP</w:t>
      </w:r>
      <w:r w:rsidR="00812B62" w:rsidRPr="0026330E">
        <w:rPr>
          <w:sz w:val="22"/>
          <w:szCs w:val="22"/>
          <w:vertAlign w:val="superscript"/>
          <w:lang w:val="en-US"/>
        </w:rPr>
        <w:t>Sc</w:t>
      </w:r>
      <w:r w:rsidR="00812B62" w:rsidRPr="0026330E">
        <w:rPr>
          <w:sz w:val="22"/>
          <w:szCs w:val="22"/>
          <w:lang w:val="en-US"/>
        </w:rPr>
        <w:t xml:space="preserve"> </w:t>
      </w:r>
      <w:r w:rsidR="00F80F29" w:rsidRPr="0026330E">
        <w:rPr>
          <w:rFonts w:eastAsia="Calibri"/>
          <w:sz w:val="22"/>
          <w:szCs w:val="22"/>
          <w:lang w:val="en-US" w:eastAsia="en-US"/>
        </w:rPr>
        <w:t xml:space="preserve">electrophoretic pattern, </w:t>
      </w:r>
      <w:r w:rsidR="00EF6E3D"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 </w:instrText>
      </w:r>
      <w:r w:rsidR="003F2B2F"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EN.CITE.DATA </w:instrText>
      </w:r>
      <w:r w:rsidR="003F2B2F" w:rsidRPr="0026330E">
        <w:rPr>
          <w:rFonts w:eastAsia="Calibri"/>
          <w:sz w:val="22"/>
          <w:szCs w:val="22"/>
          <w:lang w:val="en-US" w:eastAsia="en-US"/>
        </w:rPr>
      </w:r>
      <w:r w:rsidR="003F2B2F"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20</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154BB2" w:rsidRPr="0026330E">
        <w:rPr>
          <w:rFonts w:eastAsia="Calibri"/>
          <w:sz w:val="22"/>
          <w:szCs w:val="22"/>
          <w:lang w:val="en-US" w:eastAsia="en-US"/>
        </w:rPr>
        <w:t>)</w:t>
      </w:r>
      <w:r w:rsidR="00F732BC" w:rsidRPr="0026330E">
        <w:rPr>
          <w:rFonts w:eastAsia="Calibri"/>
          <w:sz w:val="22"/>
          <w:szCs w:val="22"/>
          <w:lang w:val="en-US" w:eastAsia="en-US"/>
        </w:rPr>
        <w:t xml:space="preserve"> and </w:t>
      </w:r>
      <w:r w:rsidR="00154BB2" w:rsidRPr="0026330E">
        <w:rPr>
          <w:rFonts w:eastAsia="Calibri"/>
          <w:sz w:val="22"/>
          <w:szCs w:val="22"/>
          <w:lang w:val="en-US" w:eastAsia="en-US"/>
        </w:rPr>
        <w:t>T2</w:t>
      </w:r>
      <w:r w:rsidR="00154BB2" w:rsidRPr="0026330E">
        <w:rPr>
          <w:rFonts w:eastAsia="Calibri"/>
          <w:sz w:val="22"/>
          <w:szCs w:val="22"/>
          <w:vertAlign w:val="superscript"/>
          <w:lang w:val="en-US" w:eastAsia="en-US"/>
        </w:rPr>
        <w:t>Ov</w:t>
      </w:r>
      <w:r w:rsidR="00154BB2" w:rsidRPr="0026330E">
        <w:rPr>
          <w:rFonts w:eastAsia="Calibri"/>
          <w:sz w:val="22"/>
          <w:szCs w:val="22"/>
          <w:lang w:val="en-US" w:eastAsia="en-US"/>
        </w:rPr>
        <w:t xml:space="preserve"> (</w:t>
      </w:r>
      <w:r w:rsidR="00F732BC" w:rsidRPr="0026330E">
        <w:rPr>
          <w:rFonts w:eastAsia="Calibri"/>
          <w:sz w:val="22"/>
          <w:szCs w:val="22"/>
          <w:lang w:val="en-US" w:eastAsia="en-US"/>
        </w:rPr>
        <w:t>19K</w:t>
      </w:r>
      <w:r w:rsidR="00F80F29" w:rsidRPr="0026330E">
        <w:rPr>
          <w:rFonts w:eastAsia="Calibri"/>
          <w:sz w:val="22"/>
          <w:szCs w:val="22"/>
          <w:lang w:val="en-US" w:eastAsia="en-US"/>
        </w:rPr>
        <w:t xml:space="preserve"> </w:t>
      </w:r>
      <w:r w:rsidR="00812B62" w:rsidRPr="0026330E">
        <w:rPr>
          <w:sz w:val="22"/>
          <w:szCs w:val="22"/>
          <w:lang w:val="en-US"/>
        </w:rPr>
        <w:t>PrP</w:t>
      </w:r>
      <w:r w:rsidR="00812B62" w:rsidRPr="0026330E">
        <w:rPr>
          <w:sz w:val="22"/>
          <w:szCs w:val="22"/>
          <w:vertAlign w:val="superscript"/>
          <w:lang w:val="en-US"/>
        </w:rPr>
        <w:t>Sc</w:t>
      </w:r>
      <w:r w:rsidR="00812B62" w:rsidRPr="0026330E">
        <w:rPr>
          <w:sz w:val="22"/>
          <w:szCs w:val="22"/>
          <w:lang w:val="en-US"/>
        </w:rPr>
        <w:t xml:space="preserve"> </w:t>
      </w:r>
      <w:r w:rsidR="00F80F29" w:rsidRPr="0026330E">
        <w:rPr>
          <w:rFonts w:eastAsia="Calibri"/>
          <w:sz w:val="22"/>
          <w:szCs w:val="22"/>
          <w:lang w:val="en-US" w:eastAsia="en-US"/>
        </w:rPr>
        <w:t xml:space="preserve">electrophoretic pattern, </w:t>
      </w:r>
      <w:r w:rsidR="00EF6E3D"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 </w:instrText>
      </w:r>
      <w:r w:rsidR="003F2B2F"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EN.CITE.DATA </w:instrText>
      </w:r>
      <w:r w:rsidR="003F2B2F" w:rsidRPr="0026330E">
        <w:rPr>
          <w:rFonts w:eastAsia="Calibri"/>
          <w:sz w:val="22"/>
          <w:szCs w:val="22"/>
          <w:lang w:val="en-US" w:eastAsia="en-US"/>
        </w:rPr>
      </w:r>
      <w:r w:rsidR="003F2B2F"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20</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154BB2" w:rsidRPr="0026330E">
        <w:rPr>
          <w:rFonts w:eastAsia="Calibri"/>
          <w:sz w:val="22"/>
          <w:szCs w:val="22"/>
          <w:lang w:val="en-US" w:eastAsia="en-US"/>
        </w:rPr>
        <w:t xml:space="preserve">), upon isolation have </w:t>
      </w:r>
      <w:r w:rsidR="0007660F" w:rsidRPr="0026330E">
        <w:rPr>
          <w:rFonts w:eastAsia="Calibri"/>
          <w:sz w:val="22"/>
          <w:szCs w:val="22"/>
          <w:lang w:val="en-US" w:eastAsia="en-US"/>
        </w:rPr>
        <w:t>their respective suPrP contain</w:t>
      </w:r>
      <w:r w:rsidR="00154BB2" w:rsidRPr="0026330E">
        <w:rPr>
          <w:rFonts w:eastAsia="Calibri"/>
          <w:sz w:val="22"/>
          <w:szCs w:val="22"/>
          <w:lang w:val="en-US" w:eastAsia="en-US"/>
        </w:rPr>
        <w:t>ing</w:t>
      </w:r>
      <w:r w:rsidR="0007660F" w:rsidRPr="0026330E">
        <w:rPr>
          <w:rFonts w:eastAsia="Calibri"/>
          <w:sz w:val="22"/>
          <w:szCs w:val="22"/>
          <w:lang w:val="en-US" w:eastAsia="en-US"/>
        </w:rPr>
        <w:t xml:space="preserve"> the information relative to their differential proteolysis pattern</w:t>
      </w:r>
      <w:r w:rsidR="00F80F29" w:rsidRPr="0026330E">
        <w:rPr>
          <w:rFonts w:eastAsia="Calibri"/>
          <w:sz w:val="22"/>
          <w:szCs w:val="22"/>
          <w:lang w:val="en-US" w:eastAsia="en-US"/>
        </w:rPr>
        <w:t xml:space="preserve">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154BB2" w:rsidRPr="0026330E">
        <w:rPr>
          <w:rFonts w:eastAsia="Calibri"/>
          <w:sz w:val="22"/>
          <w:szCs w:val="22"/>
          <w:lang w:val="en-US" w:eastAsia="en-US"/>
        </w:rPr>
        <w:t xml:space="preserve">. </w:t>
      </w:r>
      <w:r w:rsidR="00BD62CC" w:rsidRPr="0026330E">
        <w:rPr>
          <w:rFonts w:eastAsia="Calibri"/>
          <w:sz w:val="22"/>
          <w:szCs w:val="22"/>
          <w:lang w:val="en-US" w:eastAsia="en-US"/>
        </w:rPr>
        <w:t>T</w:t>
      </w:r>
      <w:r w:rsidR="00154BB2" w:rsidRPr="0026330E">
        <w:rPr>
          <w:rFonts w:eastAsia="Calibri"/>
          <w:sz w:val="22"/>
          <w:szCs w:val="22"/>
          <w:lang w:val="en-US" w:eastAsia="en-US"/>
        </w:rPr>
        <w:t xml:space="preserve">hese two strains </w:t>
      </w:r>
      <w:r w:rsidR="00F62531" w:rsidRPr="0026330E">
        <w:rPr>
          <w:rFonts w:eastAsia="Calibri"/>
          <w:sz w:val="22"/>
          <w:szCs w:val="22"/>
          <w:lang w:val="en-US" w:eastAsia="en-US"/>
        </w:rPr>
        <w:t>c</w:t>
      </w:r>
      <w:r w:rsidR="00BD62CC" w:rsidRPr="0026330E">
        <w:rPr>
          <w:rFonts w:eastAsia="Calibri"/>
          <w:sz w:val="22"/>
          <w:szCs w:val="22"/>
          <w:lang w:val="en-US" w:eastAsia="en-US"/>
        </w:rPr>
        <w:t xml:space="preserve">an be </w:t>
      </w:r>
      <w:r w:rsidR="00F62531" w:rsidRPr="0026330E">
        <w:rPr>
          <w:rFonts w:eastAsia="Calibri"/>
          <w:sz w:val="22"/>
          <w:szCs w:val="22"/>
          <w:lang w:val="en-US" w:eastAsia="en-US"/>
        </w:rPr>
        <w:t>stably co-</w:t>
      </w:r>
      <w:r w:rsidR="00154BB2" w:rsidRPr="0026330E">
        <w:rPr>
          <w:rFonts w:eastAsia="Calibri"/>
          <w:sz w:val="22"/>
          <w:szCs w:val="22"/>
          <w:lang w:val="en-US" w:eastAsia="en-US"/>
        </w:rPr>
        <w:t xml:space="preserve">propagated </w:t>
      </w:r>
      <w:r w:rsidR="00F62531" w:rsidRPr="0026330E">
        <w:rPr>
          <w:rFonts w:eastAsia="Calibri"/>
          <w:sz w:val="22"/>
          <w:szCs w:val="22"/>
          <w:lang w:val="en-US" w:eastAsia="en-US"/>
        </w:rPr>
        <w:t xml:space="preserve">in </w:t>
      </w:r>
      <w:r w:rsidR="00154BB2" w:rsidRPr="0026330E">
        <w:rPr>
          <w:rFonts w:eastAsia="Calibri"/>
          <w:sz w:val="22"/>
          <w:szCs w:val="22"/>
          <w:lang w:val="en-US" w:eastAsia="en-US"/>
        </w:rPr>
        <w:t xml:space="preserve">the brains of experimentally infected </w:t>
      </w:r>
      <w:r w:rsidR="00F62531" w:rsidRPr="0026330E">
        <w:rPr>
          <w:rFonts w:eastAsia="Calibri"/>
          <w:sz w:val="22"/>
          <w:szCs w:val="22"/>
          <w:lang w:val="en-US" w:eastAsia="en-US"/>
        </w:rPr>
        <w:t>t</w:t>
      </w:r>
      <w:r w:rsidR="00154BB2" w:rsidRPr="0026330E">
        <w:rPr>
          <w:rFonts w:eastAsia="Calibri"/>
          <w:sz w:val="22"/>
          <w:szCs w:val="22"/>
          <w:lang w:val="en-US" w:eastAsia="en-US"/>
        </w:rPr>
        <w:t>ransgenic mouse</w:t>
      </w:r>
      <w:r w:rsidR="00BD62CC" w:rsidRPr="0026330E">
        <w:rPr>
          <w:rFonts w:eastAsia="Calibri"/>
          <w:sz w:val="22"/>
          <w:szCs w:val="22"/>
          <w:lang w:val="en-US" w:eastAsia="en-US"/>
        </w:rPr>
        <w:t xml:space="preserve"> </w:t>
      </w:r>
      <w:r w:rsidR="00EF6E3D" w:rsidRPr="0026330E">
        <w:rPr>
          <w:rFonts w:eastAsia="Calibri"/>
          <w:sz w:val="22"/>
          <w:szCs w:val="22"/>
          <w:lang w:val="en-US" w:eastAsia="en-US"/>
        </w:rPr>
        <w:lastRenderedPageBreak/>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 </w:instrText>
      </w:r>
      <w:r w:rsidR="003F2B2F"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EN.CITE.DATA </w:instrText>
      </w:r>
      <w:r w:rsidR="003F2B2F" w:rsidRPr="0026330E">
        <w:rPr>
          <w:rFonts w:eastAsia="Calibri"/>
          <w:sz w:val="22"/>
          <w:szCs w:val="22"/>
          <w:lang w:val="en-US" w:eastAsia="en-US"/>
        </w:rPr>
      </w:r>
      <w:r w:rsidR="003F2B2F"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20</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154BB2" w:rsidRPr="0026330E">
        <w:rPr>
          <w:rFonts w:eastAsia="Calibri"/>
          <w:sz w:val="22"/>
          <w:szCs w:val="22"/>
          <w:lang w:val="en-US" w:eastAsia="en-US"/>
        </w:rPr>
        <w:t xml:space="preserve">, thus questioning the potential relationships between their SuPrP. </w:t>
      </w:r>
      <w:r w:rsidR="00F62531" w:rsidRPr="0026330E">
        <w:rPr>
          <w:rFonts w:eastAsia="Calibri"/>
          <w:sz w:val="22"/>
          <w:szCs w:val="22"/>
          <w:lang w:val="en-US" w:eastAsia="en-US"/>
        </w:rPr>
        <w:t xml:space="preserve"> </w:t>
      </w:r>
      <w:r w:rsidR="00BD62CC" w:rsidRPr="0026330E">
        <w:rPr>
          <w:rFonts w:eastAsia="Calibri"/>
          <w:sz w:val="22"/>
          <w:szCs w:val="22"/>
          <w:lang w:val="en-US" w:eastAsia="en-US"/>
        </w:rPr>
        <w:t>It will thus be readily possible to study the suPrP from the T1</w:t>
      </w:r>
      <w:r w:rsidR="00BD62CC" w:rsidRPr="0026330E">
        <w:rPr>
          <w:rFonts w:eastAsia="Calibri"/>
          <w:sz w:val="22"/>
          <w:szCs w:val="22"/>
          <w:vertAlign w:val="superscript"/>
          <w:lang w:val="en-US" w:eastAsia="en-US"/>
        </w:rPr>
        <w:t>Ov</w:t>
      </w:r>
      <w:r w:rsidR="00BD62CC" w:rsidRPr="0026330E">
        <w:rPr>
          <w:rFonts w:eastAsia="Calibri"/>
          <w:sz w:val="22"/>
          <w:szCs w:val="22"/>
          <w:lang w:val="en-US" w:eastAsia="en-US"/>
        </w:rPr>
        <w:t xml:space="preserve"> and T2</w:t>
      </w:r>
      <w:r w:rsidR="00BD62CC" w:rsidRPr="0026330E">
        <w:rPr>
          <w:rFonts w:eastAsia="Calibri"/>
          <w:sz w:val="22"/>
          <w:szCs w:val="22"/>
          <w:vertAlign w:val="superscript"/>
          <w:lang w:val="en-US" w:eastAsia="en-US"/>
        </w:rPr>
        <w:t>Ov</w:t>
      </w:r>
      <w:r w:rsidR="00BD62CC" w:rsidRPr="0026330E">
        <w:rPr>
          <w:rFonts w:eastAsia="Calibri"/>
          <w:sz w:val="22"/>
          <w:szCs w:val="22"/>
          <w:lang w:val="en-US" w:eastAsia="en-US"/>
        </w:rPr>
        <w:t xml:space="preserve"> subassemblies upon isolation or as mixture.</w:t>
      </w:r>
    </w:p>
    <w:p w14:paraId="2F6E6A7F" w14:textId="77777777" w:rsidR="00475B9A" w:rsidRPr="0026330E" w:rsidRDefault="00BD62CC" w:rsidP="0027489C">
      <w:pPr>
        <w:spacing w:before="60"/>
        <w:jc w:val="both"/>
        <w:rPr>
          <w:ins w:id="52" w:author="Vincent Béringue" w:date="2017-10-31T16:39:00Z"/>
          <w:rFonts w:eastAsia="Calibri"/>
          <w:sz w:val="22"/>
          <w:szCs w:val="22"/>
          <w:lang w:val="en-US" w:eastAsia="en-US"/>
        </w:rPr>
      </w:pPr>
      <w:r w:rsidRPr="0026330E">
        <w:rPr>
          <w:rFonts w:eastAsia="Calibri"/>
          <w:sz w:val="22"/>
          <w:szCs w:val="22"/>
          <w:lang w:val="en-US" w:eastAsia="en-US"/>
        </w:rPr>
        <w:t xml:space="preserve"> </w:t>
      </w:r>
      <w:r w:rsidR="0007660F" w:rsidRPr="0026330E">
        <w:rPr>
          <w:rFonts w:eastAsia="Calibri"/>
          <w:b/>
          <w:sz w:val="22"/>
          <w:szCs w:val="22"/>
          <w:lang w:val="en-US" w:eastAsia="en-US"/>
        </w:rPr>
        <w:t>Outcome</w:t>
      </w:r>
      <w:r w:rsidR="00A671E1">
        <w:rPr>
          <w:rFonts w:eastAsia="Calibri"/>
          <w:b/>
          <w:sz w:val="22"/>
          <w:szCs w:val="22"/>
          <w:lang w:val="en-US" w:eastAsia="en-US"/>
        </w:rPr>
        <w:t xml:space="preserve">. </w:t>
      </w:r>
      <w:r w:rsidR="00A65B72" w:rsidRPr="0026330E">
        <w:rPr>
          <w:rFonts w:eastAsia="Calibri"/>
          <w:sz w:val="22"/>
          <w:szCs w:val="22"/>
          <w:lang w:val="en-US" w:eastAsia="en-US"/>
        </w:rPr>
        <w:t xml:space="preserve">This subtask will lead us to determine if the </w:t>
      </w:r>
      <w:r w:rsidR="00812B62" w:rsidRPr="0026330E">
        <w:rPr>
          <w:sz w:val="22"/>
          <w:szCs w:val="22"/>
          <w:lang w:val="en-US"/>
        </w:rPr>
        <w:t>PrP</w:t>
      </w:r>
      <w:r w:rsidR="00812B62" w:rsidRPr="0026330E">
        <w:rPr>
          <w:sz w:val="22"/>
          <w:szCs w:val="22"/>
          <w:vertAlign w:val="superscript"/>
          <w:lang w:val="en-US"/>
        </w:rPr>
        <w:t>Sc</w:t>
      </w:r>
      <w:r w:rsidR="00812B62" w:rsidRPr="0026330E">
        <w:rPr>
          <w:sz w:val="22"/>
          <w:szCs w:val="22"/>
          <w:lang w:val="en-US"/>
        </w:rPr>
        <w:t xml:space="preserve"> </w:t>
      </w:r>
      <w:r w:rsidR="00A65B72" w:rsidRPr="0026330E">
        <w:rPr>
          <w:rFonts w:eastAsia="Calibri"/>
          <w:sz w:val="22"/>
          <w:szCs w:val="22"/>
          <w:lang w:val="en-US" w:eastAsia="en-US"/>
        </w:rPr>
        <w:t>subassemblies differ by the architecture of their respective suPrP. In other words</w:t>
      </w:r>
      <w:r w:rsidR="002B1170" w:rsidRPr="0026330E">
        <w:rPr>
          <w:rFonts w:eastAsia="Calibri"/>
          <w:sz w:val="22"/>
          <w:szCs w:val="22"/>
          <w:lang w:val="en-US" w:eastAsia="en-US"/>
        </w:rPr>
        <w:t>,</w:t>
      </w:r>
      <w:r w:rsidR="00A65B72" w:rsidRPr="0026330E">
        <w:rPr>
          <w:rFonts w:eastAsia="Calibri"/>
          <w:sz w:val="22"/>
          <w:szCs w:val="22"/>
          <w:lang w:val="en-US" w:eastAsia="en-US"/>
        </w:rPr>
        <w:t xml:space="preserve"> if it exist</w:t>
      </w:r>
      <w:r w:rsidR="002B1170" w:rsidRPr="0026330E">
        <w:rPr>
          <w:rFonts w:eastAsia="Calibri"/>
          <w:sz w:val="22"/>
          <w:szCs w:val="22"/>
          <w:lang w:val="en-US" w:eastAsia="en-US"/>
        </w:rPr>
        <w:t>s</w:t>
      </w:r>
      <w:r w:rsidR="00A65B72" w:rsidRPr="0026330E">
        <w:rPr>
          <w:rFonts w:eastAsia="Calibri"/>
          <w:sz w:val="22"/>
          <w:szCs w:val="22"/>
          <w:lang w:val="en-US" w:eastAsia="en-US"/>
        </w:rPr>
        <w:t xml:space="preserve"> an intrinsic heterogenic structuration of su</w:t>
      </w:r>
      <w:r w:rsidR="002B1170" w:rsidRPr="0026330E">
        <w:rPr>
          <w:rFonts w:eastAsia="Calibri"/>
          <w:sz w:val="22"/>
          <w:szCs w:val="22"/>
          <w:lang w:val="en-US" w:eastAsia="en-US"/>
        </w:rPr>
        <w:t xml:space="preserve">PrP leading to the formation </w:t>
      </w:r>
      <w:r w:rsidR="00812B62" w:rsidRPr="0026330E">
        <w:rPr>
          <w:sz w:val="22"/>
          <w:szCs w:val="22"/>
          <w:lang w:val="en-US"/>
        </w:rPr>
        <w:t>PrP</w:t>
      </w:r>
      <w:r w:rsidR="00812B62" w:rsidRPr="0026330E">
        <w:rPr>
          <w:sz w:val="22"/>
          <w:szCs w:val="22"/>
          <w:vertAlign w:val="superscript"/>
          <w:lang w:val="en-US"/>
        </w:rPr>
        <w:t>Sc</w:t>
      </w:r>
      <w:r w:rsidR="00812B62" w:rsidRPr="0026330E">
        <w:rPr>
          <w:sz w:val="22"/>
          <w:szCs w:val="22"/>
          <w:lang w:val="en-US"/>
        </w:rPr>
        <w:t xml:space="preserve"> </w:t>
      </w:r>
      <w:r w:rsidR="002B1170" w:rsidRPr="0026330E">
        <w:rPr>
          <w:rFonts w:eastAsia="Calibri"/>
          <w:sz w:val="22"/>
          <w:szCs w:val="22"/>
          <w:lang w:val="en-US" w:eastAsia="en-US"/>
        </w:rPr>
        <w:t>substructure</w:t>
      </w:r>
      <w:r w:rsidR="007409CC" w:rsidRPr="0026330E">
        <w:rPr>
          <w:rFonts w:eastAsia="Calibri"/>
          <w:sz w:val="22"/>
          <w:szCs w:val="22"/>
          <w:lang w:val="en-US" w:eastAsia="en-US"/>
        </w:rPr>
        <w:t xml:space="preserve">. Or structural diversification of </w:t>
      </w:r>
      <w:r w:rsidR="00812B62" w:rsidRPr="0026330E">
        <w:rPr>
          <w:sz w:val="22"/>
          <w:szCs w:val="22"/>
          <w:lang w:val="en-US"/>
        </w:rPr>
        <w:t>PrP</w:t>
      </w:r>
      <w:r w:rsidR="00812B62" w:rsidRPr="0026330E">
        <w:rPr>
          <w:sz w:val="22"/>
          <w:szCs w:val="22"/>
          <w:vertAlign w:val="superscript"/>
          <w:lang w:val="en-US"/>
        </w:rPr>
        <w:t>Sc</w:t>
      </w:r>
      <w:r w:rsidR="00812B62" w:rsidRPr="0026330E">
        <w:rPr>
          <w:sz w:val="22"/>
          <w:szCs w:val="22"/>
          <w:lang w:val="en-US"/>
        </w:rPr>
        <w:t xml:space="preserve"> </w:t>
      </w:r>
      <w:r w:rsidR="007409CC" w:rsidRPr="0026330E">
        <w:rPr>
          <w:rFonts w:eastAsia="Calibri"/>
          <w:sz w:val="22"/>
          <w:szCs w:val="22"/>
          <w:lang w:val="en-US" w:eastAsia="en-US"/>
        </w:rPr>
        <w:t xml:space="preserve">assemblies occurs during structural fluctuations during the condensation of a commune suPrP. </w:t>
      </w:r>
      <w:r w:rsidR="00CC64A5" w:rsidRPr="0026330E">
        <w:rPr>
          <w:rFonts w:eastAsia="Calibri"/>
          <w:sz w:val="22"/>
          <w:szCs w:val="22"/>
          <w:lang w:val="en-US" w:eastAsia="en-US"/>
        </w:rPr>
        <w:t xml:space="preserve">The fluctuation could be environmental and joints the subtask </w:t>
      </w:r>
      <w:r w:rsidR="00090436" w:rsidRPr="0026330E">
        <w:rPr>
          <w:rFonts w:eastAsia="Calibri"/>
          <w:sz w:val="22"/>
          <w:szCs w:val="22"/>
          <w:lang w:val="en-US" w:eastAsia="en-US"/>
        </w:rPr>
        <w:t>1.1.4</w:t>
      </w:r>
      <w:r w:rsidR="00812B62" w:rsidRPr="0026330E">
        <w:rPr>
          <w:rFonts w:eastAsia="Calibri"/>
          <w:sz w:val="22"/>
          <w:szCs w:val="22"/>
          <w:lang w:val="en-US" w:eastAsia="en-US"/>
        </w:rPr>
        <w:t>.</w:t>
      </w:r>
    </w:p>
    <w:p w14:paraId="39F853A4" w14:textId="77777777" w:rsidR="007F7DC9" w:rsidRDefault="007F7DC9" w:rsidP="007F7DC9">
      <w:pPr>
        <w:spacing w:before="60"/>
        <w:jc w:val="both"/>
        <w:rPr>
          <w:ins w:id="53" w:author="Human Rezaei" w:date="2017-11-07T12:31:00Z"/>
          <w:sz w:val="22"/>
          <w:szCs w:val="22"/>
          <w:lang w:val="en-US"/>
        </w:rPr>
      </w:pPr>
      <w:ins w:id="54" w:author="Human Rezaei" w:date="2017-11-07T12:31:00Z">
        <w:r w:rsidRPr="00242028">
          <w:rPr>
            <w:b/>
            <w:sz w:val="22"/>
            <w:szCs w:val="22"/>
            <w:lang w:val="en-US"/>
          </w:rPr>
          <w:t>Synergetic outcome:</w:t>
        </w:r>
        <w:r>
          <w:rPr>
            <w:sz w:val="22"/>
            <w:szCs w:val="22"/>
            <w:lang w:val="en-US"/>
          </w:rPr>
          <w:t xml:space="preserve"> </w:t>
        </w:r>
        <w:r w:rsidR="005672AC">
          <w:rPr>
            <w:sz w:val="22"/>
            <w:szCs w:val="22"/>
            <w:lang w:val="en-US"/>
          </w:rPr>
          <w:t xml:space="preserve">The </w:t>
        </w:r>
      </w:ins>
      <w:ins w:id="55" w:author="Human Rezaei" w:date="2017-11-07T12:32:00Z">
        <w:r w:rsidR="005672AC">
          <w:rPr>
            <w:sz w:val="22"/>
            <w:szCs w:val="22"/>
            <w:lang w:val="en-US"/>
          </w:rPr>
          <w:t>synergetic</w:t>
        </w:r>
      </w:ins>
      <w:ins w:id="56" w:author="Human Rezaei" w:date="2017-11-07T12:31:00Z">
        <w:r w:rsidR="005672AC">
          <w:rPr>
            <w:sz w:val="22"/>
            <w:szCs w:val="22"/>
            <w:lang w:val="en-US"/>
          </w:rPr>
          <w:t xml:space="preserve"> </w:t>
        </w:r>
      </w:ins>
      <w:ins w:id="57" w:author="Human Rezaei" w:date="2017-11-07T12:32:00Z">
        <w:r w:rsidR="005672AC">
          <w:rPr>
            <w:sz w:val="22"/>
            <w:szCs w:val="22"/>
            <w:lang w:val="en-US"/>
          </w:rPr>
          <w:t xml:space="preserve">outcome of this subtask will have important impact on the modeling of network of </w:t>
        </w:r>
      </w:ins>
      <w:ins w:id="58" w:author="Human Rezaei" w:date="2017-11-07T12:33:00Z">
        <w:r w:rsidR="005672AC">
          <w:rPr>
            <w:sz w:val="22"/>
            <w:szCs w:val="22"/>
            <w:lang w:val="en-US"/>
          </w:rPr>
          <w:t>exchange</w:t>
        </w:r>
      </w:ins>
      <w:ins w:id="59" w:author="Human Rezaei" w:date="2017-11-07T12:36:00Z">
        <w:r w:rsidR="00626B4E">
          <w:rPr>
            <w:sz w:val="22"/>
            <w:szCs w:val="22"/>
            <w:lang w:val="en-US"/>
          </w:rPr>
          <w:t>.</w:t>
        </w:r>
      </w:ins>
      <w:ins w:id="60" w:author="Human Rezaei" w:date="2017-11-07T12:32:00Z">
        <w:r w:rsidR="005672AC">
          <w:rPr>
            <w:sz w:val="22"/>
            <w:szCs w:val="22"/>
            <w:lang w:val="en-US"/>
          </w:rPr>
          <w:t xml:space="preserve"> </w:t>
        </w:r>
      </w:ins>
      <w:ins w:id="61" w:author="Human Rezaei" w:date="2017-11-07T12:36:00Z">
        <w:r w:rsidR="00626B4E">
          <w:rPr>
            <w:sz w:val="22"/>
            <w:szCs w:val="22"/>
            <w:lang w:val="en-US"/>
          </w:rPr>
          <w:t>Indeed if</w:t>
        </w:r>
      </w:ins>
      <w:ins w:id="62" w:author="Human Rezaei" w:date="2017-11-07T12:33:00Z">
        <w:r w:rsidR="005672AC">
          <w:rPr>
            <w:sz w:val="22"/>
            <w:szCs w:val="22"/>
            <w:lang w:val="en-US"/>
          </w:rPr>
          <w:t xml:space="preserve"> it exists two </w:t>
        </w:r>
      </w:ins>
      <w:ins w:id="63" w:author="Human Rezaei" w:date="2017-11-07T12:34:00Z">
        <w:r w:rsidR="005672AC">
          <w:rPr>
            <w:sz w:val="22"/>
            <w:szCs w:val="22"/>
            <w:lang w:val="en-US"/>
          </w:rPr>
          <w:t>type</w:t>
        </w:r>
      </w:ins>
      <w:ins w:id="64" w:author="Human Rezaei" w:date="2017-11-07T12:33:00Z">
        <w:r w:rsidR="005672AC">
          <w:rPr>
            <w:sz w:val="22"/>
            <w:szCs w:val="22"/>
            <w:lang w:val="en-US"/>
          </w:rPr>
          <w:t xml:space="preserve"> suPrP </w:t>
        </w:r>
      </w:ins>
      <w:ins w:id="65" w:author="Human Rezaei" w:date="2017-11-07T12:34:00Z">
        <w:r w:rsidR="005672AC">
          <w:rPr>
            <w:sz w:val="22"/>
            <w:szCs w:val="22"/>
            <w:lang w:val="en-US"/>
          </w:rPr>
          <w:t>differing</w:t>
        </w:r>
      </w:ins>
      <w:ins w:id="66" w:author="Human Rezaei" w:date="2017-11-07T12:33:00Z">
        <w:r w:rsidR="005672AC">
          <w:rPr>
            <w:sz w:val="22"/>
            <w:szCs w:val="22"/>
            <w:lang w:val="en-US"/>
          </w:rPr>
          <w:t xml:space="preserve"> in size</w:t>
        </w:r>
      </w:ins>
      <w:ins w:id="67" w:author="Human Rezaei" w:date="2017-11-07T12:34:00Z">
        <w:r w:rsidR="005672AC">
          <w:rPr>
            <w:sz w:val="22"/>
            <w:szCs w:val="22"/>
            <w:lang w:val="en-US"/>
          </w:rPr>
          <w:t xml:space="preserve"> </w:t>
        </w:r>
        <w:r w:rsidR="00321FE8">
          <w:rPr>
            <w:sz w:val="22"/>
            <w:szCs w:val="22"/>
            <w:lang w:val="en-US"/>
          </w:rPr>
          <w:t>their intercon</w:t>
        </w:r>
      </w:ins>
      <w:ins w:id="68" w:author="Human Rezaei" w:date="2017-11-07T12:35:00Z">
        <w:r w:rsidR="00626B4E">
          <w:rPr>
            <w:sz w:val="22"/>
            <w:szCs w:val="22"/>
            <w:lang w:val="en-US"/>
          </w:rPr>
          <w:t>version</w:t>
        </w:r>
      </w:ins>
      <w:ins w:id="69" w:author="Human Rezaei" w:date="2017-11-07T12:34:00Z">
        <w:r w:rsidR="00321FE8">
          <w:rPr>
            <w:sz w:val="22"/>
            <w:szCs w:val="22"/>
            <w:lang w:val="en-US"/>
          </w:rPr>
          <w:t xml:space="preserve"> will in</w:t>
        </w:r>
      </w:ins>
      <w:ins w:id="70" w:author="Human Rezaei" w:date="2017-11-07T12:35:00Z">
        <w:r w:rsidR="00321FE8">
          <w:rPr>
            <w:sz w:val="22"/>
            <w:szCs w:val="22"/>
            <w:lang w:val="en-US"/>
          </w:rPr>
          <w:t xml:space="preserve">volve </w:t>
        </w:r>
        <w:r w:rsidR="00626B4E">
          <w:rPr>
            <w:sz w:val="22"/>
            <w:szCs w:val="22"/>
            <w:lang w:val="en-US"/>
          </w:rPr>
          <w:t>either a relies or recapture of monomer.</w:t>
        </w:r>
      </w:ins>
    </w:p>
    <w:p w14:paraId="06AD9BB0" w14:textId="77777777" w:rsidR="00A671E1" w:rsidRDefault="00A671E1" w:rsidP="0027489C">
      <w:pPr>
        <w:pStyle w:val="Task"/>
        <w:spacing w:before="60"/>
        <w:rPr>
          <w:rFonts w:eastAsia="Calibri"/>
          <w:sz w:val="22"/>
          <w:lang w:eastAsia="en-US"/>
        </w:rPr>
      </w:pPr>
    </w:p>
    <w:p w14:paraId="4D3A71FF" w14:textId="77777777" w:rsidR="00F6691D" w:rsidRPr="00F03720" w:rsidRDefault="00F6691D" w:rsidP="0027489C">
      <w:pPr>
        <w:pStyle w:val="Task"/>
        <w:spacing w:before="60"/>
        <w:rPr>
          <w:rFonts w:eastAsia="Calibri"/>
          <w:sz w:val="22"/>
          <w:u w:val="single"/>
          <w:lang w:eastAsia="en-US"/>
        </w:rPr>
      </w:pPr>
      <w:r w:rsidRPr="00F03720">
        <w:rPr>
          <w:rFonts w:eastAsia="Calibri"/>
          <w:sz w:val="22"/>
          <w:u w:val="single"/>
          <w:lang w:eastAsia="en-US"/>
        </w:rPr>
        <w:t>Task 1.3 Dynamic of PrP</w:t>
      </w:r>
      <w:r w:rsidRPr="00F03720">
        <w:rPr>
          <w:rFonts w:eastAsia="Calibri"/>
          <w:sz w:val="22"/>
          <w:u w:val="single"/>
          <w:vertAlign w:val="superscript"/>
          <w:lang w:eastAsia="en-US"/>
        </w:rPr>
        <w:t>Sc</w:t>
      </w:r>
      <w:r w:rsidRPr="00F03720">
        <w:rPr>
          <w:rFonts w:eastAsia="Calibri"/>
          <w:sz w:val="22"/>
          <w:u w:val="single"/>
          <w:lang w:eastAsia="en-US"/>
        </w:rPr>
        <w:t xml:space="preserve"> assemblies and exchange process.</w:t>
      </w:r>
    </w:p>
    <w:p w14:paraId="56343347" w14:textId="77777777" w:rsidR="009E54A6" w:rsidRPr="0026330E" w:rsidRDefault="002A2CB2" w:rsidP="0027489C">
      <w:pPr>
        <w:spacing w:before="60"/>
        <w:jc w:val="both"/>
        <w:outlineLvl w:val="0"/>
        <w:rPr>
          <w:rFonts w:eastAsia="Calibri"/>
          <w:sz w:val="22"/>
          <w:szCs w:val="22"/>
          <w:lang w:val="en-US" w:eastAsia="en-US"/>
        </w:rPr>
      </w:pPr>
      <w:r w:rsidRPr="0026330E">
        <w:rPr>
          <w:rFonts w:eastAsia="Calibri"/>
          <w:sz w:val="22"/>
          <w:szCs w:val="22"/>
          <w:lang w:val="en-US" w:eastAsia="en-US"/>
        </w:rPr>
        <w:t>Out of the re</w:t>
      </w:r>
      <w:r w:rsidR="00246CE2" w:rsidRPr="0026330E">
        <w:rPr>
          <w:rFonts w:eastAsia="Calibri"/>
          <w:sz w:val="22"/>
          <w:szCs w:val="22"/>
          <w:lang w:val="en-US" w:eastAsia="en-US"/>
        </w:rPr>
        <w:t>plicative</w:t>
      </w:r>
      <w:r w:rsidRPr="0026330E">
        <w:rPr>
          <w:rFonts w:eastAsia="Calibri"/>
          <w:sz w:val="22"/>
          <w:szCs w:val="22"/>
          <w:lang w:val="en-US" w:eastAsia="en-US"/>
        </w:rPr>
        <w:t xml:space="preserve"> context</w:t>
      </w:r>
      <w:r w:rsidR="00702739" w:rsidRPr="0026330E">
        <w:rPr>
          <w:rFonts w:eastAsia="Calibri"/>
          <w:sz w:val="22"/>
          <w:szCs w:val="22"/>
          <w:lang w:val="en-US" w:eastAsia="en-US"/>
        </w:rPr>
        <w:t>,</w:t>
      </w:r>
      <w:r w:rsidRPr="0026330E">
        <w:rPr>
          <w:rFonts w:eastAsia="Calibri"/>
          <w:sz w:val="22"/>
          <w:szCs w:val="22"/>
          <w:lang w:val="en-US" w:eastAsia="en-US"/>
        </w:rPr>
        <w:t xml:space="preserve"> the coexistence of substructure</w:t>
      </w:r>
      <w:r w:rsidR="00DD3CC2" w:rsidRPr="0026330E">
        <w:rPr>
          <w:rFonts w:eastAsia="Calibri"/>
          <w:sz w:val="22"/>
          <w:szCs w:val="22"/>
          <w:lang w:val="en-US" w:eastAsia="en-US"/>
        </w:rPr>
        <w:t>s</w:t>
      </w:r>
      <w:r w:rsidRPr="0026330E">
        <w:rPr>
          <w:rFonts w:eastAsia="Calibri"/>
          <w:sz w:val="22"/>
          <w:szCs w:val="22"/>
          <w:lang w:val="en-US" w:eastAsia="en-US"/>
        </w:rPr>
        <w:t xml:space="preserve"> or substrain</w:t>
      </w:r>
      <w:r w:rsidR="00DD3CC2" w:rsidRPr="0026330E">
        <w:rPr>
          <w:rFonts w:eastAsia="Calibri"/>
          <w:sz w:val="22"/>
          <w:szCs w:val="22"/>
          <w:lang w:val="en-US" w:eastAsia="en-US"/>
        </w:rPr>
        <w:t>s</w:t>
      </w:r>
      <w:r w:rsidRPr="0026330E">
        <w:rPr>
          <w:rFonts w:eastAsia="Calibri"/>
          <w:sz w:val="22"/>
          <w:szCs w:val="22"/>
          <w:lang w:val="en-US" w:eastAsia="en-US"/>
        </w:rPr>
        <w:t xml:space="preserve"> within the same media/environment is questionable if we consider that each subassembly is in an equilibrium with </w:t>
      </w:r>
      <w:r w:rsidR="00AC386A" w:rsidRPr="0026330E">
        <w:rPr>
          <w:rFonts w:eastAsia="Calibri"/>
          <w:sz w:val="22"/>
          <w:szCs w:val="22"/>
          <w:lang w:val="en-US" w:eastAsia="en-US"/>
        </w:rPr>
        <w:t>its</w:t>
      </w:r>
      <w:r w:rsidRPr="0026330E">
        <w:rPr>
          <w:rFonts w:eastAsia="Calibri"/>
          <w:sz w:val="22"/>
          <w:szCs w:val="22"/>
          <w:lang w:val="en-US" w:eastAsia="en-US"/>
        </w:rPr>
        <w:t xml:space="preserve"> elementary subunit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Pr="0026330E">
        <w:rPr>
          <w:rFonts w:eastAsia="Calibri"/>
          <w:sz w:val="22"/>
          <w:szCs w:val="22"/>
          <w:lang w:val="en-US" w:eastAsia="en-US"/>
        </w:rPr>
        <w:t xml:space="preserve">. </w:t>
      </w:r>
      <w:r w:rsidR="00246CE2" w:rsidRPr="0026330E">
        <w:rPr>
          <w:rFonts w:eastAsia="Calibri"/>
          <w:sz w:val="22"/>
          <w:szCs w:val="22"/>
          <w:lang w:val="en-US" w:eastAsia="en-US"/>
        </w:rPr>
        <w:t xml:space="preserve">Two situations could be envisaged in the case of the coexistence </w:t>
      </w:r>
      <w:r w:rsidR="00CE74A3" w:rsidRPr="0026330E">
        <w:rPr>
          <w:rFonts w:eastAsia="Calibri"/>
          <w:sz w:val="22"/>
          <w:szCs w:val="22"/>
          <w:lang w:val="en-US" w:eastAsia="en-US"/>
        </w:rPr>
        <w:t>of</w:t>
      </w:r>
      <w:r w:rsidR="00246CE2" w:rsidRPr="0026330E">
        <w:rPr>
          <w:rFonts w:eastAsia="Calibri"/>
          <w:sz w:val="22"/>
          <w:szCs w:val="22"/>
          <w:lang w:val="en-US" w:eastAsia="en-US"/>
        </w:rPr>
        <w:t xml:space="preserve"> </w:t>
      </w:r>
      <w:r w:rsidR="00844C9C" w:rsidRPr="0026330E">
        <w:rPr>
          <w:sz w:val="22"/>
          <w:szCs w:val="22"/>
          <w:lang w:val="en-US"/>
        </w:rPr>
        <w:t>PrP</w:t>
      </w:r>
      <w:r w:rsidR="00844C9C" w:rsidRPr="0026330E">
        <w:rPr>
          <w:sz w:val="22"/>
          <w:szCs w:val="22"/>
          <w:vertAlign w:val="superscript"/>
          <w:lang w:val="en-US"/>
        </w:rPr>
        <w:t>Sc</w:t>
      </w:r>
      <w:r w:rsidR="00844C9C" w:rsidRPr="0026330E">
        <w:rPr>
          <w:sz w:val="22"/>
          <w:szCs w:val="22"/>
          <w:lang w:val="en-US"/>
        </w:rPr>
        <w:t xml:space="preserve"> </w:t>
      </w:r>
      <w:r w:rsidR="00CE74A3" w:rsidRPr="0026330E">
        <w:rPr>
          <w:rFonts w:eastAsia="Calibri"/>
          <w:sz w:val="22"/>
          <w:szCs w:val="22"/>
          <w:lang w:val="en-US" w:eastAsia="en-US"/>
        </w:rPr>
        <w:t>sub</w:t>
      </w:r>
      <w:r w:rsidR="007751DE" w:rsidRPr="0026330E">
        <w:rPr>
          <w:rFonts w:eastAsia="Calibri"/>
          <w:sz w:val="22"/>
          <w:szCs w:val="22"/>
          <w:lang w:val="en-US" w:eastAsia="en-US"/>
        </w:rPr>
        <w:t>assemblies (</w:t>
      </w:r>
      <w:r w:rsidR="00E90632" w:rsidRPr="00E90632">
        <w:rPr>
          <w:rFonts w:eastAsia="Calibri"/>
          <w:color w:val="0432FF"/>
          <w:sz w:val="22"/>
          <w:szCs w:val="22"/>
          <w:lang w:val="en-US" w:eastAsia="en-US"/>
        </w:rPr>
        <w:t>Figure 3</w:t>
      </w:r>
      <w:r w:rsidR="007751DE" w:rsidRPr="0026330E">
        <w:rPr>
          <w:rFonts w:eastAsia="Calibri"/>
          <w:sz w:val="22"/>
          <w:szCs w:val="22"/>
          <w:lang w:val="en-US" w:eastAsia="en-US"/>
        </w:rPr>
        <w:t>).</w:t>
      </w:r>
      <w:r w:rsidR="00246CE2" w:rsidRPr="0026330E">
        <w:rPr>
          <w:rFonts w:eastAsia="Calibri"/>
          <w:sz w:val="22"/>
          <w:szCs w:val="22"/>
          <w:lang w:val="en-US" w:eastAsia="en-US"/>
        </w:rPr>
        <w:t xml:space="preserve"> The </w:t>
      </w:r>
      <w:r w:rsidR="00954E86" w:rsidRPr="0026330E">
        <w:rPr>
          <w:rFonts w:eastAsia="Calibri"/>
          <w:sz w:val="22"/>
          <w:szCs w:val="22"/>
          <w:lang w:val="en-US" w:eastAsia="en-US"/>
        </w:rPr>
        <w:t>first</w:t>
      </w:r>
      <w:r w:rsidR="00246CE2" w:rsidRPr="0026330E">
        <w:rPr>
          <w:rFonts w:eastAsia="Calibri"/>
          <w:sz w:val="22"/>
          <w:szCs w:val="22"/>
          <w:lang w:val="en-US" w:eastAsia="en-US"/>
        </w:rPr>
        <w:t xml:space="preserve"> situation could </w:t>
      </w:r>
      <w:r w:rsidR="009E54A6" w:rsidRPr="0026330E">
        <w:rPr>
          <w:rFonts w:eastAsia="Calibri"/>
          <w:sz w:val="22"/>
          <w:szCs w:val="22"/>
          <w:lang w:val="en-US" w:eastAsia="en-US"/>
        </w:rPr>
        <w:t xml:space="preserve">correspond to a </w:t>
      </w:r>
      <w:r w:rsidR="009E54A6" w:rsidRPr="0026330E">
        <w:rPr>
          <w:rFonts w:eastAsia="Calibri"/>
          <w:sz w:val="22"/>
          <w:szCs w:val="22"/>
          <w:u w:val="single"/>
          <w:lang w:val="en-US" w:eastAsia="en-US"/>
        </w:rPr>
        <w:t xml:space="preserve">total independency </w:t>
      </w:r>
      <w:r w:rsidR="00DD3CC2" w:rsidRPr="0026330E">
        <w:rPr>
          <w:rFonts w:eastAsia="Calibri"/>
          <w:sz w:val="22"/>
          <w:szCs w:val="22"/>
          <w:u w:val="single"/>
          <w:lang w:val="en-US" w:eastAsia="en-US"/>
        </w:rPr>
        <w:t xml:space="preserve">between </w:t>
      </w:r>
      <w:r w:rsidR="009E54A6" w:rsidRPr="0026330E">
        <w:rPr>
          <w:rFonts w:eastAsia="Calibri"/>
          <w:sz w:val="22"/>
          <w:szCs w:val="22"/>
          <w:u w:val="single"/>
          <w:lang w:val="en-US" w:eastAsia="en-US"/>
        </w:rPr>
        <w:t>each subtype</w:t>
      </w:r>
      <w:r w:rsidR="009E54A6" w:rsidRPr="0026330E">
        <w:rPr>
          <w:rFonts w:eastAsia="Calibri"/>
          <w:sz w:val="22"/>
          <w:szCs w:val="22"/>
          <w:lang w:val="en-US" w:eastAsia="en-US"/>
        </w:rPr>
        <w:t xml:space="preserve"> of </w:t>
      </w:r>
      <w:r w:rsidR="00844C9C" w:rsidRPr="0026330E">
        <w:rPr>
          <w:sz w:val="22"/>
          <w:szCs w:val="22"/>
          <w:lang w:val="en-US"/>
        </w:rPr>
        <w:t>PrP</w:t>
      </w:r>
      <w:r w:rsidR="00844C9C" w:rsidRPr="0026330E">
        <w:rPr>
          <w:sz w:val="22"/>
          <w:szCs w:val="22"/>
          <w:vertAlign w:val="superscript"/>
          <w:lang w:val="en-US"/>
        </w:rPr>
        <w:t>Sc</w:t>
      </w:r>
      <w:r w:rsidR="00844C9C" w:rsidRPr="0026330E">
        <w:rPr>
          <w:sz w:val="22"/>
          <w:szCs w:val="22"/>
          <w:lang w:val="en-US"/>
        </w:rPr>
        <w:t xml:space="preserve"> </w:t>
      </w:r>
      <w:r w:rsidR="009E54A6" w:rsidRPr="0026330E">
        <w:rPr>
          <w:rFonts w:eastAsia="Calibri"/>
          <w:sz w:val="22"/>
          <w:szCs w:val="22"/>
          <w:lang w:val="en-US" w:eastAsia="en-US"/>
        </w:rPr>
        <w:t xml:space="preserve">and their respective elementary building block. The second possibility could correspond to an </w:t>
      </w:r>
      <w:r w:rsidR="00CE74A3" w:rsidRPr="0026330E">
        <w:rPr>
          <w:rFonts w:eastAsia="Calibri"/>
          <w:sz w:val="22"/>
          <w:szCs w:val="22"/>
          <w:lang w:val="en-US" w:eastAsia="en-US"/>
        </w:rPr>
        <w:t>interconnection between subassemblies</w:t>
      </w:r>
      <w:r w:rsidR="009E54A6" w:rsidRPr="0026330E">
        <w:rPr>
          <w:rFonts w:eastAsia="Calibri"/>
          <w:sz w:val="22"/>
          <w:szCs w:val="22"/>
          <w:lang w:val="en-US" w:eastAsia="en-US"/>
        </w:rPr>
        <w:t xml:space="preserve"> through</w:t>
      </w:r>
      <w:r w:rsidR="004734DC" w:rsidRPr="0026330E">
        <w:rPr>
          <w:rFonts w:eastAsia="Calibri"/>
          <w:sz w:val="22"/>
          <w:szCs w:val="22"/>
          <w:lang w:val="en-US" w:eastAsia="en-US"/>
        </w:rPr>
        <w:t xml:space="preserve"> the existence of an equilibrium between</w:t>
      </w:r>
      <w:r w:rsidR="009E54A6" w:rsidRPr="0026330E">
        <w:rPr>
          <w:rFonts w:eastAsia="Calibri"/>
          <w:sz w:val="22"/>
          <w:szCs w:val="22"/>
          <w:lang w:val="en-US" w:eastAsia="en-US"/>
        </w:rPr>
        <w:t xml:space="preserve"> their respective elementary building b</w:t>
      </w:r>
      <w:r w:rsidR="000929D3" w:rsidRPr="0026330E">
        <w:rPr>
          <w:rFonts w:eastAsia="Calibri"/>
          <w:sz w:val="22"/>
          <w:szCs w:val="22"/>
          <w:lang w:val="en-US" w:eastAsia="en-US"/>
        </w:rPr>
        <w:t xml:space="preserve">lock. This last situation </w:t>
      </w:r>
      <w:r w:rsidR="00155948" w:rsidRPr="0026330E">
        <w:rPr>
          <w:rFonts w:eastAsia="Calibri"/>
          <w:sz w:val="22"/>
          <w:szCs w:val="22"/>
          <w:lang w:val="en-US" w:eastAsia="en-US"/>
        </w:rPr>
        <w:t xml:space="preserve">generates an </w:t>
      </w:r>
      <w:r w:rsidR="00155948" w:rsidRPr="0026330E">
        <w:rPr>
          <w:rFonts w:eastAsia="Calibri"/>
          <w:b/>
          <w:sz w:val="22"/>
          <w:szCs w:val="22"/>
          <w:lang w:val="en-US" w:eastAsia="en-US"/>
        </w:rPr>
        <w:t>interconnection</w:t>
      </w:r>
      <w:r w:rsidR="00AB3564" w:rsidRPr="0026330E">
        <w:rPr>
          <w:rFonts w:eastAsia="Calibri"/>
          <w:b/>
          <w:sz w:val="22"/>
          <w:szCs w:val="22"/>
          <w:lang w:val="en-US" w:eastAsia="en-US"/>
        </w:rPr>
        <w:t xml:space="preserve"> between PrP</w:t>
      </w:r>
      <w:r w:rsidR="00AB3564" w:rsidRPr="0026330E">
        <w:rPr>
          <w:rFonts w:eastAsia="Calibri"/>
          <w:b/>
          <w:sz w:val="22"/>
          <w:szCs w:val="22"/>
          <w:vertAlign w:val="superscript"/>
          <w:lang w:val="en-US" w:eastAsia="en-US"/>
        </w:rPr>
        <w:t>Sc</w:t>
      </w:r>
      <w:r w:rsidR="00AB3564" w:rsidRPr="0026330E">
        <w:rPr>
          <w:rFonts w:eastAsia="Calibri"/>
          <w:b/>
          <w:sz w:val="22"/>
          <w:szCs w:val="22"/>
          <w:lang w:val="en-US" w:eastAsia="en-US"/>
        </w:rPr>
        <w:t xml:space="preserve"> subgroup</w:t>
      </w:r>
      <w:r w:rsidR="006825D7" w:rsidRPr="0026330E">
        <w:rPr>
          <w:rFonts w:eastAsia="Calibri"/>
          <w:b/>
          <w:sz w:val="22"/>
          <w:szCs w:val="22"/>
          <w:lang w:val="en-US" w:eastAsia="en-US"/>
        </w:rPr>
        <w:t>s</w:t>
      </w:r>
      <w:r w:rsidR="00155948" w:rsidRPr="0026330E">
        <w:rPr>
          <w:rFonts w:eastAsia="Calibri"/>
          <w:sz w:val="22"/>
          <w:szCs w:val="22"/>
          <w:lang w:val="en-US" w:eastAsia="en-US"/>
        </w:rPr>
        <w:t xml:space="preserve"> through a </w:t>
      </w:r>
      <w:r w:rsidR="00155948" w:rsidRPr="0026330E">
        <w:rPr>
          <w:rFonts w:eastAsia="Calibri"/>
          <w:b/>
          <w:sz w:val="22"/>
          <w:szCs w:val="22"/>
          <w:lang w:val="en-US" w:eastAsia="en-US"/>
        </w:rPr>
        <w:t>network of exchange</w:t>
      </w:r>
      <w:r w:rsidR="00AB3564" w:rsidRPr="0026330E">
        <w:rPr>
          <w:rFonts w:eastAsia="Calibri"/>
          <w:sz w:val="22"/>
          <w:szCs w:val="22"/>
          <w:lang w:val="en-US" w:eastAsia="en-US"/>
        </w:rPr>
        <w:t xml:space="preserve"> in which an implication of PrP</w:t>
      </w:r>
      <w:r w:rsidR="00AB3564" w:rsidRPr="0026330E">
        <w:rPr>
          <w:rFonts w:eastAsia="Calibri"/>
          <w:sz w:val="22"/>
          <w:szCs w:val="22"/>
          <w:vertAlign w:val="superscript"/>
          <w:lang w:val="en-US" w:eastAsia="en-US"/>
        </w:rPr>
        <w:t>C</w:t>
      </w:r>
      <w:r w:rsidR="00AB3564" w:rsidRPr="0026330E">
        <w:rPr>
          <w:rFonts w:eastAsia="Calibri"/>
          <w:sz w:val="22"/>
          <w:szCs w:val="22"/>
          <w:lang w:val="en-US" w:eastAsia="en-US"/>
        </w:rPr>
        <w:t xml:space="preserve"> could be also envisaged</w:t>
      </w:r>
      <w:r w:rsidR="00A35062" w:rsidRPr="0026330E">
        <w:rPr>
          <w:rFonts w:eastAsia="Calibri"/>
          <w:sz w:val="22"/>
          <w:szCs w:val="22"/>
          <w:lang w:val="en-US" w:eastAsia="en-US"/>
        </w:rPr>
        <w:t xml:space="preserve">. </w:t>
      </w:r>
    </w:p>
    <w:p w14:paraId="2BA01D5C" w14:textId="77777777" w:rsidR="00207DB2" w:rsidRPr="0026330E" w:rsidRDefault="006B4A11" w:rsidP="0027489C">
      <w:pPr>
        <w:spacing w:before="60"/>
        <w:jc w:val="both"/>
        <w:outlineLvl w:val="0"/>
        <w:rPr>
          <w:rFonts w:eastAsia="Calibri"/>
          <w:sz w:val="22"/>
          <w:szCs w:val="22"/>
          <w:lang w:val="en-US" w:eastAsia="en-US"/>
        </w:rPr>
      </w:pPr>
      <w:r w:rsidRPr="0026330E">
        <w:rPr>
          <w:rFonts w:eastAsia="Calibri"/>
          <w:noProof/>
          <w:sz w:val="22"/>
          <w:szCs w:val="22"/>
        </w:rPr>
        <w:drawing>
          <wp:anchor distT="0" distB="0" distL="114300" distR="114300" simplePos="0" relativeHeight="251661312" behindDoc="0" locked="0" layoutInCell="1" allowOverlap="1" wp14:anchorId="254D744A" wp14:editId="27730C8E">
            <wp:simplePos x="0" y="0"/>
            <wp:positionH relativeFrom="column">
              <wp:posOffset>3810</wp:posOffset>
            </wp:positionH>
            <wp:positionV relativeFrom="paragraph">
              <wp:posOffset>242570</wp:posOffset>
            </wp:positionV>
            <wp:extent cx="3898900" cy="1573530"/>
            <wp:effectExtent l="0" t="0" r="12700" b="127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10-31 à 21.26.56.png"/>
                    <pic:cNvPicPr/>
                  </pic:nvPicPr>
                  <pic:blipFill>
                    <a:blip r:embed="rId10">
                      <a:extLst>
                        <a:ext uri="{28A0092B-C50C-407E-A947-70E740481C1C}">
                          <a14:useLocalDpi xmlns:a14="http://schemas.microsoft.com/office/drawing/2010/main" val="0"/>
                        </a:ext>
                      </a:extLst>
                    </a:blip>
                    <a:stretch>
                      <a:fillRect/>
                    </a:stretch>
                  </pic:blipFill>
                  <pic:spPr>
                    <a:xfrm>
                      <a:off x="0" y="0"/>
                      <a:ext cx="3898900" cy="1573530"/>
                    </a:xfrm>
                    <a:prstGeom prst="rect">
                      <a:avLst/>
                    </a:prstGeom>
                  </pic:spPr>
                </pic:pic>
              </a:graphicData>
            </a:graphic>
            <wp14:sizeRelH relativeFrom="margin">
              <wp14:pctWidth>0</wp14:pctWidth>
            </wp14:sizeRelH>
            <wp14:sizeRelV relativeFrom="margin">
              <wp14:pctHeight>0</wp14:pctHeight>
            </wp14:sizeRelV>
          </wp:anchor>
        </w:drawing>
      </w:r>
    </w:p>
    <w:p w14:paraId="389321D9" w14:textId="77777777" w:rsidR="00207DB2" w:rsidRPr="0026330E" w:rsidRDefault="00E90632" w:rsidP="0027489C">
      <w:pPr>
        <w:spacing w:before="60"/>
        <w:jc w:val="both"/>
        <w:outlineLvl w:val="0"/>
        <w:rPr>
          <w:rFonts w:eastAsia="Calibri"/>
          <w:sz w:val="22"/>
          <w:szCs w:val="22"/>
          <w:lang w:val="en-US" w:eastAsia="en-US"/>
        </w:rPr>
      </w:pPr>
      <w:r w:rsidRPr="00E90632">
        <w:rPr>
          <w:rFonts w:eastAsia="Calibri"/>
          <w:b/>
          <w:color w:val="0432FF"/>
          <w:sz w:val="22"/>
          <w:szCs w:val="22"/>
          <w:lang w:val="en-US" w:eastAsia="en-US"/>
        </w:rPr>
        <w:t>Figure 3</w:t>
      </w:r>
      <w:r>
        <w:rPr>
          <w:rFonts w:eastAsia="Calibri"/>
          <w:b/>
          <w:sz w:val="22"/>
          <w:szCs w:val="22"/>
          <w:lang w:val="en-US" w:eastAsia="en-US"/>
        </w:rPr>
        <w:t xml:space="preserve">. </w:t>
      </w:r>
      <w:r w:rsidR="00207DB2" w:rsidRPr="0026330E">
        <w:rPr>
          <w:rFonts w:eastAsia="Calibri"/>
          <w:sz w:val="22"/>
          <w:szCs w:val="22"/>
          <w:lang w:val="en-US" w:eastAsia="en-US"/>
        </w:rPr>
        <w:t>The Dynamic of two PrP</w:t>
      </w:r>
      <w:r w:rsidR="00207DB2" w:rsidRPr="00E90632">
        <w:rPr>
          <w:rFonts w:eastAsia="Calibri"/>
          <w:sz w:val="22"/>
          <w:szCs w:val="22"/>
          <w:vertAlign w:val="superscript"/>
          <w:lang w:val="en-US" w:eastAsia="en-US"/>
        </w:rPr>
        <w:t>Sc</w:t>
      </w:r>
      <w:r w:rsidR="00207DB2" w:rsidRPr="0026330E">
        <w:rPr>
          <w:rFonts w:eastAsia="Calibri"/>
          <w:sz w:val="22"/>
          <w:szCs w:val="22"/>
          <w:lang w:val="en-US" w:eastAsia="en-US"/>
        </w:rPr>
        <w:t xml:space="preserve"> subassemblies PrP</w:t>
      </w:r>
      <w:r w:rsidR="00207DB2" w:rsidRPr="00E90632">
        <w:rPr>
          <w:rFonts w:eastAsia="Calibri"/>
          <w:sz w:val="22"/>
          <w:szCs w:val="22"/>
          <w:vertAlign w:val="superscript"/>
          <w:lang w:val="en-US" w:eastAsia="en-US"/>
        </w:rPr>
        <w:t>ScA</w:t>
      </w:r>
      <w:r w:rsidR="00207DB2" w:rsidRPr="0026330E">
        <w:rPr>
          <w:rFonts w:eastAsia="Calibri"/>
          <w:sz w:val="22"/>
          <w:szCs w:val="22"/>
          <w:lang w:val="en-US" w:eastAsia="en-US"/>
        </w:rPr>
        <w:t xml:space="preserve"> and PrP</w:t>
      </w:r>
      <w:r w:rsidR="00207DB2" w:rsidRPr="00E90632">
        <w:rPr>
          <w:rFonts w:eastAsia="Calibri"/>
          <w:sz w:val="22"/>
          <w:szCs w:val="22"/>
          <w:vertAlign w:val="superscript"/>
          <w:lang w:val="en-US" w:eastAsia="en-US"/>
        </w:rPr>
        <w:t>ScB</w:t>
      </w:r>
      <w:r w:rsidR="00207DB2" w:rsidRPr="0026330E">
        <w:rPr>
          <w:rFonts w:eastAsia="Calibri"/>
          <w:sz w:val="22"/>
          <w:szCs w:val="22"/>
          <w:lang w:val="en-US" w:eastAsia="en-US"/>
        </w:rPr>
        <w:t xml:space="preserve"> within the same environment. </w:t>
      </w:r>
      <w:r w:rsidR="00702CAC" w:rsidRPr="0026330E">
        <w:rPr>
          <w:rFonts w:eastAsia="Calibri"/>
          <w:sz w:val="22"/>
          <w:szCs w:val="22"/>
          <w:lang w:val="en-US" w:eastAsia="en-US"/>
        </w:rPr>
        <w:t>PrP</w:t>
      </w:r>
      <w:r w:rsidR="00702CAC" w:rsidRPr="0026330E">
        <w:rPr>
          <w:rFonts w:eastAsia="Calibri"/>
          <w:sz w:val="22"/>
          <w:szCs w:val="22"/>
          <w:vertAlign w:val="superscript"/>
          <w:lang w:val="en-US" w:eastAsia="en-US"/>
        </w:rPr>
        <w:t>ScA</w:t>
      </w:r>
      <w:r w:rsidR="00702CAC" w:rsidRPr="0026330E">
        <w:rPr>
          <w:rFonts w:eastAsia="Calibri"/>
          <w:sz w:val="22"/>
          <w:szCs w:val="22"/>
          <w:lang w:val="en-US" w:eastAsia="en-US"/>
        </w:rPr>
        <w:t xml:space="preserve"> and PrP</w:t>
      </w:r>
      <w:r w:rsidR="00702CAC" w:rsidRPr="0026330E">
        <w:rPr>
          <w:rFonts w:eastAsia="Calibri"/>
          <w:sz w:val="22"/>
          <w:szCs w:val="22"/>
          <w:vertAlign w:val="superscript"/>
          <w:lang w:val="en-US" w:eastAsia="en-US"/>
        </w:rPr>
        <w:t>ScB</w:t>
      </w:r>
      <w:r w:rsidR="00702CAC" w:rsidRPr="0026330E">
        <w:rPr>
          <w:rFonts w:eastAsia="Calibri"/>
          <w:sz w:val="22"/>
          <w:szCs w:val="22"/>
          <w:lang w:val="en-US" w:eastAsia="en-US"/>
        </w:rPr>
        <w:t xml:space="preserve"> could evolve in total independence if </w:t>
      </w:r>
      <w:r w:rsidR="00634663" w:rsidRPr="0026330E">
        <w:rPr>
          <w:rFonts w:eastAsia="Calibri"/>
          <w:sz w:val="22"/>
          <w:szCs w:val="22"/>
          <w:lang w:val="en-US" w:eastAsia="en-US"/>
        </w:rPr>
        <w:t xml:space="preserve">no </w:t>
      </w:r>
      <w:r w:rsidR="00702CAC" w:rsidRPr="0026330E">
        <w:rPr>
          <w:rFonts w:eastAsia="Calibri"/>
          <w:sz w:val="22"/>
          <w:szCs w:val="22"/>
          <w:lang w:val="en-US" w:eastAsia="en-US"/>
        </w:rPr>
        <w:t>material is shared. Their dynamic become</w:t>
      </w:r>
      <w:r w:rsidR="00450AA6">
        <w:rPr>
          <w:rFonts w:eastAsia="Calibri"/>
          <w:sz w:val="22"/>
          <w:szCs w:val="22"/>
          <w:lang w:val="en-US" w:eastAsia="en-US"/>
        </w:rPr>
        <w:t>s</w:t>
      </w:r>
      <w:r w:rsidR="00702CAC" w:rsidRPr="0026330E">
        <w:rPr>
          <w:rFonts w:eastAsia="Calibri"/>
          <w:sz w:val="22"/>
          <w:szCs w:val="22"/>
          <w:lang w:val="en-US" w:eastAsia="en-US"/>
        </w:rPr>
        <w:t xml:space="preserve"> entangled if they exchange </w:t>
      </w:r>
      <w:r w:rsidR="00634663" w:rsidRPr="0026330E">
        <w:rPr>
          <w:rFonts w:eastAsia="Calibri"/>
          <w:sz w:val="22"/>
          <w:szCs w:val="22"/>
          <w:lang w:val="en-US" w:eastAsia="en-US"/>
        </w:rPr>
        <w:t>material</w:t>
      </w:r>
      <w:r w:rsidR="008E0813" w:rsidRPr="0026330E">
        <w:rPr>
          <w:rFonts w:eastAsia="Calibri"/>
          <w:sz w:val="22"/>
          <w:szCs w:val="22"/>
          <w:lang w:val="en-US" w:eastAsia="en-US"/>
        </w:rPr>
        <w:t xml:space="preserve">. Here </w:t>
      </w:r>
      <w:r w:rsidR="006C7D1F" w:rsidRPr="0026330E">
        <w:rPr>
          <w:rFonts w:eastAsia="Calibri"/>
          <w:sz w:val="22"/>
          <w:szCs w:val="22"/>
          <w:lang w:val="en-US" w:eastAsia="en-US"/>
        </w:rPr>
        <w:t xml:space="preserve">the exchange occurs through the existence of an equilibrium: </w:t>
      </w:r>
      <m:oMath>
        <m:sSup>
          <m:sSupPr>
            <m:ctrlPr>
              <w:rPr>
                <w:rFonts w:ascii="Cambria Math" w:eastAsia="Calibri" w:hAnsi="Cambria Math"/>
                <w:i/>
                <w:sz w:val="22"/>
                <w:szCs w:val="22"/>
                <w:lang w:val="en-US" w:eastAsia="en-US"/>
              </w:rPr>
            </m:ctrlPr>
          </m:sSupPr>
          <m:e>
            <m:r>
              <w:rPr>
                <w:rFonts w:ascii="Cambria Math" w:eastAsia="Calibri" w:hAnsi="Cambria Math"/>
                <w:sz w:val="22"/>
                <w:szCs w:val="22"/>
                <w:lang w:val="en-US" w:eastAsia="en-US"/>
              </w:rPr>
              <m:t>suPrP</m:t>
            </m:r>
          </m:e>
          <m:sup>
            <m:r>
              <w:rPr>
                <w:rFonts w:ascii="Cambria Math" w:eastAsia="Calibri" w:hAnsi="Cambria Math"/>
                <w:sz w:val="22"/>
                <w:szCs w:val="22"/>
                <w:lang w:val="en-US" w:eastAsia="en-US"/>
              </w:rPr>
              <m:t>A</m:t>
            </m:r>
          </m:sup>
        </m:sSup>
        <m:r>
          <w:rPr>
            <w:rFonts w:ascii="Cambria Math" w:eastAsia="Calibri" w:hAnsi="Cambria Math"/>
            <w:sz w:val="22"/>
            <w:szCs w:val="22"/>
            <w:lang w:val="en-US" w:eastAsia="en-US"/>
          </w:rPr>
          <m:t>⇌</m:t>
        </m:r>
        <m:sSup>
          <m:sSupPr>
            <m:ctrlPr>
              <w:rPr>
                <w:rFonts w:ascii="Cambria Math" w:eastAsia="Calibri" w:hAnsi="Cambria Math"/>
                <w:i/>
                <w:sz w:val="22"/>
                <w:szCs w:val="22"/>
                <w:lang w:val="en-US" w:eastAsia="en-US"/>
              </w:rPr>
            </m:ctrlPr>
          </m:sSupPr>
          <m:e>
            <m:r>
              <w:rPr>
                <w:rFonts w:ascii="Cambria Math" w:eastAsia="Calibri" w:hAnsi="Cambria Math"/>
                <w:sz w:val="22"/>
                <w:szCs w:val="22"/>
                <w:lang w:val="en-US" w:eastAsia="en-US"/>
              </w:rPr>
              <m:t>suPrP</m:t>
            </m:r>
          </m:e>
          <m:sup>
            <m:r>
              <w:rPr>
                <w:rFonts w:ascii="Cambria Math" w:eastAsia="Calibri" w:hAnsi="Cambria Math"/>
                <w:sz w:val="22"/>
                <w:szCs w:val="22"/>
                <w:lang w:val="en-US" w:eastAsia="en-US"/>
              </w:rPr>
              <m:t>B</m:t>
            </m:r>
          </m:sup>
        </m:sSup>
      </m:oMath>
      <w:r w:rsidR="006B4A11" w:rsidRPr="0026330E">
        <w:rPr>
          <w:rFonts w:eastAsia="Calibri"/>
          <w:sz w:val="22"/>
          <w:szCs w:val="22"/>
          <w:lang w:val="en-US" w:eastAsia="en-US"/>
        </w:rPr>
        <w:t>. E</w:t>
      </w:r>
      <w:r w:rsidR="001E48E5" w:rsidRPr="0026330E">
        <w:rPr>
          <w:rFonts w:eastAsia="Calibri"/>
          <w:sz w:val="22"/>
          <w:szCs w:val="22"/>
          <w:lang w:val="en-US" w:eastAsia="en-US"/>
        </w:rPr>
        <w:t>ven if not mentioned PrP</w:t>
      </w:r>
      <w:r w:rsidR="001E48E5" w:rsidRPr="00E90632">
        <w:rPr>
          <w:rFonts w:eastAsia="Calibri"/>
          <w:sz w:val="22"/>
          <w:szCs w:val="22"/>
          <w:vertAlign w:val="superscript"/>
          <w:lang w:val="en-US" w:eastAsia="en-US"/>
        </w:rPr>
        <w:t>C</w:t>
      </w:r>
      <w:r w:rsidR="001E48E5" w:rsidRPr="0026330E">
        <w:rPr>
          <w:rFonts w:eastAsia="Calibri"/>
          <w:sz w:val="22"/>
          <w:szCs w:val="22"/>
          <w:lang w:val="en-US" w:eastAsia="en-US"/>
        </w:rPr>
        <w:t xml:space="preserve"> could participate to the exchange process. </w:t>
      </w:r>
    </w:p>
    <w:p w14:paraId="7F8649FC" w14:textId="77777777" w:rsidR="00450AA6" w:rsidRDefault="00450AA6" w:rsidP="0027489C">
      <w:pPr>
        <w:spacing w:before="60"/>
        <w:jc w:val="both"/>
        <w:outlineLvl w:val="0"/>
        <w:rPr>
          <w:rFonts w:eastAsia="Calibri"/>
          <w:sz w:val="22"/>
          <w:szCs w:val="22"/>
          <w:lang w:val="en-US" w:eastAsia="en-US"/>
        </w:rPr>
      </w:pPr>
    </w:p>
    <w:p w14:paraId="5DD145AD" w14:textId="77777777" w:rsidR="009E54A6" w:rsidRPr="0026330E" w:rsidDel="006748B9" w:rsidRDefault="007751DE" w:rsidP="0027489C">
      <w:pPr>
        <w:spacing w:before="60"/>
        <w:jc w:val="both"/>
        <w:outlineLvl w:val="0"/>
        <w:rPr>
          <w:del w:id="71" w:author="Vincent Béringue" w:date="2017-11-06T14:58:00Z"/>
          <w:rFonts w:eastAsia="Calibri"/>
          <w:sz w:val="22"/>
          <w:szCs w:val="22"/>
          <w:lang w:val="en-US" w:eastAsia="en-US"/>
        </w:rPr>
      </w:pPr>
      <w:r w:rsidRPr="0026330E">
        <w:rPr>
          <w:rFonts w:eastAsia="Calibri"/>
          <w:sz w:val="22"/>
          <w:szCs w:val="22"/>
          <w:lang w:val="en-US" w:eastAsia="en-US"/>
        </w:rPr>
        <w:t>Pr</w:t>
      </w:r>
      <w:r w:rsidR="00B40714" w:rsidRPr="0026330E">
        <w:rPr>
          <w:rFonts w:eastAsia="Calibri"/>
          <w:sz w:val="22"/>
          <w:szCs w:val="22"/>
          <w:lang w:val="en-US" w:eastAsia="en-US"/>
        </w:rPr>
        <w:t xml:space="preserve">eliminary </w:t>
      </w:r>
      <w:r w:rsidR="006825D7" w:rsidRPr="0026330E">
        <w:rPr>
          <w:rFonts w:eastAsia="Calibri"/>
          <w:sz w:val="22"/>
          <w:szCs w:val="22"/>
          <w:lang w:val="en-US" w:eastAsia="en-US"/>
        </w:rPr>
        <w:t>relaxation kinetic experiments after thermal perturbation</w:t>
      </w:r>
      <w:r w:rsidR="00B40714" w:rsidRPr="0026330E">
        <w:rPr>
          <w:rFonts w:eastAsia="Calibri"/>
          <w:sz w:val="22"/>
          <w:szCs w:val="22"/>
          <w:lang w:val="en-US" w:eastAsia="en-US"/>
        </w:rPr>
        <w:t xml:space="preserve"> </w:t>
      </w:r>
      <w:r w:rsidR="006825D7" w:rsidRPr="0026330E">
        <w:rPr>
          <w:rFonts w:eastAsia="Calibri"/>
          <w:sz w:val="22"/>
          <w:szCs w:val="22"/>
          <w:lang w:val="en-US" w:eastAsia="en-US"/>
        </w:rPr>
        <w:t xml:space="preserve">using 263K, mouse </w:t>
      </w:r>
      <w:r w:rsidR="00450AA6">
        <w:rPr>
          <w:rFonts w:eastAsia="Calibri"/>
          <w:sz w:val="22"/>
          <w:szCs w:val="22"/>
          <w:lang w:val="en-US" w:eastAsia="en-US"/>
        </w:rPr>
        <w:sym w:font="Symbol" w:char="F044"/>
      </w:r>
      <w:r w:rsidR="006825D7" w:rsidRPr="0026330E">
        <w:rPr>
          <w:rFonts w:eastAsia="Calibri"/>
          <w:sz w:val="22"/>
          <w:szCs w:val="22"/>
          <w:lang w:val="en-US" w:eastAsia="en-US"/>
        </w:rPr>
        <w:t>GP</w:t>
      </w:r>
      <w:r w:rsidR="00634663" w:rsidRPr="0026330E">
        <w:rPr>
          <w:rFonts w:eastAsia="Calibri"/>
          <w:sz w:val="22"/>
          <w:szCs w:val="22"/>
          <w:lang w:val="en-US" w:eastAsia="en-US"/>
        </w:rPr>
        <w:t>I</w:t>
      </w:r>
      <w:r w:rsidR="006825D7" w:rsidRPr="0026330E">
        <w:rPr>
          <w:rFonts w:eastAsia="Calibri"/>
          <w:sz w:val="22"/>
          <w:szCs w:val="22"/>
          <w:lang w:val="en-US" w:eastAsia="en-US"/>
        </w:rPr>
        <w:t xml:space="preserve"> prion strain</w:t>
      </w:r>
      <w:r w:rsidR="00634663" w:rsidRPr="0026330E">
        <w:rPr>
          <w:rFonts w:eastAsia="Calibri"/>
          <w:sz w:val="22"/>
          <w:szCs w:val="22"/>
          <w:lang w:val="en-US" w:eastAsia="en-US"/>
        </w:rPr>
        <w:t>s</w:t>
      </w:r>
      <w:r w:rsidR="006825D7" w:rsidRPr="0026330E">
        <w:rPr>
          <w:rFonts w:eastAsia="Calibri"/>
          <w:sz w:val="22"/>
          <w:szCs w:val="22"/>
          <w:lang w:val="en-US" w:eastAsia="en-US"/>
        </w:rPr>
        <w:t xml:space="preserve"> or infectious synthetic human-Prion assemblies revealed the existence of highly periodical variation in the size mean average (measured by few molecule static light scattering</w:t>
      </w:r>
      <w:r w:rsidR="00F03720">
        <w:rPr>
          <w:rFonts w:eastAsia="Calibri"/>
          <w:sz w:val="22"/>
          <w:szCs w:val="22"/>
          <w:lang w:val="en-US" w:eastAsia="en-US"/>
        </w:rPr>
        <w:t xml:space="preserve">, </w:t>
      </w:r>
      <w:r w:rsidR="00F03720" w:rsidRPr="00F03720">
        <w:rPr>
          <w:rFonts w:eastAsia="Calibri"/>
          <w:sz w:val="22"/>
          <w:szCs w:val="22"/>
          <w:highlight w:val="yellow"/>
          <w:lang w:val="en-US" w:eastAsia="en-US"/>
        </w:rPr>
        <w:t>figure?</w:t>
      </w:r>
      <w:r w:rsidR="006825D7" w:rsidRPr="0026330E">
        <w:rPr>
          <w:rFonts w:eastAsia="Calibri"/>
          <w:sz w:val="22"/>
          <w:szCs w:val="22"/>
          <w:lang w:val="en-US" w:eastAsia="en-US"/>
        </w:rPr>
        <w:t>)</w:t>
      </w:r>
      <w:r w:rsidR="00634663" w:rsidRPr="0026330E">
        <w:rPr>
          <w:rFonts w:eastAsia="Calibri"/>
          <w:sz w:val="22"/>
          <w:szCs w:val="22"/>
          <w:lang w:val="en-US" w:eastAsia="en-US"/>
        </w:rPr>
        <w:t>,</w:t>
      </w:r>
      <w:r w:rsidR="00D82BA5" w:rsidRPr="0026330E">
        <w:rPr>
          <w:rFonts w:eastAsia="Calibri"/>
          <w:sz w:val="22"/>
          <w:szCs w:val="22"/>
          <w:lang w:val="en-US" w:eastAsia="en-US"/>
        </w:rPr>
        <w:t xml:space="preserve"> highlighting</w:t>
      </w:r>
      <w:r w:rsidR="006825D7" w:rsidRPr="0026330E">
        <w:rPr>
          <w:rFonts w:eastAsia="Calibri"/>
          <w:sz w:val="22"/>
          <w:szCs w:val="22"/>
          <w:lang w:val="en-US" w:eastAsia="en-US"/>
        </w:rPr>
        <w:t xml:space="preserve"> </w:t>
      </w:r>
      <w:r w:rsidR="00D82BA5" w:rsidRPr="0026330E">
        <w:rPr>
          <w:rFonts w:eastAsia="Calibri"/>
          <w:sz w:val="22"/>
          <w:szCs w:val="22"/>
          <w:lang w:val="en-US" w:eastAsia="en-US"/>
        </w:rPr>
        <w:t xml:space="preserve">a complex exchange process through a network. </w:t>
      </w:r>
      <w:r w:rsidR="00F438C6" w:rsidRPr="0026330E">
        <w:rPr>
          <w:rFonts w:eastAsia="Calibri"/>
          <w:sz w:val="22"/>
          <w:szCs w:val="22"/>
          <w:lang w:val="en-US" w:eastAsia="en-US"/>
        </w:rPr>
        <w:t xml:space="preserve">This network of exchange could </w:t>
      </w:r>
      <w:del w:id="72" w:author="Vincent Béringue" w:date="2017-11-06T14:58:00Z">
        <w:r w:rsidR="00F438C6" w:rsidRPr="0026330E" w:rsidDel="006748B9">
          <w:rPr>
            <w:rFonts w:eastAsia="Calibri"/>
            <w:sz w:val="22"/>
            <w:szCs w:val="22"/>
            <w:lang w:val="en-US" w:eastAsia="en-US"/>
          </w:rPr>
          <w:delText xml:space="preserve">also </w:delText>
        </w:r>
      </w:del>
      <w:r w:rsidR="00F438C6" w:rsidRPr="0026330E">
        <w:rPr>
          <w:rFonts w:eastAsia="Calibri"/>
          <w:sz w:val="22"/>
          <w:szCs w:val="22"/>
          <w:lang w:val="en-US" w:eastAsia="en-US"/>
        </w:rPr>
        <w:t>be at the origin of the dumped-oscillation observ</w:t>
      </w:r>
      <w:r w:rsidR="00A27C86" w:rsidRPr="0026330E">
        <w:rPr>
          <w:rFonts w:eastAsia="Calibri"/>
          <w:sz w:val="22"/>
          <w:szCs w:val="22"/>
          <w:lang w:val="en-US" w:eastAsia="en-US"/>
        </w:rPr>
        <w:t>ed during 139A prion replication</w:t>
      </w:r>
      <w:r w:rsidR="00277E61" w:rsidRPr="0026330E">
        <w:rPr>
          <w:rFonts w:eastAsia="Calibri"/>
          <w:sz w:val="22"/>
          <w:szCs w:val="22"/>
          <w:lang w:val="en-US" w:eastAsia="en-US"/>
        </w:rPr>
        <w:t xml:space="preserve"> </w:t>
      </w:r>
      <w:r w:rsidR="00277E61" w:rsidRPr="00F03720">
        <w:rPr>
          <w:rFonts w:eastAsia="Calibri"/>
          <w:i/>
          <w:sz w:val="22"/>
          <w:szCs w:val="22"/>
          <w:lang w:val="en-US" w:eastAsia="en-US"/>
        </w:rPr>
        <w:t>in vivo</w:t>
      </w:r>
      <w:r w:rsidR="009A2EE9" w:rsidRPr="0026330E">
        <w:rPr>
          <w:rFonts w:eastAsia="Calibri"/>
          <w:sz w:val="22"/>
          <w:szCs w:val="22"/>
          <w:lang w:val="en-US" w:eastAsia="en-US"/>
        </w:rPr>
        <w:t xml:space="preserve"> (</w:t>
      </w:r>
      <w:r w:rsidR="009A2EE9" w:rsidRPr="00450AA6">
        <w:rPr>
          <w:rFonts w:eastAsia="Calibri"/>
          <w:color w:val="0432FF"/>
          <w:sz w:val="22"/>
          <w:szCs w:val="22"/>
          <w:lang w:val="en-US" w:eastAsia="en-US"/>
        </w:rPr>
        <w:t>Fig</w:t>
      </w:r>
      <w:r w:rsidR="00450AA6" w:rsidRPr="00450AA6">
        <w:rPr>
          <w:rFonts w:eastAsia="Calibri"/>
          <w:color w:val="0432FF"/>
          <w:sz w:val="22"/>
          <w:szCs w:val="22"/>
          <w:lang w:val="en-US" w:eastAsia="en-US"/>
        </w:rPr>
        <w:t>ure 1</w:t>
      </w:r>
      <w:r w:rsidR="009A2EE9" w:rsidRPr="0026330E">
        <w:rPr>
          <w:rFonts w:eastAsia="Calibri"/>
          <w:sz w:val="22"/>
          <w:szCs w:val="22"/>
          <w:lang w:val="en-US" w:eastAsia="en-US"/>
        </w:rPr>
        <w:t>)</w:t>
      </w:r>
      <w:r w:rsidR="00A27C86" w:rsidRPr="0026330E">
        <w:rPr>
          <w:rFonts w:eastAsia="Calibri"/>
          <w:sz w:val="22"/>
          <w:szCs w:val="22"/>
          <w:lang w:val="en-US" w:eastAsia="en-US"/>
        </w:rPr>
        <w:t xml:space="preserve">. </w:t>
      </w:r>
    </w:p>
    <w:p w14:paraId="406AE4E0" w14:textId="77777777" w:rsidR="00784D1B" w:rsidRPr="0026330E" w:rsidRDefault="00207DB2" w:rsidP="0027489C">
      <w:pPr>
        <w:spacing w:before="60"/>
        <w:jc w:val="both"/>
        <w:outlineLvl w:val="0"/>
        <w:rPr>
          <w:rFonts w:eastAsia="Calibri"/>
          <w:sz w:val="22"/>
          <w:szCs w:val="22"/>
          <w:highlight w:val="yellow"/>
          <w:lang w:val="en-US" w:eastAsia="en-US"/>
        </w:rPr>
      </w:pPr>
      <w:r w:rsidRPr="0026330E">
        <w:rPr>
          <w:rFonts w:eastAsia="Calibri"/>
          <w:sz w:val="22"/>
          <w:szCs w:val="22"/>
          <w:lang w:val="en-US" w:eastAsia="en-US"/>
        </w:rPr>
        <w:t xml:space="preserve">Therefore, the objective of </w:t>
      </w:r>
      <w:r w:rsidR="00F03720" w:rsidRPr="00F03720">
        <w:rPr>
          <w:rFonts w:eastAsia="Calibri"/>
          <w:color w:val="000000" w:themeColor="text1"/>
          <w:sz w:val="22"/>
          <w:szCs w:val="22"/>
          <w:lang w:val="en-US" w:eastAsia="en-US"/>
        </w:rPr>
        <w:t>t</w:t>
      </w:r>
      <w:r w:rsidR="00F6691D" w:rsidRPr="00F03720">
        <w:rPr>
          <w:rFonts w:eastAsia="Calibri"/>
          <w:color w:val="000000" w:themeColor="text1"/>
          <w:sz w:val="22"/>
          <w:szCs w:val="22"/>
          <w:lang w:val="en-US" w:eastAsia="en-US"/>
        </w:rPr>
        <w:t xml:space="preserve">ask 1.3 </w:t>
      </w:r>
      <w:r w:rsidR="00F6691D" w:rsidRPr="0026330E">
        <w:rPr>
          <w:rFonts w:eastAsia="Calibri"/>
          <w:sz w:val="22"/>
          <w:szCs w:val="22"/>
          <w:lang w:val="en-US" w:eastAsia="en-US"/>
        </w:rPr>
        <w:t>is to highlight and explore the exchange process between different subset</w:t>
      </w:r>
      <w:r w:rsidR="00F03720">
        <w:rPr>
          <w:rFonts w:eastAsia="Calibri"/>
          <w:sz w:val="22"/>
          <w:szCs w:val="22"/>
          <w:lang w:val="en-US" w:eastAsia="en-US"/>
        </w:rPr>
        <w:t>s</w:t>
      </w:r>
      <w:r w:rsidR="00F6691D" w:rsidRPr="0026330E">
        <w:rPr>
          <w:rFonts w:eastAsia="Calibri"/>
          <w:sz w:val="22"/>
          <w:szCs w:val="22"/>
          <w:lang w:val="en-US" w:eastAsia="en-US"/>
        </w:rPr>
        <w:t xml:space="preserve"> of </w:t>
      </w:r>
      <w:r w:rsidR="00F03720" w:rsidRPr="0026330E">
        <w:rPr>
          <w:sz w:val="22"/>
          <w:szCs w:val="22"/>
          <w:lang w:val="en-US"/>
        </w:rPr>
        <w:t>PrP</w:t>
      </w:r>
      <w:r w:rsidR="00F03720" w:rsidRPr="0026330E">
        <w:rPr>
          <w:sz w:val="22"/>
          <w:szCs w:val="22"/>
          <w:vertAlign w:val="superscript"/>
          <w:lang w:val="en-US"/>
        </w:rPr>
        <w:t>Sc</w:t>
      </w:r>
      <w:r w:rsidR="00F03720" w:rsidRPr="0026330E">
        <w:rPr>
          <w:sz w:val="22"/>
          <w:szCs w:val="22"/>
          <w:lang w:val="en-US"/>
        </w:rPr>
        <w:t xml:space="preserve"> </w:t>
      </w:r>
      <w:r w:rsidR="00F6691D" w:rsidRPr="0026330E">
        <w:rPr>
          <w:rFonts w:eastAsia="Calibri"/>
          <w:sz w:val="22"/>
          <w:szCs w:val="22"/>
          <w:lang w:val="en-US" w:eastAsia="en-US"/>
        </w:rPr>
        <w:t xml:space="preserve">assemblies within a strain or field-isolate </w:t>
      </w:r>
      <w:r w:rsidR="00085B63" w:rsidRPr="0026330E">
        <w:rPr>
          <w:rFonts w:eastAsia="Calibri"/>
          <w:sz w:val="22"/>
          <w:szCs w:val="22"/>
          <w:lang w:val="en-US" w:eastAsia="en-US"/>
        </w:rPr>
        <w:t xml:space="preserve">and </w:t>
      </w:r>
      <w:r w:rsidR="005B5960" w:rsidRPr="0026330E">
        <w:rPr>
          <w:rFonts w:eastAsia="Calibri"/>
          <w:sz w:val="22"/>
          <w:szCs w:val="22"/>
          <w:lang w:val="en-US" w:eastAsia="en-US"/>
        </w:rPr>
        <w:t>to determine for the first time the contribution of PrP</w:t>
      </w:r>
      <w:r w:rsidR="005B5960" w:rsidRPr="0026330E">
        <w:rPr>
          <w:rFonts w:eastAsia="Calibri"/>
          <w:sz w:val="22"/>
          <w:szCs w:val="22"/>
          <w:vertAlign w:val="superscript"/>
          <w:lang w:val="en-US" w:eastAsia="en-US"/>
        </w:rPr>
        <w:t>Sc</w:t>
      </w:r>
      <w:r w:rsidR="005B5960" w:rsidRPr="0026330E">
        <w:rPr>
          <w:rFonts w:eastAsia="Calibri"/>
          <w:sz w:val="22"/>
          <w:szCs w:val="22"/>
          <w:lang w:val="en-US" w:eastAsia="en-US"/>
        </w:rPr>
        <w:t xml:space="preserve"> </w:t>
      </w:r>
      <w:r w:rsidR="00085B63" w:rsidRPr="0026330E">
        <w:rPr>
          <w:rFonts w:eastAsia="Calibri"/>
          <w:sz w:val="22"/>
          <w:szCs w:val="22"/>
          <w:lang w:val="en-US" w:eastAsia="en-US"/>
        </w:rPr>
        <w:t>subassemblies</w:t>
      </w:r>
      <w:r w:rsidR="00984861" w:rsidRPr="0026330E">
        <w:rPr>
          <w:rFonts w:eastAsia="Calibri"/>
          <w:sz w:val="22"/>
          <w:szCs w:val="22"/>
          <w:lang w:val="en-US" w:eastAsia="en-US"/>
        </w:rPr>
        <w:t xml:space="preserve"> to</w:t>
      </w:r>
      <w:r w:rsidR="00085B63" w:rsidRPr="0026330E">
        <w:rPr>
          <w:rFonts w:eastAsia="Calibri"/>
          <w:sz w:val="22"/>
          <w:szCs w:val="22"/>
          <w:lang w:val="en-US" w:eastAsia="en-US"/>
        </w:rPr>
        <w:t xml:space="preserve"> </w:t>
      </w:r>
      <w:r w:rsidR="00634663" w:rsidRPr="0026330E">
        <w:rPr>
          <w:rFonts w:eastAsia="Calibri"/>
          <w:sz w:val="22"/>
          <w:szCs w:val="22"/>
          <w:lang w:val="en-US" w:eastAsia="en-US"/>
        </w:rPr>
        <w:t xml:space="preserve">prion </w:t>
      </w:r>
      <w:r w:rsidR="005B5960" w:rsidRPr="0026330E">
        <w:rPr>
          <w:rFonts w:eastAsia="Calibri"/>
          <w:sz w:val="22"/>
          <w:szCs w:val="22"/>
          <w:lang w:val="en-US" w:eastAsia="en-US"/>
        </w:rPr>
        <w:t xml:space="preserve">evolution and adaptation </w:t>
      </w:r>
      <w:r w:rsidR="007A2638" w:rsidRPr="0026330E">
        <w:rPr>
          <w:rFonts w:eastAsia="Calibri"/>
          <w:sz w:val="22"/>
          <w:szCs w:val="22"/>
          <w:lang w:val="en-US" w:eastAsia="en-US"/>
        </w:rPr>
        <w:t>to a new host</w:t>
      </w:r>
      <w:r w:rsidR="00085B63" w:rsidRPr="0026330E">
        <w:rPr>
          <w:rFonts w:eastAsia="Calibri"/>
          <w:sz w:val="22"/>
          <w:szCs w:val="22"/>
          <w:lang w:val="en-US" w:eastAsia="en-US"/>
        </w:rPr>
        <w:t>.</w:t>
      </w:r>
      <w:r w:rsidR="00363E13" w:rsidRPr="0026330E">
        <w:rPr>
          <w:rFonts w:eastAsia="Calibri"/>
          <w:sz w:val="22"/>
          <w:szCs w:val="22"/>
          <w:lang w:val="en-US" w:eastAsia="en-US"/>
        </w:rPr>
        <w:t xml:space="preserve"> One of the major </w:t>
      </w:r>
      <w:r w:rsidR="00C1508A" w:rsidRPr="0026330E">
        <w:rPr>
          <w:rFonts w:eastAsia="Calibri"/>
          <w:sz w:val="22"/>
          <w:szCs w:val="22"/>
          <w:lang w:val="en-US" w:eastAsia="en-US"/>
        </w:rPr>
        <w:t xml:space="preserve">objective </w:t>
      </w:r>
      <w:r w:rsidR="00363E13" w:rsidRPr="0026330E">
        <w:rPr>
          <w:rFonts w:eastAsia="Calibri"/>
          <w:sz w:val="22"/>
          <w:szCs w:val="22"/>
          <w:lang w:val="en-US" w:eastAsia="en-US"/>
        </w:rPr>
        <w:t>of this task is the introduction of the</w:t>
      </w:r>
      <w:r w:rsidR="00784D1B" w:rsidRPr="0026330E">
        <w:rPr>
          <w:rFonts w:eastAsia="Calibri"/>
          <w:sz w:val="22"/>
          <w:szCs w:val="22"/>
          <w:lang w:val="en-US" w:eastAsia="en-US"/>
        </w:rPr>
        <w:t xml:space="preserve"> key-</w:t>
      </w:r>
      <w:r w:rsidR="00EF15A2" w:rsidRPr="0026330E">
        <w:rPr>
          <w:rFonts w:eastAsia="Calibri"/>
          <w:sz w:val="22"/>
          <w:szCs w:val="22"/>
          <w:lang w:val="en-US" w:eastAsia="en-US"/>
        </w:rPr>
        <w:t>princip</w:t>
      </w:r>
      <w:r w:rsidR="00F03720">
        <w:rPr>
          <w:rFonts w:eastAsia="Calibri"/>
          <w:sz w:val="22"/>
          <w:szCs w:val="22"/>
          <w:lang w:val="en-US" w:eastAsia="en-US"/>
        </w:rPr>
        <w:t xml:space="preserve">les </w:t>
      </w:r>
      <w:r w:rsidR="00C76C15" w:rsidRPr="0026330E">
        <w:rPr>
          <w:rFonts w:eastAsia="Calibri"/>
          <w:sz w:val="22"/>
          <w:szCs w:val="22"/>
          <w:lang w:val="en-US" w:eastAsia="en-US"/>
        </w:rPr>
        <w:t>of</w:t>
      </w:r>
      <w:r w:rsidR="00363E13" w:rsidRPr="0026330E">
        <w:rPr>
          <w:rFonts w:eastAsia="Calibri"/>
          <w:sz w:val="22"/>
          <w:szCs w:val="22"/>
          <w:lang w:val="en-US" w:eastAsia="en-US"/>
        </w:rPr>
        <w:t xml:space="preserve"> Constitutional Dynamic </w:t>
      </w:r>
      <w:r w:rsidR="00C268D6" w:rsidRPr="0026330E">
        <w:rPr>
          <w:rFonts w:eastAsia="Calibri"/>
          <w:sz w:val="22"/>
          <w:szCs w:val="22"/>
          <w:lang w:val="en-US" w:eastAsia="en-US"/>
        </w:rPr>
        <w:t>Chemistry</w:t>
      </w:r>
      <w:r w:rsidR="006D7BDF" w:rsidRPr="0026330E">
        <w:rPr>
          <w:rFonts w:eastAsia="Calibri"/>
          <w:sz w:val="22"/>
          <w:szCs w:val="22"/>
          <w:lang w:val="en-US" w:eastAsia="en-US"/>
        </w:rPr>
        <w:t xml:space="preserve"> (CDC)</w:t>
      </w:r>
      <w:r w:rsidR="00C268D6" w:rsidRPr="0026330E">
        <w:rPr>
          <w:rFonts w:eastAsia="Calibri"/>
          <w:sz w:val="22"/>
          <w:szCs w:val="22"/>
          <w:lang w:val="en-US" w:eastAsia="en-US"/>
        </w:rPr>
        <w:t xml:space="preserve"> </w:t>
      </w:r>
      <w:r w:rsidR="006D7BDF" w:rsidRPr="0026330E">
        <w:rPr>
          <w:rFonts w:eastAsia="Calibri"/>
          <w:sz w:val="22"/>
          <w:szCs w:val="22"/>
          <w:lang w:val="en-US" w:eastAsia="en-US"/>
        </w:rPr>
        <w:t xml:space="preserve">concept </w:t>
      </w:r>
      <w:r w:rsidR="00843834" w:rsidRPr="0026330E">
        <w:rPr>
          <w:rFonts w:eastAsia="Calibri"/>
          <w:sz w:val="22"/>
          <w:szCs w:val="22"/>
          <w:lang w:val="en-US" w:eastAsia="en-US"/>
        </w:rPr>
        <w:t>(</w:t>
      </w:r>
      <w:ins w:id="73" w:author="Human Rezaei" w:date="2017-11-07T10:56:00Z">
        <w:r w:rsidR="00B846A3">
          <w:rPr>
            <w:rFonts w:eastAsia="Calibri"/>
            <w:sz w:val="22"/>
            <w:szCs w:val="22"/>
            <w:lang w:val="en-US" w:eastAsia="en-US"/>
          </w:rPr>
          <w:t>Lehn, 2012,</w:t>
        </w:r>
      </w:ins>
      <w:ins w:id="74" w:author="Human Rezaei" w:date="2017-11-07T10:57:00Z">
        <w:r w:rsidR="00B846A3" w:rsidRPr="00B846A3">
          <w:rPr>
            <w:lang w:val="en-US"/>
            <w:rPrChange w:id="75" w:author="Human Rezaei" w:date="2017-11-07T10:57:00Z">
              <w:rPr/>
            </w:rPrChange>
          </w:rPr>
          <w:t xml:space="preserve"> </w:t>
        </w:r>
        <w:r w:rsidR="00B846A3" w:rsidRPr="00B846A3">
          <w:rPr>
            <w:rFonts w:eastAsia="Calibri"/>
            <w:sz w:val="22"/>
            <w:szCs w:val="22"/>
            <w:lang w:val="en-US" w:eastAsia="en-US"/>
          </w:rPr>
          <w:t>PMID: 22169958</w:t>
        </w:r>
        <w:r w:rsidR="00B846A3" w:rsidRPr="00B846A3" w:rsidDel="00B846A3">
          <w:rPr>
            <w:rFonts w:eastAsia="Calibri"/>
            <w:sz w:val="22"/>
            <w:szCs w:val="22"/>
            <w:highlight w:val="yellow"/>
            <w:lang w:val="en-US" w:eastAsia="en-US"/>
          </w:rPr>
          <w:t xml:space="preserve"> </w:t>
        </w:r>
      </w:ins>
      <w:del w:id="76" w:author="Human Rezaei" w:date="2017-11-07T10:56:00Z">
        <w:r w:rsidR="00843834" w:rsidRPr="00F03720" w:rsidDel="00B846A3">
          <w:rPr>
            <w:rFonts w:eastAsia="Calibri"/>
            <w:sz w:val="22"/>
            <w:szCs w:val="22"/>
            <w:highlight w:val="yellow"/>
            <w:lang w:val="en-US" w:eastAsia="en-US"/>
          </w:rPr>
          <w:delText>refs</w:delText>
        </w:r>
      </w:del>
      <w:r w:rsidR="00843834" w:rsidRPr="0026330E">
        <w:rPr>
          <w:rFonts w:eastAsia="Calibri"/>
          <w:sz w:val="22"/>
          <w:szCs w:val="22"/>
          <w:lang w:val="en-US" w:eastAsia="en-US"/>
        </w:rPr>
        <w:t xml:space="preserve">) </w:t>
      </w:r>
      <w:r w:rsidR="00784D1B" w:rsidRPr="0026330E">
        <w:rPr>
          <w:rFonts w:eastAsia="Calibri"/>
          <w:sz w:val="22"/>
          <w:szCs w:val="22"/>
          <w:lang w:val="en-US" w:eastAsia="en-US"/>
        </w:rPr>
        <w:t>into prion paradigm</w:t>
      </w:r>
      <w:r w:rsidR="00C1508A" w:rsidRPr="0026330E">
        <w:rPr>
          <w:rFonts w:eastAsia="Calibri"/>
          <w:sz w:val="22"/>
          <w:szCs w:val="22"/>
          <w:lang w:val="en-US" w:eastAsia="en-US"/>
        </w:rPr>
        <w:t xml:space="preserve">, </w:t>
      </w:r>
      <w:r w:rsidR="00784D1B" w:rsidRPr="0026330E">
        <w:rPr>
          <w:rFonts w:eastAsia="Calibri"/>
          <w:sz w:val="22"/>
          <w:szCs w:val="22"/>
          <w:lang w:val="en-US" w:eastAsia="en-US"/>
        </w:rPr>
        <w:t xml:space="preserve">to consider prion replication </w:t>
      </w:r>
      <w:r w:rsidR="00C1508A" w:rsidRPr="0026330E">
        <w:rPr>
          <w:rFonts w:eastAsia="Calibri"/>
          <w:sz w:val="22"/>
          <w:szCs w:val="22"/>
          <w:lang w:val="en-US" w:eastAsia="en-US"/>
        </w:rPr>
        <w:t xml:space="preserve">as a replication of a network </w:t>
      </w:r>
      <w:r w:rsidR="00643B27" w:rsidRPr="0026330E">
        <w:rPr>
          <w:rFonts w:eastAsia="Calibri"/>
          <w:sz w:val="22"/>
          <w:szCs w:val="22"/>
          <w:lang w:val="en-US" w:eastAsia="en-US"/>
        </w:rPr>
        <w:t>through</w:t>
      </w:r>
      <w:r w:rsidR="00C1508A" w:rsidRPr="0026330E">
        <w:rPr>
          <w:rFonts w:eastAsia="Calibri"/>
          <w:sz w:val="22"/>
          <w:szCs w:val="22"/>
          <w:lang w:val="en-US" w:eastAsia="en-US"/>
        </w:rPr>
        <w:t xml:space="preserve"> material exchange rather than </w:t>
      </w:r>
      <w:r w:rsidR="00784D1B" w:rsidRPr="0026330E">
        <w:rPr>
          <w:rFonts w:eastAsia="Calibri"/>
          <w:sz w:val="22"/>
          <w:szCs w:val="22"/>
          <w:lang w:val="en-US" w:eastAsia="en-US"/>
        </w:rPr>
        <w:t xml:space="preserve">a simple polymerization process of a given </w:t>
      </w:r>
      <w:r w:rsidR="00F03720" w:rsidRPr="0026330E">
        <w:rPr>
          <w:sz w:val="22"/>
          <w:szCs w:val="22"/>
          <w:lang w:val="en-US"/>
        </w:rPr>
        <w:t>PrP</w:t>
      </w:r>
      <w:r w:rsidR="00F03720" w:rsidRPr="0026330E">
        <w:rPr>
          <w:sz w:val="22"/>
          <w:szCs w:val="22"/>
          <w:vertAlign w:val="superscript"/>
          <w:lang w:val="en-US"/>
        </w:rPr>
        <w:t>Sc</w:t>
      </w:r>
      <w:r w:rsidR="00F03720" w:rsidRPr="0026330E">
        <w:rPr>
          <w:sz w:val="22"/>
          <w:szCs w:val="22"/>
          <w:lang w:val="en-US"/>
        </w:rPr>
        <w:t xml:space="preserve"> </w:t>
      </w:r>
      <w:r w:rsidR="00784D1B" w:rsidRPr="0026330E">
        <w:rPr>
          <w:rFonts w:eastAsia="Calibri"/>
          <w:sz w:val="22"/>
          <w:szCs w:val="22"/>
          <w:lang w:val="en-US" w:eastAsia="en-US"/>
        </w:rPr>
        <w:t>assembly or subassembly</w:t>
      </w:r>
      <w:r w:rsidR="00576CEA" w:rsidRPr="0026330E">
        <w:rPr>
          <w:rFonts w:eastAsia="Calibri"/>
          <w:sz w:val="22"/>
          <w:szCs w:val="22"/>
          <w:lang w:val="en-US" w:eastAsia="en-US"/>
        </w:rPr>
        <w:t>.</w:t>
      </w:r>
    </w:p>
    <w:p w14:paraId="5FDB35D9" w14:textId="77777777" w:rsidR="00F03720" w:rsidRDefault="00F03720" w:rsidP="0027489C">
      <w:pPr>
        <w:pStyle w:val="Subtask"/>
        <w:rPr>
          <w:rFonts w:eastAsia="Calibri"/>
          <w:lang w:eastAsia="en-US"/>
        </w:rPr>
      </w:pPr>
    </w:p>
    <w:p w14:paraId="77ADA2D1" w14:textId="77777777" w:rsidR="001F1607" w:rsidRPr="00F03720" w:rsidRDefault="001F1607" w:rsidP="0027489C">
      <w:pPr>
        <w:pStyle w:val="Task"/>
        <w:spacing w:before="60"/>
        <w:rPr>
          <w:sz w:val="22"/>
        </w:rPr>
      </w:pPr>
      <w:r w:rsidRPr="00F03720">
        <w:rPr>
          <w:sz w:val="22"/>
        </w:rPr>
        <w:t>Subtask 1.3.1: Mechanisms of the oscillatory behavior of PrP</w:t>
      </w:r>
      <w:r w:rsidRPr="00F03720">
        <w:rPr>
          <w:sz w:val="22"/>
          <w:vertAlign w:val="superscript"/>
        </w:rPr>
        <w:t>Sc</w:t>
      </w:r>
      <w:r w:rsidRPr="00F03720">
        <w:rPr>
          <w:sz w:val="22"/>
        </w:rPr>
        <w:t xml:space="preserve"> assemblies </w:t>
      </w:r>
      <w:r w:rsidR="00320E4B" w:rsidRPr="00F03720">
        <w:rPr>
          <w:sz w:val="22"/>
        </w:rPr>
        <w:t xml:space="preserve">during </w:t>
      </w:r>
      <w:r w:rsidRPr="00F03720">
        <w:rPr>
          <w:sz w:val="22"/>
        </w:rPr>
        <w:t xml:space="preserve">depolymerization </w:t>
      </w:r>
    </w:p>
    <w:p w14:paraId="5B4C15B9" w14:textId="77777777" w:rsidR="001F1607" w:rsidRPr="0026330E" w:rsidRDefault="001F1607" w:rsidP="0027489C">
      <w:pPr>
        <w:spacing w:before="60"/>
        <w:contextualSpacing/>
        <w:jc w:val="both"/>
        <w:rPr>
          <w:rFonts w:eastAsia="Calibri"/>
          <w:sz w:val="22"/>
          <w:szCs w:val="22"/>
          <w:lang w:val="en-US" w:eastAsia="en-US"/>
        </w:rPr>
      </w:pPr>
      <w:r w:rsidRPr="0026330E">
        <w:rPr>
          <w:rFonts w:eastAsia="Calibri"/>
          <w:b/>
          <w:sz w:val="22"/>
          <w:szCs w:val="22"/>
          <w:lang w:val="en-US" w:eastAsia="en-US"/>
        </w:rPr>
        <w:t>Objective</w:t>
      </w:r>
      <w:r w:rsidR="00597D2F">
        <w:rPr>
          <w:rFonts w:eastAsia="Calibri"/>
          <w:b/>
          <w:sz w:val="22"/>
          <w:szCs w:val="22"/>
          <w:lang w:val="en-US" w:eastAsia="en-US"/>
        </w:rPr>
        <w:t xml:space="preserve">. </w:t>
      </w:r>
      <w:r w:rsidR="00597D2F" w:rsidRPr="0026330E">
        <w:rPr>
          <w:rFonts w:eastAsia="Calibri"/>
          <w:sz w:val="22"/>
          <w:szCs w:val="22"/>
          <w:lang w:val="en-US" w:eastAsia="en-US"/>
        </w:rPr>
        <w:t>For certain concentration, the depolymerization kinetic of PrP</w:t>
      </w:r>
      <w:r w:rsidR="00597D2F" w:rsidRPr="0026330E">
        <w:rPr>
          <w:rFonts w:eastAsia="Calibri"/>
          <w:sz w:val="22"/>
          <w:szCs w:val="22"/>
          <w:vertAlign w:val="superscript"/>
          <w:lang w:val="en-US" w:eastAsia="en-US"/>
        </w:rPr>
        <w:t>Sc</w:t>
      </w:r>
      <w:r w:rsidR="00597D2F" w:rsidRPr="0026330E">
        <w:rPr>
          <w:rFonts w:eastAsia="Calibri"/>
          <w:sz w:val="22"/>
          <w:szCs w:val="22"/>
          <w:lang w:val="en-US" w:eastAsia="en-US"/>
        </w:rPr>
        <w:t xml:space="preserve"> assemblies after a thermal perturbation revealed an oscillatory behavior in size variation </w:t>
      </w:r>
      <w:r w:rsidR="00597D2F" w:rsidRPr="0026330E">
        <w:rPr>
          <w:rFonts w:eastAsia="Calibri"/>
          <w:sz w:val="22"/>
          <w:szCs w:val="22"/>
          <w:highlight w:val="yellow"/>
          <w:lang w:val="en-US" w:eastAsia="en-US"/>
        </w:rPr>
        <w:t>(Fig</w:t>
      </w:r>
      <w:r w:rsidR="00597D2F">
        <w:rPr>
          <w:rFonts w:eastAsia="Calibri"/>
          <w:sz w:val="22"/>
          <w:szCs w:val="22"/>
          <w:highlight w:val="yellow"/>
          <w:lang w:val="en-US" w:eastAsia="en-US"/>
        </w:rPr>
        <w:t>ure?</w:t>
      </w:r>
      <w:r w:rsidR="00597D2F" w:rsidRPr="0026330E">
        <w:rPr>
          <w:rFonts w:eastAsia="Calibri"/>
          <w:sz w:val="22"/>
          <w:szCs w:val="22"/>
          <w:highlight w:val="yellow"/>
          <w:lang w:val="en-US" w:eastAsia="en-US"/>
        </w:rPr>
        <w:t>)</w:t>
      </w:r>
      <w:r w:rsidR="00597D2F" w:rsidRPr="0026330E">
        <w:rPr>
          <w:rFonts w:eastAsia="Calibri"/>
          <w:sz w:val="22"/>
          <w:szCs w:val="22"/>
          <w:lang w:val="en-US" w:eastAsia="en-US"/>
        </w:rPr>
        <w:t>. This oscillatory behavior highlights the existence of complex exchange network (</w:t>
      </w:r>
      <w:r w:rsidR="00597D2F" w:rsidRPr="005B5DEB">
        <w:rPr>
          <w:rFonts w:eastAsia="Calibri"/>
          <w:sz w:val="22"/>
          <w:szCs w:val="22"/>
          <w:highlight w:val="yellow"/>
          <w:lang w:val="en-US" w:eastAsia="en-US"/>
        </w:rPr>
        <w:t>ref CDC</w:t>
      </w:r>
      <w:r w:rsidR="00597D2F" w:rsidRPr="0026330E">
        <w:rPr>
          <w:rFonts w:eastAsia="Calibri"/>
          <w:sz w:val="22"/>
          <w:szCs w:val="22"/>
          <w:lang w:val="en-US" w:eastAsia="en-US"/>
        </w:rPr>
        <w:t>) within different subassemblies. This is the first time that an oscillatory behavior is observed for biological assemblies without energy input as is the case for microtubules filament (</w:t>
      </w:r>
      <w:r w:rsidR="001259ED" w:rsidRPr="009D0E86">
        <w:rPr>
          <w:rFonts w:eastAsia="Calibri"/>
          <w:sz w:val="22"/>
          <w:szCs w:val="22"/>
          <w:highlight w:val="yellow"/>
          <w:lang w:val="en-US" w:eastAsia="en-US"/>
        </w:rPr>
        <w:t>PMID: 9442869</w:t>
      </w:r>
      <w:r w:rsidR="001259ED" w:rsidRPr="001259ED" w:rsidDel="001259ED">
        <w:rPr>
          <w:rFonts w:eastAsia="Calibri"/>
          <w:sz w:val="22"/>
          <w:szCs w:val="22"/>
          <w:highlight w:val="yellow"/>
          <w:lang w:val="en-US" w:eastAsia="en-US"/>
        </w:rPr>
        <w:t xml:space="preserve"> </w:t>
      </w:r>
      <w:r w:rsidR="005B5DEB">
        <w:rPr>
          <w:rFonts w:eastAsia="Calibri"/>
          <w:sz w:val="22"/>
          <w:szCs w:val="22"/>
          <w:lang w:val="en-US" w:eastAsia="en-US"/>
        </w:rPr>
        <w:t>). T</w:t>
      </w:r>
      <w:r w:rsidR="009E19C0">
        <w:rPr>
          <w:rFonts w:eastAsia="Calibri"/>
          <w:sz w:val="22"/>
          <w:szCs w:val="22"/>
          <w:lang w:val="en-US" w:eastAsia="en-US"/>
        </w:rPr>
        <w:t>he</w:t>
      </w:r>
      <w:r w:rsidR="005B5DEB">
        <w:rPr>
          <w:rFonts w:eastAsia="Calibri"/>
          <w:sz w:val="22"/>
          <w:szCs w:val="22"/>
          <w:lang w:val="en-US" w:eastAsia="en-US"/>
        </w:rPr>
        <w:t xml:space="preserve"> </w:t>
      </w:r>
      <w:r w:rsidR="009E19C0">
        <w:rPr>
          <w:rFonts w:eastAsia="Calibri"/>
          <w:sz w:val="22"/>
          <w:szCs w:val="22"/>
          <w:lang w:val="en-US" w:eastAsia="en-US"/>
        </w:rPr>
        <w:t>objective</w:t>
      </w:r>
      <w:r w:rsidR="005B5DEB">
        <w:rPr>
          <w:rFonts w:eastAsia="Calibri"/>
          <w:sz w:val="22"/>
          <w:szCs w:val="22"/>
          <w:lang w:val="en-US" w:eastAsia="en-US"/>
        </w:rPr>
        <w:t xml:space="preserve"> here is to </w:t>
      </w:r>
      <w:r w:rsidR="009E19C0" w:rsidRPr="0026330E">
        <w:rPr>
          <w:rFonts w:eastAsia="Calibri"/>
          <w:sz w:val="22"/>
          <w:szCs w:val="22"/>
          <w:lang w:val="en-US" w:eastAsia="en-US"/>
        </w:rPr>
        <w:t xml:space="preserve">precisely </w:t>
      </w:r>
      <w:r w:rsidRPr="0026330E">
        <w:rPr>
          <w:rFonts w:eastAsia="Calibri"/>
          <w:sz w:val="22"/>
          <w:szCs w:val="22"/>
          <w:lang w:val="en-US" w:eastAsia="en-US"/>
        </w:rPr>
        <w:t>defin</w:t>
      </w:r>
      <w:r w:rsidR="005B5DEB">
        <w:rPr>
          <w:rFonts w:eastAsia="Calibri"/>
          <w:sz w:val="22"/>
          <w:szCs w:val="22"/>
          <w:lang w:val="en-US" w:eastAsia="en-US"/>
        </w:rPr>
        <w:t xml:space="preserve">e </w:t>
      </w:r>
      <w:r w:rsidRPr="0026330E">
        <w:rPr>
          <w:rFonts w:eastAsia="Calibri"/>
          <w:sz w:val="22"/>
          <w:szCs w:val="22"/>
          <w:lang w:val="en-US" w:eastAsia="en-US"/>
        </w:rPr>
        <w:t xml:space="preserve">the origin of the oscillations during the dilution-induced depolymerization kinetic of </w:t>
      </w:r>
      <w:r w:rsidR="00207A0A" w:rsidRPr="0026330E">
        <w:rPr>
          <w:rFonts w:eastAsia="Calibri"/>
          <w:sz w:val="22"/>
          <w:szCs w:val="22"/>
          <w:lang w:val="en-US" w:eastAsia="en-US"/>
        </w:rPr>
        <w:t>PrP</w:t>
      </w:r>
      <w:r w:rsidR="00207A0A" w:rsidRPr="0026330E">
        <w:rPr>
          <w:rFonts w:eastAsia="Calibri"/>
          <w:sz w:val="22"/>
          <w:szCs w:val="22"/>
          <w:vertAlign w:val="superscript"/>
          <w:lang w:val="en-US" w:eastAsia="en-US"/>
        </w:rPr>
        <w:t>Sc</w:t>
      </w:r>
      <w:r w:rsidR="00207A0A" w:rsidRPr="0026330E">
        <w:rPr>
          <w:rFonts w:eastAsia="Calibri"/>
          <w:sz w:val="22"/>
          <w:szCs w:val="22"/>
          <w:lang w:val="en-US" w:eastAsia="en-US"/>
        </w:rPr>
        <w:t xml:space="preserve"> </w:t>
      </w:r>
      <w:r w:rsidRPr="0026330E">
        <w:rPr>
          <w:rFonts w:eastAsia="Calibri"/>
          <w:sz w:val="22"/>
          <w:szCs w:val="22"/>
          <w:lang w:val="en-US" w:eastAsia="en-US"/>
        </w:rPr>
        <w:t xml:space="preserve">assemblies and </w:t>
      </w:r>
      <w:r w:rsidR="009E19C0">
        <w:rPr>
          <w:rFonts w:eastAsia="Calibri"/>
          <w:sz w:val="22"/>
          <w:szCs w:val="22"/>
          <w:lang w:val="en-US" w:eastAsia="en-US"/>
        </w:rPr>
        <w:t>to</w:t>
      </w:r>
      <w:r w:rsidRPr="0026330E">
        <w:rPr>
          <w:rFonts w:eastAsia="Calibri"/>
          <w:sz w:val="22"/>
          <w:szCs w:val="22"/>
          <w:lang w:val="en-US" w:eastAsia="en-US"/>
        </w:rPr>
        <w:t xml:space="preserve"> characteriz</w:t>
      </w:r>
      <w:r w:rsidR="009E19C0">
        <w:rPr>
          <w:rFonts w:eastAsia="Calibri"/>
          <w:sz w:val="22"/>
          <w:szCs w:val="22"/>
          <w:lang w:val="en-US" w:eastAsia="en-US"/>
        </w:rPr>
        <w:t xml:space="preserve">e </w:t>
      </w:r>
      <w:r w:rsidRPr="0026330E">
        <w:rPr>
          <w:rFonts w:eastAsia="Calibri"/>
          <w:sz w:val="22"/>
          <w:szCs w:val="22"/>
          <w:lang w:val="en-US" w:eastAsia="en-US"/>
        </w:rPr>
        <w:t>the structural rearrangement associated with these oscillations</w:t>
      </w:r>
    </w:p>
    <w:p w14:paraId="10EA4655" w14:textId="77777777" w:rsidR="001F1607" w:rsidRPr="0026330E" w:rsidRDefault="001F1607" w:rsidP="0027489C">
      <w:pPr>
        <w:spacing w:before="60"/>
        <w:contextualSpacing/>
        <w:jc w:val="both"/>
        <w:rPr>
          <w:rFonts w:eastAsia="Calibri"/>
          <w:sz w:val="22"/>
          <w:szCs w:val="22"/>
          <w:lang w:val="en-US" w:eastAsia="en-US"/>
        </w:rPr>
      </w:pPr>
      <w:r w:rsidRPr="0026330E">
        <w:rPr>
          <w:rFonts w:eastAsia="Calibri"/>
          <w:b/>
          <w:sz w:val="22"/>
          <w:szCs w:val="22"/>
          <w:lang w:val="en-US" w:eastAsia="en-US"/>
        </w:rPr>
        <w:t>Methodology</w:t>
      </w:r>
      <w:r w:rsidR="00FD1716">
        <w:rPr>
          <w:rFonts w:eastAsia="Calibri"/>
          <w:b/>
          <w:sz w:val="22"/>
          <w:szCs w:val="22"/>
          <w:lang w:val="en-US" w:eastAsia="en-US"/>
        </w:rPr>
        <w:t>.</w:t>
      </w:r>
      <w:r w:rsidRPr="0026330E">
        <w:rPr>
          <w:rFonts w:eastAsia="Calibri"/>
          <w:sz w:val="22"/>
          <w:szCs w:val="22"/>
          <w:lang w:val="en-US" w:eastAsia="en-US"/>
        </w:rPr>
        <w:t xml:space="preserve"> To identify the biochemical process responsible for the observed oscillations, we will combine biochemical and biophysical approaches such </w:t>
      </w:r>
      <w:r w:rsidR="00594A69">
        <w:rPr>
          <w:rFonts w:eastAsia="Calibri"/>
          <w:sz w:val="22"/>
          <w:szCs w:val="22"/>
          <w:lang w:val="en-US" w:eastAsia="en-US"/>
        </w:rPr>
        <w:t>as</w:t>
      </w:r>
      <w:r w:rsidRPr="0026330E">
        <w:rPr>
          <w:rFonts w:eastAsia="Calibri"/>
          <w:sz w:val="22"/>
          <w:szCs w:val="22"/>
          <w:lang w:val="en-US" w:eastAsia="en-US"/>
        </w:rPr>
        <w:t xml:space="preserve"> thermal perturbation using few molecules static light scattering measurement approaches with oscillation analysis in term of signal. Single molecule </w:t>
      </w:r>
      <w:r w:rsidRPr="0026330E">
        <w:rPr>
          <w:rFonts w:eastAsia="Calibri"/>
          <w:sz w:val="22"/>
          <w:szCs w:val="22"/>
          <w:lang w:val="en-US" w:eastAsia="en-US"/>
        </w:rPr>
        <w:lastRenderedPageBreak/>
        <w:t>approach such as TIRF will be used to explore at single-assembly level the oscillatory phenomenon responsible for size variation</w:t>
      </w:r>
      <w:r w:rsidR="008413E3">
        <w:rPr>
          <w:rFonts w:eastAsia="Calibri"/>
          <w:sz w:val="22"/>
          <w:szCs w:val="22"/>
          <w:lang w:val="en-US" w:eastAsia="en-US"/>
        </w:rPr>
        <w:t>s</w:t>
      </w:r>
      <w:r w:rsidRPr="0026330E">
        <w:rPr>
          <w:rFonts w:eastAsia="Calibri"/>
          <w:sz w:val="22"/>
          <w:szCs w:val="22"/>
          <w:lang w:val="en-US" w:eastAsia="en-US"/>
        </w:rPr>
        <w:t xml:space="preserve"> of </w:t>
      </w:r>
      <w:r w:rsidR="008413E3">
        <w:rPr>
          <w:rFonts w:eastAsia="Calibri"/>
          <w:sz w:val="22"/>
          <w:szCs w:val="22"/>
          <w:lang w:val="en-US" w:eastAsia="en-US"/>
        </w:rPr>
        <w:t xml:space="preserve">the </w:t>
      </w:r>
      <w:r w:rsidRPr="0026330E">
        <w:rPr>
          <w:rFonts w:eastAsia="Calibri"/>
          <w:sz w:val="22"/>
          <w:szCs w:val="22"/>
          <w:lang w:val="en-US" w:eastAsia="en-US"/>
        </w:rPr>
        <w:t>assemblies. Kinetic modelling, phase-space analysis, bifurcation point identification using either discret</w:t>
      </w:r>
      <w:r w:rsidR="008413E3">
        <w:rPr>
          <w:rFonts w:eastAsia="Calibri"/>
          <w:sz w:val="22"/>
          <w:szCs w:val="22"/>
          <w:lang w:val="en-US" w:eastAsia="en-US"/>
        </w:rPr>
        <w:t>e</w:t>
      </w:r>
      <w:r w:rsidRPr="0026330E">
        <w:rPr>
          <w:rFonts w:eastAsia="Calibri"/>
          <w:sz w:val="22"/>
          <w:szCs w:val="22"/>
          <w:lang w:val="en-US" w:eastAsia="en-US"/>
        </w:rPr>
        <w:t xml:space="preserve"> of continuous approach</w:t>
      </w:r>
      <w:r w:rsidR="008413E3">
        <w:rPr>
          <w:rFonts w:eastAsia="Calibri"/>
          <w:sz w:val="22"/>
          <w:szCs w:val="22"/>
          <w:lang w:val="en-US" w:eastAsia="en-US"/>
        </w:rPr>
        <w:t>es</w:t>
      </w:r>
      <w:r w:rsidRPr="0026330E">
        <w:rPr>
          <w:rFonts w:eastAsia="Calibri"/>
          <w:sz w:val="22"/>
          <w:szCs w:val="22"/>
          <w:lang w:val="en-US" w:eastAsia="en-US"/>
        </w:rPr>
        <w:t xml:space="preserve"> will be performed in order to establish a kinetic model describing the occurrence of oscillations.</w:t>
      </w:r>
    </w:p>
    <w:p w14:paraId="0698E27B" w14:textId="77777777" w:rsidR="001F1607" w:rsidRPr="0026330E" w:rsidRDefault="00594A69" w:rsidP="0027489C">
      <w:pPr>
        <w:spacing w:before="60"/>
        <w:contextualSpacing/>
        <w:jc w:val="both"/>
        <w:rPr>
          <w:rFonts w:eastAsia="Calibri"/>
          <w:sz w:val="22"/>
          <w:szCs w:val="22"/>
          <w:lang w:val="en-US" w:eastAsia="en-US"/>
        </w:rPr>
      </w:pPr>
      <w:r>
        <w:rPr>
          <w:rFonts w:eastAsia="Calibri"/>
          <w:b/>
          <w:sz w:val="22"/>
          <w:szCs w:val="22"/>
          <w:lang w:val="en-US" w:eastAsia="en-US"/>
        </w:rPr>
        <w:t>Outcome.</w:t>
      </w:r>
      <w:r w:rsidR="001F1607" w:rsidRPr="0026330E">
        <w:rPr>
          <w:rFonts w:eastAsia="Calibri"/>
          <w:b/>
          <w:sz w:val="22"/>
          <w:szCs w:val="22"/>
          <w:lang w:val="en-US" w:eastAsia="en-US"/>
        </w:rPr>
        <w:t xml:space="preserve"> </w:t>
      </w:r>
      <w:r w:rsidR="001F1607" w:rsidRPr="0026330E">
        <w:rPr>
          <w:rFonts w:eastAsia="Calibri"/>
          <w:sz w:val="22"/>
          <w:szCs w:val="22"/>
          <w:lang w:val="en-US" w:eastAsia="en-US"/>
        </w:rPr>
        <w:t>The outcome of</w:t>
      </w:r>
      <w:r w:rsidR="001F1607" w:rsidRPr="0026330E">
        <w:rPr>
          <w:rFonts w:eastAsia="Calibri"/>
          <w:b/>
          <w:sz w:val="22"/>
          <w:szCs w:val="22"/>
          <w:lang w:val="en-US" w:eastAsia="en-US"/>
        </w:rPr>
        <w:t xml:space="preserve"> </w:t>
      </w:r>
      <w:r w:rsidR="008413E3" w:rsidRPr="009D0E86">
        <w:rPr>
          <w:rFonts w:eastAsia="Calibri"/>
          <w:sz w:val="22"/>
          <w:szCs w:val="22"/>
          <w:lang w:val="en-US" w:eastAsia="en-US"/>
        </w:rPr>
        <w:t>these</w:t>
      </w:r>
      <w:r w:rsidR="008413E3">
        <w:rPr>
          <w:rFonts w:eastAsia="Calibri"/>
          <w:b/>
          <w:sz w:val="22"/>
          <w:szCs w:val="22"/>
          <w:lang w:val="en-US" w:eastAsia="en-US"/>
        </w:rPr>
        <w:t xml:space="preserve"> </w:t>
      </w:r>
      <w:r w:rsidR="001F1607" w:rsidRPr="0026330E">
        <w:rPr>
          <w:rFonts w:eastAsia="Calibri"/>
          <w:sz w:val="22"/>
          <w:szCs w:val="22"/>
          <w:lang w:val="en-US" w:eastAsia="en-US"/>
        </w:rPr>
        <w:t xml:space="preserve">experimental approaches will be used to mathematically model </w:t>
      </w:r>
      <w:r w:rsidR="008413E3">
        <w:rPr>
          <w:rFonts w:eastAsia="Calibri"/>
          <w:sz w:val="22"/>
          <w:szCs w:val="22"/>
          <w:lang w:val="en-US" w:eastAsia="en-US"/>
        </w:rPr>
        <w:t xml:space="preserve">the </w:t>
      </w:r>
      <w:r w:rsidR="001F1607" w:rsidRPr="0026330E">
        <w:rPr>
          <w:rFonts w:eastAsia="Calibri"/>
          <w:sz w:val="22"/>
          <w:szCs w:val="22"/>
          <w:lang w:val="en-US" w:eastAsia="en-US"/>
        </w:rPr>
        <w:t>kinetic process and validate different pathway</w:t>
      </w:r>
      <w:r w:rsidR="008413E3">
        <w:rPr>
          <w:rFonts w:eastAsia="Calibri"/>
          <w:sz w:val="22"/>
          <w:szCs w:val="22"/>
          <w:lang w:val="en-US" w:eastAsia="en-US"/>
        </w:rPr>
        <w:t>s</w:t>
      </w:r>
      <w:r w:rsidR="001F1607" w:rsidRPr="0026330E">
        <w:rPr>
          <w:rFonts w:eastAsia="Calibri"/>
          <w:sz w:val="22"/>
          <w:szCs w:val="22"/>
          <w:lang w:val="en-US" w:eastAsia="en-US"/>
        </w:rPr>
        <w:t>.</w:t>
      </w:r>
    </w:p>
    <w:p w14:paraId="3235339E" w14:textId="77777777" w:rsidR="00EB4068" w:rsidRDefault="00EB4068" w:rsidP="00EB4068">
      <w:pPr>
        <w:spacing w:before="60"/>
        <w:jc w:val="both"/>
        <w:rPr>
          <w:ins w:id="77" w:author="Human Rezaei" w:date="2017-11-07T12:37:00Z"/>
          <w:sz w:val="22"/>
          <w:szCs w:val="22"/>
          <w:lang w:val="en-US"/>
        </w:rPr>
      </w:pPr>
      <w:ins w:id="78" w:author="Human Rezaei" w:date="2017-11-07T12:37:00Z">
        <w:r w:rsidRPr="00242028">
          <w:rPr>
            <w:b/>
            <w:sz w:val="22"/>
            <w:szCs w:val="22"/>
            <w:lang w:val="en-US"/>
          </w:rPr>
          <w:t>Synergetic outcome:</w:t>
        </w:r>
        <w:r>
          <w:rPr>
            <w:sz w:val="22"/>
            <w:szCs w:val="22"/>
            <w:lang w:val="en-US"/>
          </w:rPr>
          <w:t xml:space="preserve"> </w:t>
        </w:r>
      </w:ins>
      <w:ins w:id="79" w:author="Human Rezaei" w:date="2017-11-07T12:38:00Z">
        <w:r w:rsidR="00C96202">
          <w:rPr>
            <w:sz w:val="22"/>
            <w:szCs w:val="22"/>
            <w:lang w:val="en-US"/>
          </w:rPr>
          <w:t>The oscillatory kinetic will serve as an output of kinetic modeling and model building</w:t>
        </w:r>
      </w:ins>
    </w:p>
    <w:p w14:paraId="3E0A114F" w14:textId="77777777" w:rsidR="00B07F9C" w:rsidRPr="0026330E" w:rsidRDefault="00B07F9C" w:rsidP="0027489C">
      <w:pPr>
        <w:pStyle w:val="Subtask"/>
        <w:rPr>
          <w:rFonts w:eastAsia="Calibri"/>
          <w:lang w:eastAsia="en-US"/>
        </w:rPr>
      </w:pPr>
    </w:p>
    <w:p w14:paraId="2346E688" w14:textId="77777777" w:rsidR="00F6691D" w:rsidRPr="00594A69" w:rsidRDefault="00F6691D" w:rsidP="0027489C">
      <w:pPr>
        <w:pStyle w:val="Task"/>
        <w:spacing w:before="60"/>
        <w:rPr>
          <w:sz w:val="22"/>
        </w:rPr>
      </w:pPr>
      <w:r w:rsidRPr="00594A69">
        <w:rPr>
          <w:sz w:val="22"/>
        </w:rPr>
        <w:t xml:space="preserve">Subtask </w:t>
      </w:r>
      <w:r w:rsidR="00A90F8A" w:rsidRPr="00594A69">
        <w:rPr>
          <w:sz w:val="22"/>
        </w:rPr>
        <w:t>1.3.</w:t>
      </w:r>
      <w:r w:rsidR="001F1607" w:rsidRPr="00594A69">
        <w:rPr>
          <w:sz w:val="22"/>
        </w:rPr>
        <w:t>2</w:t>
      </w:r>
      <w:r w:rsidRPr="00594A69">
        <w:rPr>
          <w:sz w:val="22"/>
        </w:rPr>
        <w:t xml:space="preserve">: Evidence </w:t>
      </w:r>
      <w:r w:rsidR="00CE0D25" w:rsidRPr="00594A69">
        <w:rPr>
          <w:sz w:val="22"/>
        </w:rPr>
        <w:t xml:space="preserve">for </w:t>
      </w:r>
      <w:r w:rsidRPr="00594A69">
        <w:rPr>
          <w:sz w:val="22"/>
        </w:rPr>
        <w:t>material excha</w:t>
      </w:r>
      <w:r w:rsidR="00B07F9C" w:rsidRPr="00594A69">
        <w:rPr>
          <w:sz w:val="22"/>
        </w:rPr>
        <w:t xml:space="preserve">nge between </w:t>
      </w:r>
      <w:r w:rsidR="00594A69" w:rsidRPr="00F03720">
        <w:rPr>
          <w:sz w:val="22"/>
        </w:rPr>
        <w:t>PrP</w:t>
      </w:r>
      <w:r w:rsidR="00594A69" w:rsidRPr="00F03720">
        <w:rPr>
          <w:sz w:val="22"/>
          <w:vertAlign w:val="superscript"/>
        </w:rPr>
        <w:t>Sc</w:t>
      </w:r>
      <w:r w:rsidR="00594A69" w:rsidRPr="00F03720">
        <w:rPr>
          <w:sz w:val="22"/>
        </w:rPr>
        <w:t xml:space="preserve"> </w:t>
      </w:r>
      <w:r w:rsidR="00B07F9C" w:rsidRPr="00594A69">
        <w:rPr>
          <w:sz w:val="22"/>
        </w:rPr>
        <w:t>subassemblies</w:t>
      </w:r>
    </w:p>
    <w:p w14:paraId="7206B948" w14:textId="77777777" w:rsidR="00F6691D" w:rsidRPr="0026330E" w:rsidRDefault="00F6691D" w:rsidP="0027489C">
      <w:pPr>
        <w:spacing w:before="60"/>
        <w:jc w:val="both"/>
        <w:rPr>
          <w:rFonts w:eastAsia="Calibri"/>
          <w:sz w:val="22"/>
          <w:szCs w:val="22"/>
          <w:lang w:val="en-US" w:eastAsia="en-US"/>
        </w:rPr>
      </w:pPr>
      <w:r w:rsidRPr="0026330E">
        <w:rPr>
          <w:rFonts w:eastAsia="Calibri"/>
          <w:b/>
          <w:sz w:val="22"/>
          <w:szCs w:val="22"/>
          <w:lang w:val="en-US" w:eastAsia="en-US"/>
        </w:rPr>
        <w:t>Objective</w:t>
      </w:r>
      <w:r w:rsidR="00594A69">
        <w:rPr>
          <w:rFonts w:eastAsia="Calibri"/>
          <w:b/>
          <w:sz w:val="22"/>
          <w:szCs w:val="22"/>
          <w:lang w:val="en-US" w:eastAsia="en-US"/>
        </w:rPr>
        <w:t>.</w:t>
      </w:r>
      <w:r w:rsidRPr="0026330E">
        <w:rPr>
          <w:rFonts w:eastAsia="Calibri"/>
          <w:sz w:val="22"/>
          <w:szCs w:val="22"/>
          <w:lang w:val="en-US" w:eastAsia="en-US"/>
        </w:rPr>
        <w:t xml:space="preserve"> </w:t>
      </w:r>
      <w:r w:rsidR="00594A69" w:rsidRPr="0026330E">
        <w:rPr>
          <w:rFonts w:eastAsia="Calibri"/>
          <w:sz w:val="22"/>
          <w:szCs w:val="22"/>
          <w:lang w:val="en-US" w:eastAsia="en-US"/>
        </w:rPr>
        <w:t>The coexistence of substrains or structurally distinct PrP</w:t>
      </w:r>
      <w:r w:rsidR="00594A69" w:rsidRPr="0026330E">
        <w:rPr>
          <w:rFonts w:eastAsia="Calibri"/>
          <w:sz w:val="22"/>
          <w:szCs w:val="22"/>
          <w:vertAlign w:val="superscript"/>
          <w:lang w:val="en-US" w:eastAsia="en-US"/>
        </w:rPr>
        <w:t>Sc</w:t>
      </w:r>
      <w:r w:rsidR="00594A69" w:rsidRPr="0026330E">
        <w:rPr>
          <w:rFonts w:eastAsia="Calibri"/>
          <w:sz w:val="22"/>
          <w:szCs w:val="22"/>
          <w:lang w:val="en-US" w:eastAsia="en-US"/>
        </w:rPr>
        <w:t xml:space="preserve"> assemblies within the same environment implicates two phenomena during the evolution of the pathology. The first phenomenon</w:t>
      </w:r>
      <w:del w:id="80" w:author="Vincent Béringue" w:date="2017-11-06T15:06:00Z">
        <w:r w:rsidR="00594A69" w:rsidRPr="0026330E" w:rsidDel="00AE6916">
          <w:rPr>
            <w:rFonts w:eastAsia="Calibri"/>
            <w:sz w:val="22"/>
            <w:szCs w:val="22"/>
            <w:lang w:val="en-US" w:eastAsia="en-US"/>
          </w:rPr>
          <w:delText>,</w:delText>
        </w:r>
      </w:del>
      <w:r w:rsidR="00594A69" w:rsidRPr="0026330E">
        <w:rPr>
          <w:rFonts w:eastAsia="Calibri"/>
          <w:sz w:val="22"/>
          <w:szCs w:val="22"/>
          <w:lang w:val="en-US" w:eastAsia="en-US"/>
        </w:rPr>
        <w:t xml:space="preserve"> is a competition for PrP</w:t>
      </w:r>
      <w:r w:rsidR="00594A69" w:rsidRPr="0026330E">
        <w:rPr>
          <w:rFonts w:eastAsia="Calibri"/>
          <w:sz w:val="22"/>
          <w:szCs w:val="22"/>
          <w:vertAlign w:val="superscript"/>
          <w:lang w:val="en-US" w:eastAsia="en-US"/>
        </w:rPr>
        <w:t>C</w:t>
      </w:r>
      <w:r w:rsidR="00594A69" w:rsidRPr="0026330E">
        <w:rPr>
          <w:rFonts w:eastAsia="Calibri"/>
          <w:sz w:val="22"/>
          <w:szCs w:val="22"/>
          <w:lang w:val="en-US" w:eastAsia="en-US"/>
        </w:rPr>
        <w:t xml:space="preserve"> during the conversion process. Two structurally distinct assemblies should have two different templating rates. The second phenomenon will consist to an exchange process if they have in common a reactant such as their respective elementary building bloc suPrP</w:t>
      </w:r>
      <w:r w:rsidR="00476744">
        <w:rPr>
          <w:rFonts w:eastAsia="Calibri"/>
          <w:sz w:val="22"/>
          <w:szCs w:val="22"/>
          <w:lang w:val="en-US" w:eastAsia="en-US"/>
        </w:rPr>
        <w:t>.</w:t>
      </w:r>
      <w:r w:rsidR="0058788E">
        <w:rPr>
          <w:rFonts w:eastAsia="Calibri"/>
          <w:sz w:val="22"/>
          <w:szCs w:val="22"/>
          <w:lang w:val="en-US" w:eastAsia="en-US"/>
        </w:rPr>
        <w:t xml:space="preserve"> </w:t>
      </w:r>
      <w:r w:rsidRPr="0026330E">
        <w:rPr>
          <w:rFonts w:eastAsia="Calibri"/>
          <w:sz w:val="22"/>
          <w:szCs w:val="22"/>
          <w:lang w:val="en-US" w:eastAsia="en-US"/>
        </w:rPr>
        <w:t>The objective of this task is to explore the exchange process between different PrP</w:t>
      </w:r>
      <w:r w:rsidRPr="0026330E">
        <w:rPr>
          <w:rFonts w:eastAsia="Calibri"/>
          <w:sz w:val="22"/>
          <w:szCs w:val="22"/>
          <w:vertAlign w:val="superscript"/>
          <w:lang w:val="en-US" w:eastAsia="en-US"/>
        </w:rPr>
        <w:t>Sc</w:t>
      </w:r>
      <w:r w:rsidRPr="0026330E">
        <w:rPr>
          <w:rFonts w:eastAsia="Calibri"/>
          <w:sz w:val="22"/>
          <w:szCs w:val="22"/>
          <w:lang w:val="en-US" w:eastAsia="en-US"/>
        </w:rPr>
        <w:t xml:space="preserve"> subassemblies within a given prion </w:t>
      </w:r>
      <w:r w:rsidR="00F5720C" w:rsidRPr="0026330E">
        <w:rPr>
          <w:rFonts w:eastAsia="Calibri"/>
          <w:sz w:val="22"/>
          <w:szCs w:val="22"/>
          <w:lang w:val="en-US" w:eastAsia="en-US"/>
        </w:rPr>
        <w:t>population (</w:t>
      </w:r>
      <w:r w:rsidRPr="0026330E">
        <w:rPr>
          <w:rFonts w:eastAsia="Calibri"/>
          <w:sz w:val="22"/>
          <w:szCs w:val="22"/>
          <w:lang w:val="en-US" w:eastAsia="en-US"/>
        </w:rPr>
        <w:t>strain or field-isolate</w:t>
      </w:r>
      <w:r w:rsidR="00F5720C" w:rsidRPr="0026330E">
        <w:rPr>
          <w:rFonts w:eastAsia="Calibri"/>
          <w:sz w:val="22"/>
          <w:szCs w:val="22"/>
          <w:lang w:val="en-US" w:eastAsia="en-US"/>
        </w:rPr>
        <w:t>)</w:t>
      </w:r>
      <w:r w:rsidRPr="0026330E">
        <w:rPr>
          <w:rFonts w:eastAsia="Calibri"/>
          <w:sz w:val="22"/>
          <w:szCs w:val="22"/>
          <w:lang w:val="en-US" w:eastAsia="en-US"/>
        </w:rPr>
        <w:t xml:space="preserve">. </w:t>
      </w:r>
    </w:p>
    <w:p w14:paraId="06FF031C" w14:textId="77777777" w:rsidR="00F6691D" w:rsidRPr="00015DC6" w:rsidRDefault="00F6691D" w:rsidP="0027489C">
      <w:pPr>
        <w:spacing w:before="60"/>
        <w:jc w:val="both"/>
        <w:rPr>
          <w:rFonts w:eastAsia="Calibri"/>
          <w:sz w:val="22"/>
          <w:szCs w:val="22"/>
          <w:lang w:val="en-US" w:eastAsia="en-US"/>
        </w:rPr>
      </w:pPr>
      <w:r w:rsidRPr="0026330E">
        <w:rPr>
          <w:rFonts w:eastAsia="Calibri"/>
          <w:b/>
          <w:sz w:val="22"/>
          <w:szCs w:val="22"/>
          <w:lang w:val="en-US" w:eastAsia="en-US"/>
        </w:rPr>
        <w:t>Methodologies</w:t>
      </w:r>
      <w:r w:rsidR="0058788E">
        <w:rPr>
          <w:rFonts w:eastAsia="Calibri"/>
          <w:b/>
          <w:sz w:val="22"/>
          <w:szCs w:val="22"/>
          <w:lang w:val="en-US" w:eastAsia="en-US"/>
        </w:rPr>
        <w:t>.</w:t>
      </w:r>
      <w:r w:rsidRPr="0026330E">
        <w:rPr>
          <w:rFonts w:eastAsia="Calibri"/>
          <w:sz w:val="22"/>
          <w:szCs w:val="22"/>
          <w:lang w:val="en-US" w:eastAsia="en-US"/>
        </w:rPr>
        <w:t xml:space="preserve"> </w:t>
      </w:r>
      <w:r w:rsidR="0001238A" w:rsidRPr="0026330E">
        <w:rPr>
          <w:rFonts w:eastAsia="Calibri"/>
          <w:sz w:val="22"/>
          <w:szCs w:val="22"/>
          <w:lang w:val="en-US" w:eastAsia="en-US"/>
        </w:rPr>
        <w:t xml:space="preserve">It is expected from our mathematical modeling that two structurally distinct assemblies exchanging material should have an intertwined relaxation kinetic </w:t>
      </w:r>
      <w:r w:rsidR="00EF6E3D" w:rsidRPr="0026330E">
        <w:rPr>
          <w:rFonts w:eastAsia="Calibri"/>
          <w:sz w:val="22"/>
          <w:szCs w:val="22"/>
          <w:lang w:val="en-US" w:eastAsia="en-US"/>
        </w:rPr>
        <w:fldChar w:fldCharType="begin"/>
      </w:r>
      <w:r w:rsidR="00121F98">
        <w:rPr>
          <w:rFonts w:eastAsia="Calibri"/>
          <w:sz w:val="22"/>
          <w:szCs w:val="22"/>
          <w:lang w:val="en-US" w:eastAsia="en-US"/>
        </w:rPr>
        <w:instrText xml:space="preserve"> ADDIN EN.CITE &lt;EndNote&gt;&lt;Cite&gt;&lt;Author&gt;Armiento&lt;/Author&gt;&lt;Year&gt;2017&lt;/Year&gt;&lt;RecNum&gt;379&lt;/RecNum&gt;&lt;DisplayText&gt;(&lt;style face="italic"&gt;61&lt;/style&gt;)&lt;/DisplayText&gt;&lt;record&gt;&lt;rec-number&gt;379&lt;/rec-number&gt;&lt;foreign-keys&gt;&lt;key app="EN" db-id="5zdsfz0smsxed6erdv2xeff0f2x5eavzw05v" timestamp="1506966832"&gt;379&lt;/key&gt;&lt;/foreign-keys&gt;&lt;ref-type name="Journal Article"&gt;17&lt;/ref-type&gt;&lt;contributors&gt;&lt;authors&gt;&lt;author&gt;Armiento, A.&lt;/author&gt;&lt;author&gt;Moireau, P.&lt;/author&gt;&lt;author&gt;Martin, D.&lt;/author&gt;&lt;author&gt;Lepejova, N.&lt;/author&gt;&lt;author&gt;Doumic, M.&lt;/author&gt;&lt;author&gt;Rezaei, H.&lt;/author&gt;&lt;/authors&gt;&lt;/contributors&gt;&lt;auth-address&gt;Univ Paris Diderot, Sorbonne Paris Cite, Lab. J.L. Lions UMR CNRS 7598, Inria, Paris, France.&amp;#xD;Inria and Universite Paris-Saclay, Campus de l&amp;apos;Ecole Polytechnique, 91128 Palaiseau, France.&amp;#xD;INRA, UR892, Virologie Immunologie Moleculaires, 78350 Jouy-en-Josas, France.&amp;#xD;Sorbonne Universites, Inria, UPMC Univ Paris 06, Lab. J.L. Lions UMR CNRS 7598, Paris, France.&amp;#xD;Wolfgang Pauli Institute, University of Vienna, Oskar-Morgenstern Platz 1, 1090 Wien, Austria.&lt;/auth-address&gt;&lt;titles&gt;&lt;title&gt;The mechanism of monomer transfer between two structurally distinct PrP oligomers&lt;/title&gt;&lt;secondary-title&gt;PLoS One&lt;/secondary-title&gt;&lt;/titles&gt;&lt;periodical&gt;&lt;full-title&gt;PLoS One&lt;/full-title&gt;&lt;/periodical&gt;&lt;pages&gt;e0180538&lt;/pages&gt;&lt;volume&gt;12&lt;/volume&gt;&lt;number&gt;7&lt;/number&gt;&lt;dates&gt;&lt;year&gt;2017&lt;/year&gt;&lt;/dates&gt;&lt;isbn&gt;1932-6203 (Electronic)&amp;#xD;1932-6203 (Linking)&lt;/isbn&gt;&lt;accession-num&gt;28746342&lt;/accession-num&gt;&lt;urls&gt;&lt;related-urls&gt;&lt;url&gt;http://www.ncbi.nlm.nih.gov/pubmed/28746342&lt;/url&gt;&lt;/related-urls&gt;&lt;/urls&gt;&lt;custom2&gt;PMC5528842&lt;/custom2&gt;&lt;electronic-resource-num&gt;10.1371/journal.pone.0180538&lt;/electronic-resource-num&gt;&lt;research-notes&gt;SIT&lt;/research-notes&gt;&lt;/record&gt;&lt;/Cite&gt;&lt;/EndNote&gt;</w:instrText>
      </w:r>
      <w:r w:rsidR="00EF6E3D" w:rsidRPr="0026330E">
        <w:rPr>
          <w:rFonts w:eastAsia="Calibri"/>
          <w:sz w:val="22"/>
          <w:szCs w:val="22"/>
          <w:lang w:val="en-US" w:eastAsia="en-US"/>
        </w:rPr>
        <w:fldChar w:fldCharType="separate"/>
      </w:r>
      <w:r w:rsidR="00121F98">
        <w:rPr>
          <w:rFonts w:eastAsia="Calibri"/>
          <w:noProof/>
          <w:sz w:val="22"/>
          <w:szCs w:val="22"/>
          <w:lang w:val="en-US" w:eastAsia="en-US"/>
        </w:rPr>
        <w:t>(</w:t>
      </w:r>
      <w:r w:rsidR="00121F98" w:rsidRPr="00121F98">
        <w:rPr>
          <w:rFonts w:eastAsia="Calibri"/>
          <w:i/>
          <w:noProof/>
          <w:sz w:val="22"/>
          <w:szCs w:val="22"/>
          <w:lang w:val="en-US" w:eastAsia="en-US"/>
        </w:rPr>
        <w:t>61</w:t>
      </w:r>
      <w:r w:rsidR="00121F98">
        <w:rPr>
          <w:rFonts w:eastAsia="Calibri"/>
          <w:noProof/>
          <w:sz w:val="22"/>
          <w:szCs w:val="22"/>
          <w:lang w:val="en-US" w:eastAsia="en-US"/>
        </w:rPr>
        <w:t>)</w:t>
      </w:r>
      <w:r w:rsidR="00EF6E3D" w:rsidRPr="0026330E">
        <w:rPr>
          <w:rFonts w:eastAsia="Calibri"/>
          <w:sz w:val="22"/>
          <w:szCs w:val="22"/>
          <w:lang w:val="en-US" w:eastAsia="en-US"/>
        </w:rPr>
        <w:fldChar w:fldCharType="end"/>
      </w:r>
      <w:r w:rsidR="0001238A" w:rsidRPr="0026330E">
        <w:rPr>
          <w:rFonts w:eastAsia="Calibri"/>
          <w:sz w:val="22"/>
          <w:szCs w:val="22"/>
          <w:lang w:val="en-US" w:eastAsia="en-US"/>
        </w:rPr>
        <w:t xml:space="preserve">. We will thus </w:t>
      </w:r>
      <w:r w:rsidR="00234986" w:rsidRPr="0026330E">
        <w:rPr>
          <w:rFonts w:eastAsia="Calibri"/>
          <w:sz w:val="22"/>
          <w:szCs w:val="22"/>
          <w:lang w:val="en-US" w:eastAsia="en-US"/>
        </w:rPr>
        <w:t xml:space="preserve">i) </w:t>
      </w:r>
      <w:r w:rsidRPr="0026330E">
        <w:rPr>
          <w:rFonts w:eastAsia="Calibri"/>
          <w:sz w:val="22"/>
          <w:szCs w:val="22"/>
          <w:lang w:val="en-US" w:eastAsia="en-US"/>
        </w:rPr>
        <w:t xml:space="preserve">explore the exchange process </w:t>
      </w:r>
      <w:r w:rsidR="0001238A" w:rsidRPr="0026330E">
        <w:rPr>
          <w:rFonts w:eastAsia="Calibri"/>
          <w:sz w:val="22"/>
          <w:szCs w:val="22"/>
          <w:lang w:val="en-US" w:eastAsia="en-US"/>
        </w:rPr>
        <w:t xml:space="preserve">by </w:t>
      </w:r>
      <w:r w:rsidR="005E29DB" w:rsidRPr="0026330E">
        <w:rPr>
          <w:rFonts w:eastAsia="Calibri"/>
          <w:sz w:val="22"/>
          <w:szCs w:val="22"/>
          <w:lang w:val="en-US" w:eastAsia="en-US"/>
        </w:rPr>
        <w:t xml:space="preserve">a </w:t>
      </w:r>
      <w:r w:rsidRPr="0026330E">
        <w:rPr>
          <w:rFonts w:eastAsia="Calibri"/>
          <w:sz w:val="22"/>
          <w:szCs w:val="22"/>
          <w:lang w:val="en-US" w:eastAsia="en-US"/>
        </w:rPr>
        <w:t xml:space="preserve">kinetic analysis of </w:t>
      </w:r>
      <w:r w:rsidR="00CF2D07" w:rsidRPr="0026330E">
        <w:rPr>
          <w:rFonts w:eastAsia="Calibri"/>
          <w:sz w:val="22"/>
          <w:szCs w:val="22"/>
          <w:lang w:val="en-US" w:eastAsia="en-US"/>
        </w:rPr>
        <w:t xml:space="preserve">the </w:t>
      </w:r>
      <w:r w:rsidRPr="0026330E">
        <w:rPr>
          <w:rFonts w:eastAsia="Calibri"/>
          <w:sz w:val="22"/>
          <w:szCs w:val="22"/>
          <w:lang w:val="en-US" w:eastAsia="en-US"/>
        </w:rPr>
        <w:t>dilution</w:t>
      </w:r>
      <w:r w:rsidR="00CF2D07" w:rsidRPr="0026330E">
        <w:rPr>
          <w:rFonts w:eastAsia="Calibri"/>
          <w:sz w:val="22"/>
          <w:szCs w:val="22"/>
          <w:lang w:val="en-US" w:eastAsia="en-US"/>
        </w:rPr>
        <w:t>-</w:t>
      </w:r>
      <w:r w:rsidRPr="0026330E">
        <w:rPr>
          <w:rFonts w:eastAsia="Calibri"/>
          <w:sz w:val="22"/>
          <w:szCs w:val="22"/>
          <w:lang w:val="en-US" w:eastAsia="en-US"/>
        </w:rPr>
        <w:t>induc</w:t>
      </w:r>
      <w:r w:rsidR="00CF2D07" w:rsidRPr="0026330E">
        <w:rPr>
          <w:rFonts w:eastAsia="Calibri"/>
          <w:sz w:val="22"/>
          <w:szCs w:val="22"/>
          <w:lang w:val="en-US" w:eastAsia="en-US"/>
        </w:rPr>
        <w:t>ed displacement of the suPrP-PrP</w:t>
      </w:r>
      <w:r w:rsidR="00CF2D07" w:rsidRPr="0026330E">
        <w:rPr>
          <w:rFonts w:eastAsia="Calibri"/>
          <w:sz w:val="22"/>
          <w:szCs w:val="22"/>
          <w:vertAlign w:val="superscript"/>
          <w:lang w:val="en-US" w:eastAsia="en-US"/>
        </w:rPr>
        <w:t>Sc</w:t>
      </w:r>
      <w:r w:rsidR="00CF2D07" w:rsidRPr="0026330E">
        <w:rPr>
          <w:rFonts w:eastAsia="Calibri"/>
          <w:sz w:val="22"/>
          <w:szCs w:val="22"/>
          <w:lang w:val="en-US" w:eastAsia="en-US"/>
        </w:rPr>
        <w:t xml:space="preserve"> </w:t>
      </w:r>
      <w:r w:rsidRPr="0026330E">
        <w:rPr>
          <w:rFonts w:eastAsia="Calibri"/>
          <w:sz w:val="22"/>
          <w:szCs w:val="22"/>
          <w:lang w:val="en-US" w:eastAsia="en-US"/>
        </w:rPr>
        <w:t>equilibrium</w:t>
      </w:r>
      <w:r w:rsidR="00CF2D07" w:rsidRPr="0026330E">
        <w:rPr>
          <w:rFonts w:eastAsia="Calibri"/>
          <w:sz w:val="22"/>
          <w:szCs w:val="22"/>
          <w:lang w:val="en-US" w:eastAsia="en-US"/>
        </w:rPr>
        <w:t xml:space="preserve">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706DB8" w:rsidRPr="0026330E">
        <w:rPr>
          <w:rFonts w:eastAsia="Calibri"/>
          <w:sz w:val="22"/>
          <w:szCs w:val="22"/>
          <w:lang w:val="en-US" w:eastAsia="en-US"/>
        </w:rPr>
        <w:t xml:space="preserve"> and </w:t>
      </w:r>
      <w:r w:rsidR="00234986" w:rsidRPr="0026330E">
        <w:rPr>
          <w:rFonts w:eastAsia="Calibri"/>
          <w:sz w:val="22"/>
          <w:szCs w:val="22"/>
          <w:lang w:val="en-US" w:eastAsia="en-US"/>
        </w:rPr>
        <w:t xml:space="preserve">ii) </w:t>
      </w:r>
      <w:r w:rsidRPr="0026330E">
        <w:rPr>
          <w:rFonts w:eastAsia="Calibri"/>
          <w:sz w:val="22"/>
          <w:szCs w:val="22"/>
          <w:lang w:val="en-US" w:eastAsia="en-US"/>
        </w:rPr>
        <w:t xml:space="preserve">characterize the PrP conformer involved in this exchange. The experimental procedure is based on the separation, by a low-pass molecular weight membrane filter, </w:t>
      </w:r>
      <w:r w:rsidR="00234986" w:rsidRPr="0026330E">
        <w:rPr>
          <w:rFonts w:eastAsia="Calibri"/>
          <w:sz w:val="22"/>
          <w:szCs w:val="22"/>
          <w:lang w:val="en-US" w:eastAsia="en-US"/>
        </w:rPr>
        <w:t xml:space="preserve">of </w:t>
      </w:r>
      <w:r w:rsidRPr="0026330E">
        <w:rPr>
          <w:rFonts w:eastAsia="Calibri"/>
          <w:sz w:val="22"/>
          <w:szCs w:val="22"/>
          <w:lang w:val="en-US" w:eastAsia="en-US"/>
        </w:rPr>
        <w:t xml:space="preserve">two distinct compartments containing </w:t>
      </w:r>
      <w:r w:rsidR="00F950C3" w:rsidRPr="0026330E">
        <w:rPr>
          <w:rFonts w:eastAsia="Calibri"/>
          <w:sz w:val="22"/>
          <w:szCs w:val="22"/>
          <w:lang w:val="en-US" w:eastAsia="en-US"/>
        </w:rPr>
        <w:t xml:space="preserve">two different concentrations of the same </w:t>
      </w:r>
      <w:r w:rsidR="00D61F8A" w:rsidRPr="0026330E">
        <w:rPr>
          <w:rFonts w:eastAsia="Calibri"/>
          <w:sz w:val="22"/>
          <w:szCs w:val="22"/>
          <w:lang w:val="en-US" w:eastAsia="en-US"/>
        </w:rPr>
        <w:t>PrP</w:t>
      </w:r>
      <w:r w:rsidR="00D61F8A" w:rsidRPr="0026330E">
        <w:rPr>
          <w:rFonts w:eastAsia="Calibri"/>
          <w:sz w:val="22"/>
          <w:szCs w:val="22"/>
          <w:vertAlign w:val="superscript"/>
          <w:lang w:val="en-US" w:eastAsia="en-US"/>
        </w:rPr>
        <w:t>Sc</w:t>
      </w:r>
      <w:r w:rsidR="00D61F8A" w:rsidRPr="0026330E">
        <w:rPr>
          <w:rFonts w:eastAsia="Calibri"/>
          <w:sz w:val="22"/>
          <w:szCs w:val="22"/>
          <w:lang w:val="en-US" w:eastAsia="en-US"/>
        </w:rPr>
        <w:t xml:space="preserve"> </w:t>
      </w:r>
      <w:r w:rsidRPr="0026330E">
        <w:rPr>
          <w:rFonts w:eastAsia="Calibri"/>
          <w:sz w:val="22"/>
          <w:szCs w:val="22"/>
          <w:lang w:val="en-US" w:eastAsia="en-US"/>
        </w:rPr>
        <w:t>assembly preparation (</w:t>
      </w:r>
      <w:r w:rsidR="00015DC6" w:rsidRPr="0058788E">
        <w:rPr>
          <w:color w:val="0432FF"/>
          <w:sz w:val="22"/>
          <w:szCs w:val="22"/>
          <w:lang w:val="en-US"/>
        </w:rPr>
        <w:t>Figure 4</w:t>
      </w:r>
      <w:r w:rsidRPr="0026330E">
        <w:rPr>
          <w:rFonts w:eastAsia="Calibri"/>
          <w:sz w:val="22"/>
          <w:szCs w:val="22"/>
          <w:lang w:val="en-US" w:eastAsia="en-US"/>
        </w:rPr>
        <w:t xml:space="preserve">). In the case of exchange between two subsets of </w:t>
      </w:r>
      <w:r w:rsidR="00D61F8A" w:rsidRPr="0026330E">
        <w:rPr>
          <w:rFonts w:eastAsia="Calibri"/>
          <w:sz w:val="22"/>
          <w:szCs w:val="22"/>
          <w:lang w:val="en-US" w:eastAsia="en-US"/>
        </w:rPr>
        <w:t>PrP</w:t>
      </w:r>
      <w:r w:rsidR="00D61F8A" w:rsidRPr="0026330E">
        <w:rPr>
          <w:rFonts w:eastAsia="Calibri"/>
          <w:sz w:val="22"/>
          <w:szCs w:val="22"/>
          <w:vertAlign w:val="superscript"/>
          <w:lang w:val="en-US" w:eastAsia="en-US"/>
        </w:rPr>
        <w:t>Sc</w:t>
      </w:r>
      <w:r w:rsidR="00D61F8A" w:rsidRPr="0026330E">
        <w:rPr>
          <w:rFonts w:eastAsia="Calibri"/>
          <w:sz w:val="22"/>
          <w:szCs w:val="22"/>
          <w:lang w:val="en-US" w:eastAsia="en-US"/>
        </w:rPr>
        <w:t xml:space="preserve"> </w:t>
      </w:r>
      <w:r w:rsidRPr="0026330E">
        <w:rPr>
          <w:rFonts w:eastAsia="Calibri"/>
          <w:sz w:val="22"/>
          <w:szCs w:val="22"/>
          <w:lang w:val="en-US" w:eastAsia="en-US"/>
        </w:rPr>
        <w:t>assemblies</w:t>
      </w:r>
      <w:r w:rsidR="00F950C3" w:rsidRPr="0026330E">
        <w:rPr>
          <w:rFonts w:eastAsia="Calibri"/>
          <w:sz w:val="22"/>
          <w:szCs w:val="22"/>
          <w:lang w:val="en-US" w:eastAsia="en-US"/>
        </w:rPr>
        <w:t>, e.g. attractor and donor</w:t>
      </w:r>
      <w:r w:rsidRPr="0026330E">
        <w:rPr>
          <w:rFonts w:eastAsia="Calibri"/>
          <w:sz w:val="22"/>
          <w:szCs w:val="22"/>
          <w:lang w:val="en-US" w:eastAsia="en-US"/>
        </w:rPr>
        <w:t xml:space="preserve">, the flux of material will be directed toward the compartment containing </w:t>
      </w:r>
      <w:r w:rsidR="00F950C3" w:rsidRPr="0026330E">
        <w:rPr>
          <w:rFonts w:eastAsia="Calibri"/>
          <w:sz w:val="22"/>
          <w:szCs w:val="22"/>
          <w:lang w:val="en-US" w:eastAsia="en-US"/>
        </w:rPr>
        <w:t xml:space="preserve">the </w:t>
      </w:r>
      <w:r w:rsidRPr="0026330E">
        <w:rPr>
          <w:rFonts w:eastAsia="Calibri"/>
          <w:sz w:val="22"/>
          <w:szCs w:val="22"/>
          <w:lang w:val="en-US" w:eastAsia="en-US"/>
        </w:rPr>
        <w:t>highe</w:t>
      </w:r>
      <w:r w:rsidR="00F950C3" w:rsidRPr="0026330E">
        <w:rPr>
          <w:rFonts w:eastAsia="Calibri"/>
          <w:sz w:val="22"/>
          <w:szCs w:val="22"/>
          <w:lang w:val="en-US" w:eastAsia="en-US"/>
        </w:rPr>
        <w:t xml:space="preserve">st </w:t>
      </w:r>
      <w:r w:rsidRPr="0026330E">
        <w:rPr>
          <w:rFonts w:eastAsia="Calibri"/>
          <w:sz w:val="22"/>
          <w:szCs w:val="22"/>
          <w:lang w:val="en-US" w:eastAsia="en-US"/>
        </w:rPr>
        <w:t>concentration</w:t>
      </w:r>
      <w:r w:rsidR="00F950C3" w:rsidRPr="0026330E">
        <w:rPr>
          <w:rFonts w:eastAsia="Calibri"/>
          <w:sz w:val="22"/>
          <w:szCs w:val="22"/>
          <w:lang w:val="en-US" w:eastAsia="en-US"/>
        </w:rPr>
        <w:t xml:space="preserve"> </w:t>
      </w:r>
      <w:r w:rsidRPr="0026330E">
        <w:rPr>
          <w:rFonts w:eastAsia="Calibri"/>
          <w:sz w:val="22"/>
          <w:szCs w:val="22"/>
          <w:lang w:val="en-US" w:eastAsia="en-US"/>
        </w:rPr>
        <w:t>of attractor assemblies before reversing in order to reach an equilibrium. We already build a homemade device using millifluidic system coupled to two different measurement systems as fluorescence</w:t>
      </w:r>
      <w:ins w:id="81" w:author="Human Rezaei" w:date="2017-11-07T11:06:00Z">
        <w:r w:rsidR="009D0E86">
          <w:rPr>
            <w:rFonts w:eastAsia="Calibri"/>
            <w:sz w:val="22"/>
            <w:szCs w:val="22"/>
            <w:lang w:val="en-US" w:eastAsia="en-US"/>
          </w:rPr>
          <w:t>,</w:t>
        </w:r>
      </w:ins>
      <w:del w:id="82" w:author="Human Rezaei" w:date="2017-11-07T11:06:00Z">
        <w:r w:rsidRPr="0026330E" w:rsidDel="009D0E86">
          <w:rPr>
            <w:rFonts w:eastAsia="Calibri"/>
            <w:sz w:val="22"/>
            <w:szCs w:val="22"/>
            <w:lang w:val="en-US" w:eastAsia="en-US"/>
          </w:rPr>
          <w:delText xml:space="preserve"> and</w:delText>
        </w:r>
      </w:del>
      <w:r w:rsidRPr="0026330E">
        <w:rPr>
          <w:rFonts w:eastAsia="Calibri"/>
          <w:sz w:val="22"/>
          <w:szCs w:val="22"/>
          <w:lang w:val="en-US" w:eastAsia="en-US"/>
        </w:rPr>
        <w:t xml:space="preserve"> few-molecules light scattering spectroscopy</w:t>
      </w:r>
      <w:ins w:id="83" w:author="Human Rezaei" w:date="2017-11-07T11:05:00Z">
        <w:r w:rsidR="009D0E86">
          <w:rPr>
            <w:rFonts w:eastAsia="Calibri"/>
            <w:sz w:val="22"/>
            <w:szCs w:val="22"/>
            <w:lang w:val="en-US" w:eastAsia="en-US"/>
          </w:rPr>
          <w:t xml:space="preserve"> and PMCA an</w:t>
        </w:r>
      </w:ins>
      <w:ins w:id="84" w:author="Human Rezaei" w:date="2017-11-07T11:06:00Z">
        <w:r w:rsidR="009D0E86">
          <w:rPr>
            <w:rFonts w:eastAsia="Calibri"/>
            <w:sz w:val="22"/>
            <w:szCs w:val="22"/>
            <w:lang w:val="en-US" w:eastAsia="en-US"/>
          </w:rPr>
          <w:t>lysis</w:t>
        </w:r>
      </w:ins>
      <w:r w:rsidRPr="0026330E">
        <w:rPr>
          <w:rFonts w:eastAsia="Calibri"/>
          <w:sz w:val="22"/>
          <w:szCs w:val="22"/>
          <w:lang w:val="en-US" w:eastAsia="en-US"/>
        </w:rPr>
        <w:t xml:space="preserve"> (</w:t>
      </w:r>
      <w:r w:rsidR="00015DC6" w:rsidRPr="0058788E">
        <w:rPr>
          <w:color w:val="0432FF"/>
          <w:sz w:val="22"/>
          <w:szCs w:val="22"/>
          <w:lang w:val="en-US"/>
        </w:rPr>
        <w:t>Figure 4</w:t>
      </w:r>
      <w:r w:rsidRPr="0026330E">
        <w:rPr>
          <w:rFonts w:eastAsia="Calibri"/>
          <w:sz w:val="22"/>
          <w:szCs w:val="22"/>
          <w:lang w:val="en-US" w:eastAsia="en-US"/>
        </w:rPr>
        <w:t xml:space="preserve">). </w:t>
      </w:r>
      <w:r w:rsidR="00F5720C" w:rsidRPr="0026330E">
        <w:rPr>
          <w:rFonts w:eastAsia="Calibri"/>
          <w:sz w:val="22"/>
          <w:szCs w:val="22"/>
          <w:lang w:val="en-US" w:eastAsia="en-US"/>
        </w:rPr>
        <w:t>By using different Mw cutoff for the membrane, we will then be able to estimate the size of the conformer involved in the exchange process</w:t>
      </w:r>
      <w:r w:rsidR="00C838A6" w:rsidRPr="0026330E">
        <w:rPr>
          <w:rFonts w:eastAsia="Calibri"/>
          <w:sz w:val="22"/>
          <w:szCs w:val="22"/>
          <w:lang w:val="en-US" w:eastAsia="en-US"/>
        </w:rPr>
        <w:t xml:space="preserve"> and examine whether it is consistent with suPrP</w:t>
      </w:r>
      <w:r w:rsidR="00015DC6">
        <w:rPr>
          <w:rFonts w:eastAsia="Calibri"/>
          <w:sz w:val="22"/>
          <w:szCs w:val="22"/>
          <w:lang w:val="en-US" w:eastAsia="en-US"/>
        </w:rPr>
        <w:t>.</w:t>
      </w:r>
      <w:r w:rsidR="00015DC6" w:rsidRPr="00015DC6">
        <w:rPr>
          <w:rFonts w:eastAsia="Calibri"/>
          <w:sz w:val="22"/>
          <w:szCs w:val="22"/>
          <w:lang w:val="en-US" w:eastAsia="en-US"/>
        </w:rPr>
        <w:t xml:space="preserve"> </w:t>
      </w:r>
    </w:p>
    <w:p w14:paraId="0026F7B5" w14:textId="77777777" w:rsidR="00F6691D" w:rsidRDefault="00F6691D" w:rsidP="0027489C">
      <w:pPr>
        <w:spacing w:before="60"/>
        <w:jc w:val="both"/>
        <w:rPr>
          <w:ins w:id="85" w:author="Human Rezaei" w:date="2017-11-07T12:42:00Z"/>
          <w:rFonts w:eastAsia="Calibri"/>
          <w:sz w:val="22"/>
          <w:szCs w:val="22"/>
          <w:lang w:val="en-US" w:eastAsia="en-US"/>
        </w:rPr>
      </w:pPr>
      <w:r w:rsidRPr="0026330E">
        <w:rPr>
          <w:rFonts w:eastAsia="Calibri"/>
          <w:b/>
          <w:sz w:val="22"/>
          <w:szCs w:val="22"/>
          <w:lang w:val="en-US" w:eastAsia="en-US"/>
        </w:rPr>
        <w:t>Outcome</w:t>
      </w:r>
      <w:r w:rsidR="00015DC6">
        <w:rPr>
          <w:rFonts w:eastAsia="Calibri"/>
          <w:b/>
          <w:sz w:val="22"/>
          <w:szCs w:val="22"/>
          <w:lang w:val="en-US" w:eastAsia="en-US"/>
        </w:rPr>
        <w:t>.</w:t>
      </w:r>
      <w:r w:rsidRPr="0026330E">
        <w:rPr>
          <w:rFonts w:eastAsia="Calibri"/>
          <w:sz w:val="22"/>
          <w:szCs w:val="22"/>
          <w:lang w:val="en-US" w:eastAsia="en-US"/>
        </w:rPr>
        <w:t xml:space="preserve"> </w:t>
      </w:r>
      <w:r w:rsidR="00F5720C" w:rsidRPr="0026330E">
        <w:rPr>
          <w:rFonts w:eastAsia="Calibri"/>
          <w:sz w:val="22"/>
          <w:szCs w:val="22"/>
          <w:lang w:val="en-US" w:eastAsia="en-US"/>
        </w:rPr>
        <w:t xml:space="preserve">Determination of </w:t>
      </w:r>
      <w:r w:rsidRPr="0026330E">
        <w:rPr>
          <w:rFonts w:eastAsia="Calibri"/>
          <w:sz w:val="22"/>
          <w:szCs w:val="22"/>
          <w:lang w:val="en-US" w:eastAsia="en-US"/>
        </w:rPr>
        <w:t xml:space="preserve">a kinetic model of the exchange process in order to establish the base of the dynamic of the network of exchange. </w:t>
      </w:r>
    </w:p>
    <w:p w14:paraId="71F98682" w14:textId="77777777" w:rsidR="00A61C93" w:rsidRDefault="00A61C93" w:rsidP="00A61C93">
      <w:pPr>
        <w:spacing w:before="60"/>
        <w:jc w:val="both"/>
        <w:rPr>
          <w:ins w:id="86" w:author="Human Rezaei" w:date="2017-11-07T12:43:00Z"/>
          <w:sz w:val="22"/>
          <w:szCs w:val="22"/>
          <w:lang w:val="en-US"/>
        </w:rPr>
      </w:pPr>
      <w:ins w:id="87" w:author="Human Rezaei" w:date="2017-11-07T12:43:00Z">
        <w:r w:rsidRPr="00242028">
          <w:rPr>
            <w:b/>
            <w:sz w:val="22"/>
            <w:szCs w:val="22"/>
            <w:lang w:val="en-US"/>
          </w:rPr>
          <w:t>Synergetic outcome:</w:t>
        </w:r>
        <w:r>
          <w:rPr>
            <w:sz w:val="22"/>
            <w:szCs w:val="22"/>
            <w:lang w:val="en-US"/>
          </w:rPr>
          <w:t xml:space="preserve"> </w:t>
        </w:r>
        <w:r w:rsidR="000479F3">
          <w:rPr>
            <w:sz w:val="22"/>
            <w:szCs w:val="22"/>
            <w:lang w:val="en-US"/>
          </w:rPr>
          <w:t>mathematical model improvement based o</w:t>
        </w:r>
      </w:ins>
      <w:ins w:id="88" w:author="Human Rezaei" w:date="2017-11-07T12:44:00Z">
        <w:r w:rsidR="000479F3">
          <w:rPr>
            <w:sz w:val="22"/>
            <w:szCs w:val="22"/>
            <w:lang w:val="en-US"/>
          </w:rPr>
          <w:t>n accurate kinetic data</w:t>
        </w:r>
      </w:ins>
    </w:p>
    <w:p w14:paraId="0CAA2C6E" w14:textId="77777777" w:rsidR="00645E88" w:rsidRDefault="00645E88" w:rsidP="0027489C">
      <w:pPr>
        <w:spacing w:before="60"/>
        <w:jc w:val="both"/>
        <w:rPr>
          <w:ins w:id="89" w:author="Human Rezaei" w:date="2017-11-07T12:42:00Z"/>
          <w:rFonts w:eastAsia="Calibri"/>
          <w:sz w:val="22"/>
          <w:szCs w:val="22"/>
          <w:lang w:val="en-US" w:eastAsia="en-US"/>
        </w:rPr>
      </w:pPr>
    </w:p>
    <w:p w14:paraId="77773BEB" w14:textId="77777777" w:rsidR="00645E88" w:rsidRPr="0026330E" w:rsidRDefault="00645E88" w:rsidP="0027489C">
      <w:pPr>
        <w:spacing w:before="60"/>
        <w:jc w:val="both"/>
        <w:rPr>
          <w:rFonts w:eastAsia="Calibri"/>
          <w:sz w:val="22"/>
          <w:szCs w:val="22"/>
          <w:lang w:val="en-US" w:eastAsia="en-US"/>
        </w:rPr>
      </w:pPr>
    </w:p>
    <w:p w14:paraId="34429CE9" w14:textId="77777777" w:rsidR="00F6691D" w:rsidRPr="0026330E" w:rsidRDefault="00F6691D" w:rsidP="0027489C">
      <w:pPr>
        <w:spacing w:before="60"/>
        <w:jc w:val="both"/>
        <w:rPr>
          <w:rFonts w:eastAsia="Calibri"/>
          <w:sz w:val="22"/>
          <w:szCs w:val="22"/>
          <w:lang w:val="en-US" w:eastAsia="en-US"/>
        </w:rPr>
      </w:pPr>
      <w:r w:rsidRPr="0026330E">
        <w:rPr>
          <w:rFonts w:eastAsia="Calibri"/>
          <w:noProof/>
          <w:sz w:val="22"/>
          <w:szCs w:val="22"/>
        </w:rPr>
        <w:drawing>
          <wp:anchor distT="0" distB="0" distL="114300" distR="114300" simplePos="0" relativeHeight="251660288" behindDoc="0" locked="0" layoutInCell="1" allowOverlap="1" wp14:anchorId="03B57CFB" wp14:editId="6488510B">
            <wp:simplePos x="0" y="0"/>
            <wp:positionH relativeFrom="column">
              <wp:posOffset>703332</wp:posOffset>
            </wp:positionH>
            <wp:positionV relativeFrom="paragraph">
              <wp:posOffset>10436</wp:posOffset>
            </wp:positionV>
            <wp:extent cx="4800352" cy="1646239"/>
            <wp:effectExtent l="0" t="0" r="63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10-29 à 12.16.25.png"/>
                    <pic:cNvPicPr/>
                  </pic:nvPicPr>
                  <pic:blipFill>
                    <a:blip r:embed="rId11">
                      <a:extLst>
                        <a:ext uri="{28A0092B-C50C-407E-A947-70E740481C1C}">
                          <a14:useLocalDpi xmlns:a14="http://schemas.microsoft.com/office/drawing/2010/main" val="0"/>
                        </a:ext>
                      </a:extLst>
                    </a:blip>
                    <a:stretch>
                      <a:fillRect/>
                    </a:stretch>
                  </pic:blipFill>
                  <pic:spPr>
                    <a:xfrm>
                      <a:off x="0" y="0"/>
                      <a:ext cx="4800352" cy="1646239"/>
                    </a:xfrm>
                    <a:prstGeom prst="rect">
                      <a:avLst/>
                    </a:prstGeom>
                  </pic:spPr>
                </pic:pic>
              </a:graphicData>
            </a:graphic>
            <wp14:sizeRelH relativeFrom="margin">
              <wp14:pctWidth>0</wp14:pctWidth>
            </wp14:sizeRelH>
            <wp14:sizeRelV relativeFrom="margin">
              <wp14:pctHeight>0</wp14:pctHeight>
            </wp14:sizeRelV>
          </wp:anchor>
        </w:drawing>
      </w:r>
    </w:p>
    <w:p w14:paraId="7A8A57E7" w14:textId="77777777" w:rsidR="00F6691D" w:rsidRPr="0026330E" w:rsidRDefault="00F6691D" w:rsidP="0027489C">
      <w:pPr>
        <w:spacing w:before="60"/>
        <w:jc w:val="both"/>
        <w:rPr>
          <w:rFonts w:eastAsia="Calibri"/>
          <w:sz w:val="22"/>
          <w:szCs w:val="22"/>
          <w:lang w:val="en-US" w:eastAsia="en-US"/>
        </w:rPr>
      </w:pPr>
    </w:p>
    <w:p w14:paraId="285B4124" w14:textId="77777777" w:rsidR="00F6691D" w:rsidRPr="0026330E" w:rsidRDefault="00F6691D" w:rsidP="0027489C">
      <w:pPr>
        <w:spacing w:before="60"/>
        <w:jc w:val="both"/>
        <w:rPr>
          <w:rFonts w:eastAsia="Calibri"/>
          <w:sz w:val="22"/>
          <w:szCs w:val="22"/>
          <w:lang w:val="en-US" w:eastAsia="en-US"/>
        </w:rPr>
      </w:pPr>
    </w:p>
    <w:p w14:paraId="4FDEBE3F" w14:textId="77777777" w:rsidR="00F6691D" w:rsidRPr="0026330E" w:rsidRDefault="00F6691D" w:rsidP="0027489C">
      <w:pPr>
        <w:spacing w:before="60"/>
        <w:jc w:val="both"/>
        <w:rPr>
          <w:rFonts w:eastAsia="Calibri"/>
          <w:sz w:val="22"/>
          <w:szCs w:val="22"/>
          <w:lang w:val="en-US" w:eastAsia="en-US"/>
        </w:rPr>
      </w:pPr>
    </w:p>
    <w:p w14:paraId="2F354B42" w14:textId="77777777" w:rsidR="00F6691D" w:rsidRPr="0026330E" w:rsidRDefault="00F6691D" w:rsidP="0027489C">
      <w:pPr>
        <w:spacing w:before="60"/>
        <w:jc w:val="both"/>
        <w:rPr>
          <w:rFonts w:eastAsia="Calibri"/>
          <w:sz w:val="22"/>
          <w:szCs w:val="22"/>
          <w:lang w:val="en-US" w:eastAsia="en-US"/>
        </w:rPr>
      </w:pPr>
    </w:p>
    <w:p w14:paraId="2A94EAAF" w14:textId="77777777" w:rsidR="00F6691D" w:rsidRPr="0026330E" w:rsidRDefault="00F6691D" w:rsidP="0027489C">
      <w:pPr>
        <w:spacing w:before="60"/>
        <w:jc w:val="both"/>
        <w:rPr>
          <w:rFonts w:eastAsia="Calibri"/>
          <w:sz w:val="22"/>
          <w:szCs w:val="22"/>
          <w:lang w:val="en-US" w:eastAsia="en-US"/>
        </w:rPr>
      </w:pPr>
    </w:p>
    <w:p w14:paraId="2DFC0EE5" w14:textId="77777777" w:rsidR="00F6691D" w:rsidRPr="0026330E" w:rsidRDefault="00F6691D" w:rsidP="0027489C">
      <w:pPr>
        <w:spacing w:before="60"/>
        <w:jc w:val="both"/>
        <w:rPr>
          <w:rFonts w:eastAsia="Calibri"/>
          <w:sz w:val="22"/>
          <w:szCs w:val="22"/>
          <w:lang w:val="en-US" w:eastAsia="en-US"/>
        </w:rPr>
      </w:pPr>
    </w:p>
    <w:p w14:paraId="39D4406F" w14:textId="77777777" w:rsidR="00F6691D" w:rsidRPr="0026330E" w:rsidRDefault="00F6691D" w:rsidP="0027489C">
      <w:pPr>
        <w:spacing w:before="60"/>
        <w:jc w:val="both"/>
        <w:rPr>
          <w:rFonts w:eastAsia="Calibri"/>
          <w:sz w:val="22"/>
          <w:szCs w:val="22"/>
          <w:lang w:val="en-US" w:eastAsia="en-US"/>
        </w:rPr>
      </w:pPr>
    </w:p>
    <w:p w14:paraId="1EB8A29D" w14:textId="77777777" w:rsidR="00F6691D" w:rsidRPr="0026330E" w:rsidRDefault="00F6691D" w:rsidP="0027489C">
      <w:pPr>
        <w:spacing w:before="60"/>
        <w:ind w:left="1134" w:right="991"/>
        <w:jc w:val="both"/>
        <w:rPr>
          <w:rFonts w:eastAsia="Calibri"/>
          <w:sz w:val="22"/>
          <w:szCs w:val="22"/>
          <w:lang w:val="en-US" w:eastAsia="en-US"/>
        </w:rPr>
      </w:pPr>
      <w:r w:rsidRPr="0058788E">
        <w:rPr>
          <w:color w:val="0432FF"/>
          <w:sz w:val="22"/>
          <w:szCs w:val="22"/>
          <w:lang w:val="en-US"/>
        </w:rPr>
        <w:t>Fig</w:t>
      </w:r>
      <w:r w:rsidR="0058788E" w:rsidRPr="0058788E">
        <w:rPr>
          <w:color w:val="0432FF"/>
          <w:sz w:val="22"/>
          <w:szCs w:val="22"/>
          <w:lang w:val="en-US"/>
        </w:rPr>
        <w:t>ure 4.</w:t>
      </w:r>
      <w:r w:rsidR="0058788E">
        <w:rPr>
          <w:rFonts w:eastAsia="Calibri"/>
          <w:sz w:val="22"/>
          <w:szCs w:val="22"/>
          <w:lang w:val="en-US" w:eastAsia="en-US"/>
        </w:rPr>
        <w:t xml:space="preserve"> </w:t>
      </w:r>
      <w:r w:rsidRPr="0026330E">
        <w:rPr>
          <w:rFonts w:eastAsia="Calibri"/>
          <w:sz w:val="22"/>
          <w:szCs w:val="22"/>
          <w:lang w:val="en-US" w:eastAsia="en-US"/>
        </w:rPr>
        <w:t xml:space="preserve">Experimental design to determine the maximal size of the PrP conformer serving as vector of exchange between structurally distinct subset of assemblies. </w:t>
      </w:r>
    </w:p>
    <w:p w14:paraId="2C433508" w14:textId="77777777" w:rsidR="00F6691D" w:rsidRPr="0026330E" w:rsidRDefault="00F6691D" w:rsidP="0027489C">
      <w:pPr>
        <w:spacing w:before="60"/>
        <w:jc w:val="both"/>
        <w:rPr>
          <w:rFonts w:eastAsia="Calibri"/>
          <w:sz w:val="22"/>
          <w:szCs w:val="22"/>
          <w:lang w:val="en-US" w:eastAsia="en-US"/>
        </w:rPr>
      </w:pPr>
    </w:p>
    <w:p w14:paraId="29563F23" w14:textId="77777777" w:rsidR="008B5042" w:rsidRPr="00015DC6" w:rsidRDefault="008B5042" w:rsidP="0027489C">
      <w:pPr>
        <w:pStyle w:val="Task"/>
        <w:spacing w:before="60"/>
        <w:rPr>
          <w:sz w:val="22"/>
        </w:rPr>
      </w:pPr>
      <w:r w:rsidRPr="00015DC6">
        <w:rPr>
          <w:sz w:val="22"/>
        </w:rPr>
        <w:t>Subtask 1.3.3: Formation of hetero-strain from two distinct elementary building blocks</w:t>
      </w:r>
    </w:p>
    <w:p w14:paraId="6CC0E346" w14:textId="77777777" w:rsidR="008B5042" w:rsidRPr="0026330E" w:rsidRDefault="008B5042" w:rsidP="0027489C">
      <w:pPr>
        <w:spacing w:before="60"/>
        <w:contextualSpacing/>
        <w:jc w:val="both"/>
        <w:outlineLvl w:val="0"/>
        <w:rPr>
          <w:rFonts w:eastAsia="Calibri"/>
          <w:sz w:val="22"/>
          <w:szCs w:val="22"/>
          <w:lang w:val="en-US" w:eastAsia="en-US"/>
        </w:rPr>
      </w:pPr>
      <w:r w:rsidRPr="0026330E">
        <w:rPr>
          <w:rFonts w:eastAsia="Calibri"/>
          <w:b/>
          <w:sz w:val="22"/>
          <w:szCs w:val="22"/>
          <w:lang w:val="en-US" w:eastAsia="en-US"/>
        </w:rPr>
        <w:t>Objective</w:t>
      </w:r>
      <w:r w:rsidR="00792344">
        <w:rPr>
          <w:rFonts w:eastAsia="Calibri"/>
          <w:b/>
          <w:sz w:val="22"/>
          <w:szCs w:val="22"/>
          <w:lang w:val="en-US" w:eastAsia="en-US"/>
        </w:rPr>
        <w:t>.</w:t>
      </w:r>
      <w:r w:rsidRPr="0026330E">
        <w:rPr>
          <w:rFonts w:eastAsia="Calibri"/>
          <w:sz w:val="22"/>
          <w:szCs w:val="22"/>
          <w:lang w:val="en-US" w:eastAsia="en-US"/>
        </w:rPr>
        <w:t xml:space="preserve"> </w:t>
      </w:r>
      <w:r w:rsidR="00792344" w:rsidRPr="0026330E">
        <w:rPr>
          <w:rFonts w:eastAsia="Calibri"/>
          <w:sz w:val="22"/>
          <w:szCs w:val="22"/>
          <w:lang w:val="en-US" w:eastAsia="en-US"/>
        </w:rPr>
        <w:t>The co</w:t>
      </w:r>
      <w:r w:rsidR="007C49BB">
        <w:rPr>
          <w:rFonts w:eastAsia="Calibri"/>
          <w:sz w:val="22"/>
          <w:szCs w:val="22"/>
          <w:lang w:val="en-US" w:eastAsia="en-US"/>
        </w:rPr>
        <w:t xml:space="preserve">-propagation </w:t>
      </w:r>
      <w:r w:rsidR="00792344" w:rsidRPr="0026330E">
        <w:rPr>
          <w:rFonts w:eastAsia="Calibri"/>
          <w:sz w:val="22"/>
          <w:szCs w:val="22"/>
          <w:lang w:val="en-US" w:eastAsia="en-US"/>
        </w:rPr>
        <w:t xml:space="preserve">of two distinct strains within the same animal and their maintaining on iterative passage </w:t>
      </w:r>
      <w:r w:rsidR="00792344"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rFonts w:eastAsia="Calibri"/>
          <w:sz w:val="22"/>
          <w:szCs w:val="22"/>
          <w:lang w:val="en-US" w:eastAsia="en-US"/>
        </w:rPr>
        <w:instrText xml:space="preserve"> ADDIN EN.CITE </w:instrText>
      </w:r>
      <w:r w:rsidR="00815493">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rFonts w:eastAsia="Calibri"/>
          <w:sz w:val="22"/>
          <w:szCs w:val="22"/>
          <w:lang w:val="en-US" w:eastAsia="en-US"/>
        </w:rPr>
        <w:instrText xml:space="preserve"> ADDIN EN.CITE.DATA </w:instrText>
      </w:r>
      <w:r w:rsidR="00815493">
        <w:rPr>
          <w:rFonts w:eastAsia="Calibri"/>
          <w:sz w:val="22"/>
          <w:szCs w:val="22"/>
          <w:lang w:val="en-US" w:eastAsia="en-US"/>
        </w:rPr>
      </w:r>
      <w:r w:rsidR="00815493">
        <w:rPr>
          <w:rFonts w:eastAsia="Calibri"/>
          <w:sz w:val="22"/>
          <w:szCs w:val="22"/>
          <w:lang w:val="en-US" w:eastAsia="en-US"/>
        </w:rPr>
        <w:fldChar w:fldCharType="end"/>
      </w:r>
      <w:r w:rsidR="00792344" w:rsidRPr="0026330E">
        <w:rPr>
          <w:rFonts w:eastAsia="Calibri"/>
          <w:sz w:val="22"/>
          <w:szCs w:val="22"/>
          <w:lang w:val="en-US" w:eastAsia="en-US"/>
        </w:rPr>
      </w:r>
      <w:r w:rsidR="00792344" w:rsidRPr="0026330E">
        <w:rPr>
          <w:rFonts w:eastAsia="Calibri"/>
          <w:sz w:val="22"/>
          <w:szCs w:val="22"/>
          <w:lang w:val="en-US" w:eastAsia="en-US"/>
        </w:rPr>
        <w:fldChar w:fldCharType="separate"/>
      </w:r>
      <w:r w:rsidR="00815493">
        <w:rPr>
          <w:rFonts w:eastAsia="Calibri"/>
          <w:noProof/>
          <w:sz w:val="22"/>
          <w:szCs w:val="22"/>
          <w:lang w:val="en-US" w:eastAsia="en-US"/>
        </w:rPr>
        <w:t>(</w:t>
      </w:r>
      <w:r w:rsidR="00815493" w:rsidRPr="00815493">
        <w:rPr>
          <w:rFonts w:eastAsia="Calibri"/>
          <w:i/>
          <w:noProof/>
          <w:sz w:val="22"/>
          <w:szCs w:val="22"/>
          <w:lang w:val="en-US" w:eastAsia="en-US"/>
        </w:rPr>
        <w:t>20, 36</w:t>
      </w:r>
      <w:r w:rsidR="00815493">
        <w:rPr>
          <w:rFonts w:eastAsia="Calibri"/>
          <w:noProof/>
          <w:sz w:val="22"/>
          <w:szCs w:val="22"/>
          <w:lang w:val="en-US" w:eastAsia="en-US"/>
        </w:rPr>
        <w:t>)</w:t>
      </w:r>
      <w:r w:rsidR="00792344" w:rsidRPr="0026330E">
        <w:rPr>
          <w:rFonts w:eastAsia="Calibri"/>
          <w:sz w:val="22"/>
          <w:szCs w:val="22"/>
          <w:lang w:val="en-US" w:eastAsia="en-US"/>
        </w:rPr>
        <w:fldChar w:fldCharType="end"/>
      </w:r>
      <w:r w:rsidR="00792344" w:rsidRPr="0026330E">
        <w:rPr>
          <w:rFonts w:eastAsia="Calibri"/>
          <w:sz w:val="22"/>
          <w:szCs w:val="22"/>
          <w:lang w:val="en-US" w:eastAsia="en-US"/>
        </w:rPr>
        <w:t xml:space="preserve"> constitutes a paradox, as it is expected that structurally distinct assemblies even with tiny difference in replication rate would be differentially selected </w:t>
      </w:r>
      <w:r w:rsidR="00C578CD">
        <w:rPr>
          <w:rFonts w:eastAsia="Calibri"/>
          <w:sz w:val="22"/>
          <w:szCs w:val="22"/>
          <w:lang w:val="en-US" w:eastAsia="en-US"/>
        </w:rPr>
        <w:t>on</w:t>
      </w:r>
      <w:r w:rsidR="00C578CD" w:rsidRPr="0026330E">
        <w:rPr>
          <w:rFonts w:eastAsia="Calibri"/>
          <w:sz w:val="22"/>
          <w:szCs w:val="22"/>
          <w:lang w:val="en-US" w:eastAsia="en-US"/>
        </w:rPr>
        <w:t xml:space="preserve"> </w:t>
      </w:r>
      <w:r w:rsidR="00792344" w:rsidRPr="0026330E">
        <w:rPr>
          <w:rFonts w:eastAsia="Calibri"/>
          <w:sz w:val="22"/>
          <w:szCs w:val="22"/>
          <w:lang w:val="en-US" w:eastAsia="en-US"/>
        </w:rPr>
        <w:t xml:space="preserve">serial passage. One explanation could be the existence of hetero-strain assemblies. </w:t>
      </w:r>
      <w:r w:rsidRPr="0026330E">
        <w:rPr>
          <w:rFonts w:eastAsia="Calibri"/>
          <w:sz w:val="22"/>
          <w:szCs w:val="22"/>
          <w:lang w:val="en-US" w:eastAsia="en-US"/>
        </w:rPr>
        <w:t xml:space="preserve">In this task, we </w:t>
      </w:r>
      <w:r w:rsidR="00F610FA" w:rsidRPr="0026330E">
        <w:rPr>
          <w:rFonts w:eastAsia="Calibri"/>
          <w:sz w:val="22"/>
          <w:szCs w:val="22"/>
          <w:lang w:val="en-US" w:eastAsia="en-US"/>
        </w:rPr>
        <w:t>will</w:t>
      </w:r>
      <w:r w:rsidRPr="0026330E">
        <w:rPr>
          <w:rFonts w:eastAsia="Calibri"/>
          <w:sz w:val="22"/>
          <w:szCs w:val="22"/>
          <w:lang w:val="en-US" w:eastAsia="en-US"/>
        </w:rPr>
        <w:t xml:space="preserve"> explore the possibility </w:t>
      </w:r>
      <w:r w:rsidR="007D4172" w:rsidRPr="0026330E">
        <w:rPr>
          <w:rFonts w:eastAsia="Calibri"/>
          <w:sz w:val="22"/>
          <w:szCs w:val="22"/>
          <w:lang w:val="en-US" w:eastAsia="en-US"/>
        </w:rPr>
        <w:t xml:space="preserve">that </w:t>
      </w:r>
      <w:r w:rsidRPr="0026330E">
        <w:rPr>
          <w:rFonts w:eastAsia="Calibri"/>
          <w:sz w:val="22"/>
          <w:szCs w:val="22"/>
          <w:lang w:val="en-US" w:eastAsia="en-US"/>
        </w:rPr>
        <w:t>two</w:t>
      </w:r>
      <w:r w:rsidR="007D4172" w:rsidRPr="0026330E">
        <w:rPr>
          <w:rFonts w:eastAsia="Calibri"/>
          <w:sz w:val="22"/>
          <w:szCs w:val="22"/>
          <w:lang w:val="en-US" w:eastAsia="en-US"/>
        </w:rPr>
        <w:t xml:space="preserve"> pairs of </w:t>
      </w:r>
      <w:r w:rsidRPr="0026330E">
        <w:rPr>
          <w:rFonts w:eastAsia="Calibri"/>
          <w:sz w:val="22"/>
          <w:szCs w:val="22"/>
          <w:lang w:val="en-US" w:eastAsia="en-US"/>
        </w:rPr>
        <w:t>strain</w:t>
      </w:r>
      <w:r w:rsidR="007D4172" w:rsidRPr="0026330E">
        <w:rPr>
          <w:rFonts w:eastAsia="Calibri"/>
          <w:sz w:val="22"/>
          <w:szCs w:val="22"/>
          <w:lang w:val="en-US" w:eastAsia="en-US"/>
        </w:rPr>
        <w:t>s (e.g. LA</w:t>
      </w:r>
      <w:r w:rsidRPr="0026330E">
        <w:rPr>
          <w:rFonts w:eastAsia="Calibri"/>
          <w:sz w:val="22"/>
          <w:szCs w:val="22"/>
          <w:lang w:val="en-US" w:eastAsia="en-US"/>
        </w:rPr>
        <w:t xml:space="preserve">21K and </w:t>
      </w:r>
      <w:r w:rsidR="007D4172" w:rsidRPr="0026330E">
        <w:rPr>
          <w:rFonts w:eastAsia="Calibri"/>
          <w:sz w:val="22"/>
          <w:szCs w:val="22"/>
          <w:lang w:val="en-US" w:eastAsia="en-US"/>
        </w:rPr>
        <w:t>LA</w:t>
      </w:r>
      <w:r w:rsidRPr="0026330E">
        <w:rPr>
          <w:rFonts w:eastAsia="Calibri"/>
          <w:sz w:val="22"/>
          <w:szCs w:val="22"/>
          <w:lang w:val="en-US" w:eastAsia="en-US"/>
        </w:rPr>
        <w:t xml:space="preserve">19K sheep </w:t>
      </w:r>
      <w:r w:rsidR="007D4172" w:rsidRPr="0026330E">
        <w:rPr>
          <w:rFonts w:eastAsia="Calibri"/>
          <w:sz w:val="22"/>
          <w:szCs w:val="22"/>
          <w:lang w:val="en-US" w:eastAsia="en-US"/>
        </w:rPr>
        <w:t xml:space="preserve">scrapie </w:t>
      </w:r>
      <w:r w:rsidRPr="0026330E">
        <w:rPr>
          <w:rFonts w:eastAsia="Calibri"/>
          <w:sz w:val="22"/>
          <w:szCs w:val="22"/>
          <w:lang w:val="en-US" w:eastAsia="en-US"/>
        </w:rPr>
        <w:t xml:space="preserve">prions </w:t>
      </w:r>
      <w:r w:rsidR="00EF6E3D" w:rsidRPr="0026330E">
        <w:rPr>
          <w:rFonts w:eastAsia="Calibri"/>
          <w:sz w:val="22"/>
          <w:szCs w:val="22"/>
          <w:lang w:val="en-US" w:eastAsia="en-US"/>
        </w:rPr>
        <w:fldChar w:fldCharType="begin"/>
      </w:r>
      <w:r w:rsidR="00815493">
        <w:rPr>
          <w:rFonts w:eastAsia="Calibri"/>
          <w:sz w:val="22"/>
          <w:szCs w:val="22"/>
          <w:lang w:val="en-US" w:eastAsia="en-US"/>
        </w:rPr>
        <w:instrText xml:space="preserve"> ADDIN EN.CITE &lt;EndNote&gt;&lt;Cite&gt;&lt;Author&gt;Le Dur&lt;/Author&gt;&lt;Year&gt;2017&lt;/Year&gt;&lt;RecNum&gt;113&lt;/RecNum&gt;&lt;DisplayText&gt;(&lt;style face="italic"&gt;36&lt;/style&gt;)&lt;/DisplayText&gt;&lt;record&gt;&lt;rec-number&gt;113&lt;/rec-number&gt;&lt;foreign-keys&gt;&lt;key app="EN" db-id="5zdsfz0smsxed6erdv2xeff0f2x5eavzw05v" timestamp="1490263888"&gt;113&lt;/key&gt;&lt;/foreign-keys&gt;&lt;ref-type name="Journal Article"&gt;17&lt;/ref-type&gt;&lt;contributors&gt;&lt;authors&gt;&lt;author&gt;Le Dur, A.&lt;/author&gt;&lt;author&gt;Lai, T. L.&lt;/author&gt;&lt;author&gt;Stinnakre, M. G.&lt;/author&gt;&lt;author&gt;Laisne, A.&lt;/author&gt;&lt;author&gt;Chenais, N.&lt;/author&gt;&lt;author&gt;Rakotobe, S.&lt;/author&gt;&lt;author&gt;Passet, B.&lt;/author&gt;&lt;author&gt;Reine, F.&lt;/author&gt;&lt;author&gt;Soulier, S.&lt;/author&gt;&lt;author&gt;Herzog, L.&lt;/author&gt;&lt;author&gt;Tilly, G.&lt;/author&gt;&lt;author&gt;Rezaei, H.&lt;/author&gt;&lt;author&gt;Beringue, V.&lt;/author&gt;&lt;author&gt;Vilotte, J. L.&lt;/author&gt;&lt;author&gt;Laude, H.&lt;/author&gt;&lt;/authors&gt;&lt;/contributors&gt;&lt;auth-address&gt;Virologie Immunologie Moleculaires (VIM), INRA, Universite Paris-Saclay, 78350 Jouy-en-Josas, France.&amp;#xD;Genetique Animale et Biologie Integrative (GABI), INRA, AgroParisTech, Universite Paris-Saclay, 78350 Jouy-en-Josas, France.&lt;/auth-address&gt;&lt;titles&gt;&lt;title&gt;Divergent prion strain evolution driven by PrPC expression level in transgenic mice&lt;/title&gt;&lt;secondary-title&gt;Nat Commun&lt;/secondary-title&gt;&lt;/titles&gt;&lt;periodical&gt;&lt;full-title&gt;Nat Commun&lt;/full-title&gt;&lt;/periodical&gt;&lt;pages&gt;14170&lt;/pages&gt;&lt;volume&gt;8&lt;/volume&gt;&lt;dates&gt;&lt;year&gt;2017&lt;/year&gt;&lt;pub-dates&gt;&lt;date&gt;Jan 23&lt;/date&gt;&lt;/pub-dates&gt;&lt;/dates&gt;&lt;isbn&gt;2041-1723 (Electronic)&amp;#xD;2041-1723 (Linking)&lt;/isbn&gt;&lt;accession-num&gt;28112164&lt;/accession-num&gt;&lt;urls&gt;&lt;related-urls&gt;&lt;url&gt;http://www.ncbi.nlm.nih.gov/pubmed/28112164&lt;/url&gt;&lt;/related-urls&gt;&lt;/urls&gt;&lt;custom2&gt;PMC5264111&lt;/custom2&gt;&lt;electronic-resource-num&gt;10.1038/ncomms14170&lt;/electronic-resource-num&gt;&lt;research-notes&gt;transgenic mice PrPC levels&lt;/research-notes&gt;&lt;/record&gt;&lt;/Cite&gt;&lt;/EndNote&gt;</w:instrText>
      </w:r>
      <w:r w:rsidR="00EF6E3D" w:rsidRPr="0026330E">
        <w:rPr>
          <w:rFonts w:eastAsia="Calibri"/>
          <w:sz w:val="22"/>
          <w:szCs w:val="22"/>
          <w:lang w:val="en-US" w:eastAsia="en-US"/>
        </w:rPr>
        <w:fldChar w:fldCharType="separate"/>
      </w:r>
      <w:r w:rsidR="00815493">
        <w:rPr>
          <w:rFonts w:eastAsia="Calibri"/>
          <w:noProof/>
          <w:sz w:val="22"/>
          <w:szCs w:val="22"/>
          <w:lang w:val="en-US" w:eastAsia="en-US"/>
        </w:rPr>
        <w:t>(</w:t>
      </w:r>
      <w:r w:rsidR="00815493" w:rsidRPr="00815493">
        <w:rPr>
          <w:rFonts w:eastAsia="Calibri"/>
          <w:i/>
          <w:noProof/>
          <w:sz w:val="22"/>
          <w:szCs w:val="22"/>
          <w:lang w:val="en-US" w:eastAsia="en-US"/>
        </w:rPr>
        <w:t>36</w:t>
      </w:r>
      <w:r w:rsidR="00815493">
        <w:rPr>
          <w:rFonts w:eastAsia="Calibri"/>
          <w:noProof/>
          <w:sz w:val="22"/>
          <w:szCs w:val="22"/>
          <w:lang w:val="en-US" w:eastAsia="en-US"/>
        </w:rPr>
        <w:t>)</w:t>
      </w:r>
      <w:r w:rsidR="00EF6E3D" w:rsidRPr="0026330E">
        <w:rPr>
          <w:rFonts w:eastAsia="Calibri"/>
          <w:sz w:val="22"/>
          <w:szCs w:val="22"/>
          <w:lang w:val="en-US" w:eastAsia="en-US"/>
        </w:rPr>
        <w:fldChar w:fldCharType="end"/>
      </w:r>
      <w:r w:rsidR="00F610FA" w:rsidRPr="0026330E">
        <w:rPr>
          <w:rFonts w:eastAsia="Calibri"/>
          <w:sz w:val="22"/>
          <w:szCs w:val="22"/>
          <w:lang w:val="en-US" w:eastAsia="en-US"/>
        </w:rPr>
        <w:t xml:space="preserve"> </w:t>
      </w:r>
      <w:r w:rsidRPr="0026330E">
        <w:rPr>
          <w:rFonts w:eastAsia="Calibri"/>
          <w:sz w:val="22"/>
          <w:szCs w:val="22"/>
          <w:lang w:val="en-US" w:eastAsia="en-US"/>
        </w:rPr>
        <w:t xml:space="preserve">or </w:t>
      </w:r>
      <w:r w:rsidR="00F610FA" w:rsidRPr="0026330E">
        <w:rPr>
          <w:rFonts w:eastAsia="Calibri"/>
          <w:sz w:val="22"/>
          <w:szCs w:val="22"/>
          <w:lang w:val="en-US" w:eastAsia="en-US"/>
        </w:rPr>
        <w:t xml:space="preserve">CJD-derived </w:t>
      </w:r>
      <w:r w:rsidRPr="0026330E">
        <w:rPr>
          <w:rFonts w:eastAsia="Calibri"/>
          <w:sz w:val="22"/>
          <w:szCs w:val="22"/>
          <w:lang w:val="en-US" w:eastAsia="en-US"/>
        </w:rPr>
        <w:t>T1</w:t>
      </w:r>
      <w:r w:rsidRPr="0026330E">
        <w:rPr>
          <w:rFonts w:eastAsia="Calibri"/>
          <w:sz w:val="22"/>
          <w:szCs w:val="22"/>
          <w:vertAlign w:val="superscript"/>
          <w:lang w:val="en-US" w:eastAsia="en-US"/>
        </w:rPr>
        <w:t>Ov</w:t>
      </w:r>
      <w:r w:rsidRPr="0026330E">
        <w:rPr>
          <w:rFonts w:eastAsia="Calibri"/>
          <w:sz w:val="22"/>
          <w:szCs w:val="22"/>
          <w:lang w:val="en-US" w:eastAsia="en-US"/>
        </w:rPr>
        <w:t xml:space="preserve"> and T2</w:t>
      </w:r>
      <w:r w:rsidRPr="0026330E">
        <w:rPr>
          <w:rFonts w:eastAsia="Calibri"/>
          <w:sz w:val="22"/>
          <w:szCs w:val="22"/>
          <w:vertAlign w:val="superscript"/>
          <w:lang w:val="en-US" w:eastAsia="en-US"/>
        </w:rPr>
        <w:t>Ov</w:t>
      </w:r>
      <w:r w:rsidRPr="0026330E">
        <w:rPr>
          <w:rFonts w:eastAsia="Calibri"/>
          <w:sz w:val="22"/>
          <w:szCs w:val="22"/>
          <w:lang w:val="en-US" w:eastAsia="en-US"/>
        </w:rPr>
        <w:t xml:space="preserve"> prion</w:t>
      </w:r>
      <w:r w:rsidR="00F610FA" w:rsidRPr="0026330E">
        <w:rPr>
          <w:rFonts w:eastAsia="Calibri"/>
          <w:sz w:val="22"/>
          <w:szCs w:val="22"/>
          <w:lang w:val="en-US" w:eastAsia="en-US"/>
        </w:rPr>
        <w:t xml:space="preserve">s </w:t>
      </w:r>
      <w:r w:rsidR="00EF6E3D"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 </w:instrText>
      </w:r>
      <w:r w:rsidR="003F2B2F"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UmVjTnVtPjMyOTwvUmVjTnVtPjxEaXNwbGF5VGV4dD4oPHN0eWxlIGZhY2U9Iml0YWxpYyI+MjA8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=
</w:fldData>
        </w:fldChar>
      </w:r>
      <w:r w:rsidR="003F2B2F" w:rsidRPr="0026330E">
        <w:rPr>
          <w:rFonts w:eastAsia="Calibri"/>
          <w:sz w:val="22"/>
          <w:szCs w:val="22"/>
          <w:lang w:val="en-US" w:eastAsia="en-US"/>
        </w:rPr>
        <w:instrText xml:space="preserve"> ADDIN EN.CITE.DATA </w:instrText>
      </w:r>
      <w:r w:rsidR="003F2B2F" w:rsidRPr="0026330E">
        <w:rPr>
          <w:rFonts w:eastAsia="Calibri"/>
          <w:sz w:val="22"/>
          <w:szCs w:val="22"/>
          <w:lang w:val="en-US" w:eastAsia="en-US"/>
        </w:rPr>
      </w:r>
      <w:r w:rsidR="003F2B2F"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20</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F610FA" w:rsidRPr="0026330E">
        <w:rPr>
          <w:rFonts w:eastAsia="Calibri"/>
          <w:sz w:val="22"/>
          <w:szCs w:val="22"/>
          <w:lang w:val="en-US" w:eastAsia="en-US"/>
        </w:rPr>
        <w:t xml:space="preserve">) </w:t>
      </w:r>
      <w:r w:rsidRPr="0026330E">
        <w:rPr>
          <w:rFonts w:eastAsia="Calibri"/>
          <w:sz w:val="22"/>
          <w:szCs w:val="22"/>
          <w:lang w:val="en-US" w:eastAsia="en-US"/>
        </w:rPr>
        <w:t>form hetero-strain assemblies.</w:t>
      </w:r>
    </w:p>
    <w:p w14:paraId="3EDBF229" w14:textId="77777777" w:rsidR="008B5042" w:rsidRPr="0026330E" w:rsidRDefault="008B5042" w:rsidP="0027489C">
      <w:pPr>
        <w:spacing w:before="60"/>
        <w:contextualSpacing/>
        <w:jc w:val="both"/>
        <w:outlineLvl w:val="0"/>
        <w:rPr>
          <w:rFonts w:eastAsia="Calibri"/>
          <w:sz w:val="22"/>
          <w:szCs w:val="22"/>
          <w:lang w:val="en-US" w:eastAsia="en-US"/>
        </w:rPr>
      </w:pPr>
      <w:r w:rsidRPr="0026330E">
        <w:rPr>
          <w:rFonts w:eastAsia="Calibri"/>
          <w:b/>
          <w:sz w:val="22"/>
          <w:szCs w:val="22"/>
          <w:lang w:val="en-US" w:eastAsia="en-US"/>
        </w:rPr>
        <w:t>Methodology</w:t>
      </w:r>
      <w:r w:rsidR="007C49BB">
        <w:rPr>
          <w:rFonts w:eastAsia="Calibri"/>
          <w:b/>
          <w:sz w:val="22"/>
          <w:szCs w:val="22"/>
          <w:lang w:val="en-US" w:eastAsia="en-US"/>
        </w:rPr>
        <w:t>.</w:t>
      </w:r>
      <w:r w:rsidRPr="0026330E">
        <w:rPr>
          <w:rFonts w:eastAsia="Calibri"/>
          <w:sz w:val="22"/>
          <w:szCs w:val="22"/>
          <w:lang w:val="en-US" w:eastAsia="en-US"/>
        </w:rPr>
        <w:t xml:space="preserve"> </w:t>
      </w:r>
      <w:r w:rsidR="00F610FA" w:rsidRPr="0026330E">
        <w:rPr>
          <w:rFonts w:eastAsia="Calibri"/>
          <w:sz w:val="22"/>
          <w:szCs w:val="22"/>
          <w:lang w:val="en-US" w:eastAsia="en-US"/>
        </w:rPr>
        <w:t>The</w:t>
      </w:r>
      <w:r w:rsidR="007C49BB">
        <w:rPr>
          <w:rFonts w:eastAsia="Calibri"/>
          <w:sz w:val="22"/>
          <w:szCs w:val="22"/>
          <w:lang w:val="en-US" w:eastAsia="en-US"/>
        </w:rPr>
        <w:t xml:space="preserve"> </w:t>
      </w:r>
      <w:r w:rsidR="00F610FA" w:rsidRPr="0026330E">
        <w:rPr>
          <w:rFonts w:eastAsia="Calibri"/>
          <w:sz w:val="22"/>
          <w:szCs w:val="22"/>
          <w:lang w:val="en-US" w:eastAsia="en-US"/>
        </w:rPr>
        <w:t>strains mentioned above can be isolated from each other by limiting dilution or passage by PMCA or transgenic mouse models expressing PrP</w:t>
      </w:r>
      <w:r w:rsidR="00F610FA" w:rsidRPr="0026330E">
        <w:rPr>
          <w:rFonts w:eastAsia="Calibri"/>
          <w:sz w:val="22"/>
          <w:szCs w:val="22"/>
          <w:vertAlign w:val="superscript"/>
          <w:lang w:val="en-US" w:eastAsia="en-US"/>
        </w:rPr>
        <w:t>C</w:t>
      </w:r>
      <w:r w:rsidR="00F610FA" w:rsidRPr="0026330E">
        <w:rPr>
          <w:rFonts w:eastAsia="Calibri"/>
          <w:sz w:val="22"/>
          <w:szCs w:val="22"/>
          <w:lang w:val="en-US" w:eastAsia="en-US"/>
        </w:rPr>
        <w:t xml:space="preserve"> at variable levels (</w:t>
      </w:r>
      <w:r w:rsidR="00EF6E3D" w:rsidRPr="0026330E">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rFonts w:eastAsia="Calibri"/>
          <w:sz w:val="22"/>
          <w:szCs w:val="22"/>
          <w:lang w:val="en-US" w:eastAsia="en-US"/>
        </w:rPr>
        <w:instrText xml:space="preserve"> ADDIN EN.CITE </w:instrText>
      </w:r>
      <w:r w:rsidR="00815493">
        <w:rPr>
          <w:rFonts w:eastAsia="Calibri"/>
          <w:sz w:val="22"/>
          <w:szCs w:val="22"/>
          <w:lang w:val="en-US" w:eastAsia="en-US"/>
        </w:rPr>
        <w:fldChar w:fldCharType="begin">
          <w:fldData xml:space="preserve">PEVuZE5vdGU+PENpdGU+PEF1dGhvcj5DaGFwdWlzPC9BdXRob3I+PFllYXI+MjAxNjwvWWVhcj48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</w:fldData>
        </w:fldChar>
      </w:r>
      <w:r w:rsidR="00815493">
        <w:rPr>
          <w:rFonts w:eastAsia="Calibri"/>
          <w:sz w:val="22"/>
          <w:szCs w:val="22"/>
          <w:lang w:val="en-US" w:eastAsia="en-US"/>
        </w:rPr>
        <w:instrText xml:space="preserve"> ADDIN EN.CITE.DATA </w:instrText>
      </w:r>
      <w:r w:rsidR="00815493">
        <w:rPr>
          <w:rFonts w:eastAsia="Calibri"/>
          <w:sz w:val="22"/>
          <w:szCs w:val="22"/>
          <w:lang w:val="en-US" w:eastAsia="en-US"/>
        </w:rPr>
      </w:r>
      <w:r w:rsidR="00815493">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815493">
        <w:rPr>
          <w:rFonts w:eastAsia="Calibri"/>
          <w:noProof/>
          <w:sz w:val="22"/>
          <w:szCs w:val="22"/>
          <w:lang w:val="en-US" w:eastAsia="en-US"/>
        </w:rPr>
        <w:t>(</w:t>
      </w:r>
      <w:r w:rsidR="00815493" w:rsidRPr="00815493">
        <w:rPr>
          <w:rFonts w:eastAsia="Calibri"/>
          <w:i/>
          <w:noProof/>
          <w:sz w:val="22"/>
          <w:szCs w:val="22"/>
          <w:lang w:val="en-US" w:eastAsia="en-US"/>
        </w:rPr>
        <w:t>20, 36</w:t>
      </w:r>
      <w:r w:rsidR="00815493">
        <w:rPr>
          <w:rFonts w:eastAsia="Calibri"/>
          <w:noProof/>
          <w:sz w:val="22"/>
          <w:szCs w:val="22"/>
          <w:lang w:val="en-US" w:eastAsia="en-US"/>
        </w:rPr>
        <w:t>)</w:t>
      </w:r>
      <w:r w:rsidR="00EF6E3D" w:rsidRPr="0026330E">
        <w:rPr>
          <w:rFonts w:eastAsia="Calibri"/>
          <w:sz w:val="22"/>
          <w:szCs w:val="22"/>
          <w:lang w:val="en-US" w:eastAsia="en-US"/>
        </w:rPr>
        <w:fldChar w:fldCharType="end"/>
      </w:r>
      <w:r w:rsidR="00F610FA" w:rsidRPr="0026330E">
        <w:rPr>
          <w:rFonts w:eastAsia="Calibri"/>
          <w:sz w:val="22"/>
          <w:szCs w:val="22"/>
          <w:lang w:val="en-US" w:eastAsia="en-US"/>
        </w:rPr>
        <w:t xml:space="preserve"> and unpublished) or be </w:t>
      </w:r>
      <w:r w:rsidR="00F610FA" w:rsidRPr="0026330E">
        <w:rPr>
          <w:rFonts w:eastAsia="Calibri"/>
          <w:sz w:val="22"/>
          <w:szCs w:val="22"/>
          <w:lang w:val="en-US" w:eastAsia="en-US"/>
        </w:rPr>
        <w:lastRenderedPageBreak/>
        <w:t xml:space="preserve">stably co-propagated.  </w:t>
      </w:r>
      <w:r w:rsidRPr="0026330E">
        <w:rPr>
          <w:rFonts w:eastAsia="Calibri"/>
          <w:sz w:val="22"/>
          <w:szCs w:val="22"/>
          <w:lang w:val="en-US" w:eastAsia="en-US"/>
        </w:rPr>
        <w:t xml:space="preserve">The approach adopted in this task will consist to disassemble </w:t>
      </w:r>
      <w:r w:rsidR="00F610FA" w:rsidRPr="0026330E">
        <w:rPr>
          <w:rFonts w:eastAsia="Calibri"/>
          <w:sz w:val="22"/>
          <w:szCs w:val="22"/>
          <w:lang w:val="en-US" w:eastAsia="en-US"/>
        </w:rPr>
        <w:t xml:space="preserve">these </w:t>
      </w:r>
      <w:r w:rsidRPr="0026330E">
        <w:rPr>
          <w:rFonts w:eastAsia="Calibri"/>
          <w:sz w:val="22"/>
          <w:szCs w:val="22"/>
          <w:lang w:val="en-US" w:eastAsia="en-US"/>
        </w:rPr>
        <w:t>prion</w:t>
      </w:r>
      <w:r w:rsidR="00F610FA" w:rsidRPr="0026330E">
        <w:rPr>
          <w:rFonts w:eastAsia="Calibri"/>
          <w:sz w:val="22"/>
          <w:szCs w:val="22"/>
          <w:lang w:val="en-US" w:eastAsia="en-US"/>
        </w:rPr>
        <w:t xml:space="preserve">s alone or in combination in </w:t>
      </w:r>
      <w:r w:rsidRPr="0026330E">
        <w:rPr>
          <w:rFonts w:eastAsia="Calibri"/>
          <w:sz w:val="22"/>
          <w:szCs w:val="22"/>
          <w:lang w:val="en-US" w:eastAsia="en-US"/>
        </w:rPr>
        <w:t>their respective suPrP</w:t>
      </w:r>
      <w:r w:rsidR="00F610FA" w:rsidRPr="0026330E">
        <w:rPr>
          <w:rFonts w:eastAsia="Calibri"/>
          <w:sz w:val="22"/>
          <w:szCs w:val="22"/>
          <w:lang w:val="en-US" w:eastAsia="en-US"/>
        </w:rPr>
        <w:t xml:space="preserve">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Pr="0026330E">
        <w:rPr>
          <w:rFonts w:eastAsia="Calibri"/>
          <w:sz w:val="22"/>
          <w:szCs w:val="22"/>
          <w:lang w:val="en-US" w:eastAsia="en-US"/>
        </w:rPr>
        <w:t xml:space="preserve">, then mix their elementary building block and proceed to the refolding. As we are able to work with purified </w:t>
      </w:r>
      <w:r w:rsidR="009C75AA" w:rsidRPr="0026330E">
        <w:rPr>
          <w:rFonts w:eastAsia="Calibri"/>
          <w:sz w:val="22"/>
          <w:szCs w:val="22"/>
          <w:lang w:val="en-US" w:eastAsia="en-US"/>
        </w:rPr>
        <w:t>PrP</w:t>
      </w:r>
      <w:r w:rsidR="009C75AA" w:rsidRPr="0026330E">
        <w:rPr>
          <w:rFonts w:eastAsia="Calibri"/>
          <w:sz w:val="22"/>
          <w:szCs w:val="22"/>
          <w:vertAlign w:val="superscript"/>
          <w:lang w:val="en-US" w:eastAsia="en-US"/>
        </w:rPr>
        <w:t>Sc</w:t>
      </w:r>
      <w:r w:rsidR="009C75AA" w:rsidRPr="0026330E">
        <w:rPr>
          <w:rFonts w:eastAsia="Calibri"/>
          <w:sz w:val="22"/>
          <w:szCs w:val="22"/>
          <w:lang w:val="en-US" w:eastAsia="en-US"/>
        </w:rPr>
        <w:t xml:space="preserve"> </w:t>
      </w:r>
      <w:r w:rsidRPr="0026330E">
        <w:rPr>
          <w:rFonts w:eastAsia="Calibri"/>
          <w:sz w:val="22"/>
          <w:szCs w:val="22"/>
          <w:lang w:val="en-US" w:eastAsia="en-US"/>
        </w:rPr>
        <w:t>material, chemical labelling such as addition of biotin, tags or fluorescent dye could be performed to track the formation of hetero</w:t>
      </w:r>
      <w:r w:rsidR="00AF6C22">
        <w:rPr>
          <w:rFonts w:eastAsia="Calibri"/>
          <w:sz w:val="22"/>
          <w:szCs w:val="22"/>
          <w:lang w:val="en-US" w:eastAsia="en-US"/>
        </w:rPr>
        <w:t>-</w:t>
      </w:r>
      <w:r w:rsidRPr="0026330E">
        <w:rPr>
          <w:rFonts w:eastAsia="Calibri"/>
          <w:sz w:val="22"/>
          <w:szCs w:val="22"/>
          <w:lang w:val="en-US" w:eastAsia="en-US"/>
        </w:rPr>
        <w:t>assemblies through pulldown or FRET technique. Bioassay experiments with hetero</w:t>
      </w:r>
      <w:r w:rsidR="00C578CD">
        <w:rPr>
          <w:rFonts w:eastAsia="Calibri"/>
          <w:sz w:val="22"/>
          <w:szCs w:val="22"/>
          <w:lang w:val="en-US" w:eastAsia="en-US"/>
        </w:rPr>
        <w:t>-</w:t>
      </w:r>
      <w:r w:rsidRPr="0026330E">
        <w:rPr>
          <w:rFonts w:eastAsia="Calibri"/>
          <w:sz w:val="22"/>
          <w:szCs w:val="22"/>
          <w:lang w:val="en-US" w:eastAsia="en-US"/>
        </w:rPr>
        <w:t xml:space="preserve">strains assemblies will be envisaged to determine their replicative propensity to coevolve. </w:t>
      </w:r>
    </w:p>
    <w:p w14:paraId="16E5E0F2" w14:textId="77777777" w:rsidR="00A9128E" w:rsidRDefault="008B5042" w:rsidP="0027489C">
      <w:pPr>
        <w:spacing w:before="60"/>
        <w:contextualSpacing/>
        <w:jc w:val="both"/>
        <w:rPr>
          <w:ins w:id="90" w:author="Human Rezaei" w:date="2017-11-07T12:44:00Z"/>
          <w:rFonts w:eastAsia="Calibri"/>
          <w:sz w:val="22"/>
          <w:szCs w:val="22"/>
          <w:lang w:val="en-US" w:eastAsia="en-US"/>
        </w:rPr>
      </w:pPr>
      <w:r w:rsidRPr="0026330E">
        <w:rPr>
          <w:rFonts w:eastAsia="Calibri"/>
          <w:b/>
          <w:sz w:val="22"/>
          <w:szCs w:val="22"/>
          <w:lang w:val="en-US" w:eastAsia="en-US"/>
        </w:rPr>
        <w:t>Outcome</w:t>
      </w:r>
      <w:r w:rsidR="00FE7B9F">
        <w:rPr>
          <w:rFonts w:eastAsia="Calibri"/>
          <w:sz w:val="22"/>
          <w:szCs w:val="22"/>
          <w:lang w:val="en-US" w:eastAsia="en-US"/>
        </w:rPr>
        <w:t>.</w:t>
      </w:r>
      <w:r w:rsidRPr="0026330E">
        <w:rPr>
          <w:rFonts w:eastAsia="Calibri"/>
          <w:sz w:val="22"/>
          <w:szCs w:val="22"/>
          <w:lang w:val="en-US" w:eastAsia="en-US"/>
        </w:rPr>
        <w:t xml:space="preserve"> The major outcome of this task is to establish if different strain</w:t>
      </w:r>
      <w:r w:rsidR="00E727CB" w:rsidRPr="0026330E">
        <w:rPr>
          <w:rFonts w:eastAsia="Calibri"/>
          <w:sz w:val="22"/>
          <w:szCs w:val="22"/>
          <w:lang w:val="en-US" w:eastAsia="en-US"/>
        </w:rPr>
        <w:t>s</w:t>
      </w:r>
      <w:r w:rsidRPr="0026330E">
        <w:rPr>
          <w:rFonts w:eastAsia="Calibri"/>
          <w:sz w:val="22"/>
          <w:szCs w:val="22"/>
          <w:lang w:val="en-US" w:eastAsia="en-US"/>
        </w:rPr>
        <w:t xml:space="preserve"> can share elementary building block even if they are structurally different. The existence of such hetero-strain assemblies constitutes an unexpec</w:t>
      </w:r>
      <w:r w:rsidR="00FE7B9F">
        <w:rPr>
          <w:rFonts w:eastAsia="Calibri"/>
          <w:sz w:val="22"/>
          <w:szCs w:val="22"/>
          <w:lang w:val="en-US" w:eastAsia="en-US"/>
        </w:rPr>
        <w:t xml:space="preserve">ted extension in </w:t>
      </w:r>
      <w:r w:rsidR="00C578CD">
        <w:rPr>
          <w:rFonts w:eastAsia="Calibri"/>
          <w:sz w:val="22"/>
          <w:szCs w:val="22"/>
          <w:lang w:val="en-US" w:eastAsia="en-US"/>
        </w:rPr>
        <w:t xml:space="preserve">the </w:t>
      </w:r>
      <w:r w:rsidR="00FE7B9F">
        <w:rPr>
          <w:rFonts w:eastAsia="Calibri"/>
          <w:sz w:val="22"/>
          <w:szCs w:val="22"/>
          <w:lang w:val="en-US" w:eastAsia="en-US"/>
        </w:rPr>
        <w:t>prion paradigm</w:t>
      </w:r>
      <w:r w:rsidRPr="0026330E">
        <w:rPr>
          <w:rFonts w:eastAsia="Calibri"/>
          <w:sz w:val="22"/>
          <w:szCs w:val="22"/>
          <w:lang w:val="en-US" w:eastAsia="en-US"/>
        </w:rPr>
        <w:t xml:space="preserve"> and could explain cross species barrier (evocated in task </w:t>
      </w:r>
      <w:r w:rsidR="00E727CB" w:rsidRPr="0026330E">
        <w:rPr>
          <w:rFonts w:eastAsia="Calibri"/>
          <w:sz w:val="22"/>
          <w:szCs w:val="22"/>
          <w:lang w:val="en-US" w:eastAsia="en-US"/>
        </w:rPr>
        <w:t>1.4.5</w:t>
      </w:r>
      <w:r w:rsidRPr="0026330E">
        <w:rPr>
          <w:rFonts w:eastAsia="Calibri"/>
          <w:sz w:val="22"/>
          <w:szCs w:val="22"/>
          <w:lang w:val="en-US" w:eastAsia="en-US"/>
        </w:rPr>
        <w:t>), strain mutation and adaptation phenomenon.</w:t>
      </w:r>
    </w:p>
    <w:p w14:paraId="0BF3536C" w14:textId="77777777" w:rsidR="00A9128E" w:rsidRDefault="00A9128E" w:rsidP="00A9128E">
      <w:pPr>
        <w:spacing w:before="60"/>
        <w:jc w:val="both"/>
        <w:rPr>
          <w:ins w:id="91" w:author="Human Rezaei" w:date="2017-11-07T12:44:00Z"/>
          <w:sz w:val="22"/>
          <w:szCs w:val="22"/>
          <w:lang w:val="en-US"/>
        </w:rPr>
      </w:pPr>
      <w:ins w:id="92" w:author="Human Rezaei" w:date="2017-11-07T12:44:00Z">
        <w:r w:rsidRPr="00242028">
          <w:rPr>
            <w:b/>
            <w:sz w:val="22"/>
            <w:szCs w:val="22"/>
            <w:lang w:val="en-US"/>
          </w:rPr>
          <w:t>Synergetic outcome:</w:t>
        </w:r>
        <w:r>
          <w:rPr>
            <w:sz w:val="22"/>
            <w:szCs w:val="22"/>
            <w:lang w:val="en-US"/>
          </w:rPr>
          <w:t xml:space="preserve"> kinetic model improvement</w:t>
        </w:r>
      </w:ins>
      <w:ins w:id="93" w:author="Human Rezaei" w:date="2017-11-07T12:45:00Z">
        <w:r w:rsidR="009F09C5">
          <w:rPr>
            <w:sz w:val="22"/>
            <w:szCs w:val="22"/>
            <w:lang w:val="en-US"/>
          </w:rPr>
          <w:t xml:space="preserve">. This task will lead to </w:t>
        </w:r>
      </w:ins>
      <w:ins w:id="94" w:author="Human Rezaei" w:date="2017-11-07T14:01:00Z">
        <w:r w:rsidR="003F52E8">
          <w:rPr>
            <w:sz w:val="22"/>
            <w:szCs w:val="22"/>
            <w:lang w:val="en-US"/>
          </w:rPr>
          <w:t xml:space="preserve">determine if the kinetic model should envisage </w:t>
        </w:r>
      </w:ins>
      <w:ins w:id="95" w:author="Human Rezaei" w:date="2017-11-07T14:06:00Z">
        <w:r w:rsidR="005140DC">
          <w:rPr>
            <w:sz w:val="22"/>
            <w:szCs w:val="22"/>
            <w:lang w:val="en-US"/>
          </w:rPr>
          <w:t xml:space="preserve">the </w:t>
        </w:r>
      </w:ins>
      <w:ins w:id="96" w:author="Human Rezaei" w:date="2017-11-07T14:02:00Z">
        <w:r w:rsidR="003F52E8">
          <w:rPr>
            <w:sz w:val="22"/>
            <w:szCs w:val="22"/>
            <w:lang w:val="en-US"/>
          </w:rPr>
          <w:t xml:space="preserve">emergence of “new” subassemblies initially inexistent </w:t>
        </w:r>
      </w:ins>
      <w:ins w:id="97" w:author="Human Rezaei" w:date="2017-11-07T14:07:00Z">
        <w:r w:rsidR="00E35832">
          <w:rPr>
            <w:sz w:val="22"/>
            <w:szCs w:val="22"/>
            <w:lang w:val="en-US"/>
          </w:rPr>
          <w:t>(</w:t>
        </w:r>
      </w:ins>
      <w:ins w:id="98" w:author="Human Rezaei" w:date="2017-11-07T14:05:00Z">
        <w:r w:rsidR="005140DC">
          <w:rPr>
            <w:sz w:val="22"/>
            <w:szCs w:val="22"/>
            <w:lang w:val="en-US"/>
          </w:rPr>
          <w:t xml:space="preserve">within the strain </w:t>
        </w:r>
      </w:ins>
      <w:ins w:id="99" w:author="Human Rezaei" w:date="2017-11-07T14:06:00Z">
        <w:r w:rsidR="005140DC">
          <w:rPr>
            <w:sz w:val="22"/>
            <w:szCs w:val="22"/>
            <w:lang w:val="en-US"/>
          </w:rPr>
          <w:t>and</w:t>
        </w:r>
      </w:ins>
      <w:ins w:id="100" w:author="Human Rezaei" w:date="2017-11-07T14:05:00Z">
        <w:r w:rsidR="005140DC">
          <w:rPr>
            <w:sz w:val="22"/>
            <w:szCs w:val="22"/>
            <w:lang w:val="en-US"/>
          </w:rPr>
          <w:t xml:space="preserve"> field isolate</w:t>
        </w:r>
      </w:ins>
      <w:ins w:id="101" w:author="Human Rezaei" w:date="2017-11-07T14:07:00Z">
        <w:r w:rsidR="00E35832">
          <w:rPr>
            <w:sz w:val="22"/>
            <w:szCs w:val="22"/>
            <w:lang w:val="en-US"/>
          </w:rPr>
          <w:t>) through the condensation of su</w:t>
        </w:r>
        <w:r w:rsidR="008A67E8">
          <w:rPr>
            <w:sz w:val="22"/>
            <w:szCs w:val="22"/>
            <w:lang w:val="en-US"/>
          </w:rPr>
          <w:t xml:space="preserve">PrP </w:t>
        </w:r>
      </w:ins>
      <w:ins w:id="102" w:author="Human Rezaei" w:date="2017-11-07T14:08:00Z">
        <w:r w:rsidR="008A67E8">
          <w:rPr>
            <w:sz w:val="22"/>
            <w:szCs w:val="22"/>
            <w:lang w:val="en-US"/>
          </w:rPr>
          <w:t>structurally</w:t>
        </w:r>
      </w:ins>
      <w:ins w:id="103" w:author="Human Rezaei" w:date="2017-11-07T14:07:00Z">
        <w:r w:rsidR="008A67E8">
          <w:rPr>
            <w:sz w:val="22"/>
            <w:szCs w:val="22"/>
            <w:lang w:val="en-US"/>
          </w:rPr>
          <w:t xml:space="preserve"> differ</w:t>
        </w:r>
        <w:r w:rsidR="00534C2F">
          <w:rPr>
            <w:sz w:val="22"/>
            <w:szCs w:val="22"/>
            <w:lang w:val="en-US"/>
          </w:rPr>
          <w:t>ent.</w:t>
        </w:r>
      </w:ins>
    </w:p>
    <w:p w14:paraId="10D40FDC" w14:textId="77777777" w:rsidR="008B5042" w:rsidRPr="0026330E" w:rsidRDefault="008B5042" w:rsidP="0027489C">
      <w:pPr>
        <w:spacing w:before="60"/>
        <w:contextualSpacing/>
        <w:jc w:val="both"/>
        <w:rPr>
          <w:rFonts w:eastAsia="Calibri"/>
          <w:sz w:val="22"/>
          <w:szCs w:val="22"/>
          <w:lang w:val="en-US" w:eastAsia="en-US"/>
        </w:rPr>
      </w:pPr>
      <w:del w:id="104" w:author="Human Rezaei" w:date="2017-11-07T12:44:00Z">
        <w:r w:rsidRPr="0026330E" w:rsidDel="00A9128E">
          <w:rPr>
            <w:rFonts w:eastAsia="Calibri"/>
            <w:sz w:val="22"/>
            <w:szCs w:val="22"/>
            <w:lang w:val="en-US" w:eastAsia="en-US"/>
          </w:rPr>
          <w:delText xml:space="preserve"> </w:delText>
        </w:r>
      </w:del>
    </w:p>
    <w:p w14:paraId="3271122F" w14:textId="77777777" w:rsidR="009F622D" w:rsidRPr="0026330E" w:rsidRDefault="009F622D" w:rsidP="0027489C">
      <w:pPr>
        <w:spacing w:before="60"/>
        <w:contextualSpacing/>
        <w:jc w:val="both"/>
        <w:rPr>
          <w:rFonts w:eastAsia="Calibri"/>
          <w:sz w:val="22"/>
          <w:szCs w:val="22"/>
          <w:lang w:val="en-US" w:eastAsia="en-US"/>
        </w:rPr>
      </w:pPr>
    </w:p>
    <w:p w14:paraId="36D375CF" w14:textId="77777777" w:rsidR="00F6691D" w:rsidRPr="00AF6C22" w:rsidRDefault="00F6691D" w:rsidP="0027489C">
      <w:pPr>
        <w:pStyle w:val="Task"/>
        <w:spacing w:before="60"/>
        <w:rPr>
          <w:sz w:val="22"/>
        </w:rPr>
      </w:pPr>
      <w:r w:rsidRPr="00AF6C22">
        <w:rPr>
          <w:sz w:val="22"/>
        </w:rPr>
        <w:t xml:space="preserve">Subtask </w:t>
      </w:r>
      <w:r w:rsidR="008B0005" w:rsidRPr="00AF6C22">
        <w:rPr>
          <w:sz w:val="22"/>
        </w:rPr>
        <w:t>1.</w:t>
      </w:r>
      <w:r w:rsidR="00F20B8D" w:rsidRPr="00AF6C22">
        <w:rPr>
          <w:sz w:val="22"/>
        </w:rPr>
        <w:t>3</w:t>
      </w:r>
      <w:r w:rsidR="008B0005" w:rsidRPr="00AF6C22">
        <w:rPr>
          <w:sz w:val="22"/>
        </w:rPr>
        <w:t>.</w:t>
      </w:r>
      <w:r w:rsidR="00F20B8D" w:rsidRPr="00AF6C22">
        <w:rPr>
          <w:sz w:val="22"/>
        </w:rPr>
        <w:t>4</w:t>
      </w:r>
      <w:r w:rsidRPr="00AF6C22">
        <w:rPr>
          <w:sz w:val="22"/>
        </w:rPr>
        <w:t xml:space="preserve">: The contribution of structural heterogeneity </w:t>
      </w:r>
      <w:r w:rsidR="003851A1" w:rsidRPr="00AF6C22">
        <w:rPr>
          <w:sz w:val="22"/>
        </w:rPr>
        <w:t xml:space="preserve">to prion </w:t>
      </w:r>
      <w:r w:rsidR="00CD7BF3" w:rsidRPr="00AF6C22">
        <w:rPr>
          <w:sz w:val="22"/>
        </w:rPr>
        <w:t>adaptation</w:t>
      </w:r>
      <w:r w:rsidR="003851A1" w:rsidRPr="00AF6C22">
        <w:rPr>
          <w:sz w:val="22"/>
        </w:rPr>
        <w:t xml:space="preserve"> </w:t>
      </w:r>
      <w:r w:rsidR="00FD3C19" w:rsidRPr="00AF6C22">
        <w:rPr>
          <w:sz w:val="22"/>
        </w:rPr>
        <w:t>during</w:t>
      </w:r>
      <w:r w:rsidR="003851A1" w:rsidRPr="00AF6C22">
        <w:rPr>
          <w:sz w:val="22"/>
        </w:rPr>
        <w:t xml:space="preserve"> cross-species transmission events</w:t>
      </w:r>
    </w:p>
    <w:p w14:paraId="695B4CC8" w14:textId="77777777" w:rsidR="002A4831" w:rsidRPr="0026330E" w:rsidRDefault="006B60B7" w:rsidP="0027489C">
      <w:pPr>
        <w:spacing w:before="60"/>
        <w:contextualSpacing/>
        <w:jc w:val="both"/>
        <w:rPr>
          <w:rFonts w:eastAsia="Calibri"/>
          <w:sz w:val="22"/>
          <w:szCs w:val="22"/>
          <w:lang w:val="en-GB" w:eastAsia="en-US"/>
        </w:rPr>
      </w:pPr>
      <w:r>
        <w:rPr>
          <w:rFonts w:eastAsia="Calibri"/>
          <w:b/>
          <w:sz w:val="22"/>
          <w:szCs w:val="22"/>
          <w:lang w:val="en-US" w:eastAsia="en-US"/>
        </w:rPr>
        <w:t>Objective.</w:t>
      </w:r>
      <w:r w:rsidR="002A4831" w:rsidRPr="0026330E">
        <w:rPr>
          <w:rFonts w:eastAsia="Calibri"/>
          <w:b/>
          <w:sz w:val="22"/>
          <w:szCs w:val="22"/>
          <w:lang w:val="en-US" w:eastAsia="en-US"/>
        </w:rPr>
        <w:t xml:space="preserve"> </w:t>
      </w:r>
      <w:r w:rsidR="00514382" w:rsidRPr="0026330E">
        <w:rPr>
          <w:rFonts w:eastAsia="Calibri"/>
          <w:sz w:val="22"/>
          <w:szCs w:val="22"/>
          <w:lang w:val="en-US" w:eastAsia="en-US"/>
        </w:rPr>
        <w:t xml:space="preserve">Conceptually, the species barrier </w:t>
      </w:r>
      <w:r w:rsidR="00EB1CBE" w:rsidRPr="0026330E">
        <w:rPr>
          <w:rFonts w:eastAsia="Calibri"/>
          <w:sz w:val="22"/>
          <w:szCs w:val="22"/>
          <w:lang w:val="en-US" w:eastAsia="en-US"/>
        </w:rPr>
        <w:t xml:space="preserve">that </w:t>
      </w:r>
      <w:r w:rsidR="00514382" w:rsidRPr="0026330E">
        <w:rPr>
          <w:rFonts w:eastAsia="Calibri"/>
          <w:sz w:val="22"/>
          <w:szCs w:val="22"/>
          <w:lang w:val="en-US" w:eastAsia="en-US"/>
        </w:rPr>
        <w:t>limit</w:t>
      </w:r>
      <w:r w:rsidR="00EB1CBE" w:rsidRPr="0026330E">
        <w:rPr>
          <w:rFonts w:eastAsia="Calibri"/>
          <w:sz w:val="22"/>
          <w:szCs w:val="22"/>
          <w:lang w:val="en-US" w:eastAsia="en-US"/>
        </w:rPr>
        <w:t xml:space="preserve">s </w:t>
      </w:r>
      <w:r w:rsidR="00514382" w:rsidRPr="0026330E">
        <w:rPr>
          <w:rFonts w:eastAsia="Calibri"/>
          <w:sz w:val="22"/>
          <w:szCs w:val="22"/>
          <w:lang w:val="en-US" w:eastAsia="en-US"/>
        </w:rPr>
        <w:t xml:space="preserve">prion </w:t>
      </w:r>
      <w:r w:rsidR="00F6691D" w:rsidRPr="0026330E">
        <w:rPr>
          <w:rFonts w:eastAsia="Calibri"/>
          <w:sz w:val="22"/>
          <w:szCs w:val="22"/>
          <w:lang w:val="en-US" w:eastAsia="en-US"/>
        </w:rPr>
        <w:t xml:space="preserve">propagation in </w:t>
      </w:r>
      <w:r w:rsidR="00514382" w:rsidRPr="0026330E">
        <w:rPr>
          <w:rFonts w:eastAsia="Calibri"/>
          <w:sz w:val="22"/>
          <w:szCs w:val="22"/>
          <w:lang w:val="en-US" w:eastAsia="en-US"/>
        </w:rPr>
        <w:t>new host</w:t>
      </w:r>
      <w:r w:rsidR="00EB1CBE" w:rsidRPr="0026330E">
        <w:rPr>
          <w:rFonts w:eastAsia="Calibri"/>
          <w:sz w:val="22"/>
          <w:szCs w:val="22"/>
          <w:lang w:val="en-US" w:eastAsia="en-US"/>
        </w:rPr>
        <w:t>s</w:t>
      </w:r>
      <w:r w:rsidR="00514382" w:rsidRPr="0026330E">
        <w:rPr>
          <w:rFonts w:eastAsia="Calibri"/>
          <w:sz w:val="22"/>
          <w:szCs w:val="22"/>
          <w:lang w:val="en-US" w:eastAsia="en-US"/>
        </w:rPr>
        <w:t xml:space="preserve"> or new host PrP species </w:t>
      </w:r>
      <w:r w:rsidR="00F6691D" w:rsidRPr="0026330E">
        <w:rPr>
          <w:rFonts w:eastAsia="Calibri"/>
          <w:sz w:val="22"/>
          <w:szCs w:val="22"/>
          <w:lang w:val="en-US" w:eastAsia="en-US"/>
        </w:rPr>
        <w:t xml:space="preserve">is </w:t>
      </w:r>
      <w:r w:rsidR="00514382" w:rsidRPr="0026330E">
        <w:rPr>
          <w:rFonts w:eastAsia="Calibri"/>
          <w:sz w:val="22"/>
          <w:szCs w:val="22"/>
          <w:lang w:val="en-US" w:eastAsia="en-US"/>
        </w:rPr>
        <w:t>believed to be the result of a misfit between PrP</w:t>
      </w:r>
      <w:r w:rsidR="00514382" w:rsidRPr="0026330E">
        <w:rPr>
          <w:rFonts w:eastAsia="Calibri"/>
          <w:sz w:val="22"/>
          <w:szCs w:val="22"/>
          <w:vertAlign w:val="superscript"/>
          <w:lang w:val="en-US" w:eastAsia="en-US"/>
        </w:rPr>
        <w:t>C</w:t>
      </w:r>
      <w:r w:rsidR="00514382" w:rsidRPr="0026330E">
        <w:rPr>
          <w:rFonts w:eastAsia="Calibri"/>
          <w:sz w:val="22"/>
          <w:szCs w:val="22"/>
          <w:lang w:val="en-US" w:eastAsia="en-US"/>
        </w:rPr>
        <w:t xml:space="preserve"> and PrP</w:t>
      </w:r>
      <w:r w:rsidR="00514382" w:rsidRPr="0026330E">
        <w:rPr>
          <w:rFonts w:eastAsia="Calibri"/>
          <w:sz w:val="22"/>
          <w:szCs w:val="22"/>
          <w:vertAlign w:val="superscript"/>
          <w:lang w:val="en-US" w:eastAsia="en-US"/>
        </w:rPr>
        <w:t>Sc</w:t>
      </w:r>
      <w:r w:rsidR="00514382" w:rsidRPr="0026330E">
        <w:rPr>
          <w:rFonts w:eastAsia="Calibri"/>
          <w:sz w:val="22"/>
          <w:szCs w:val="22"/>
          <w:lang w:val="en-US" w:eastAsia="en-US"/>
        </w:rPr>
        <w:t xml:space="preserve"> contained in the infecting prion </w:t>
      </w:r>
      <w:r w:rsidR="00EF6E3D" w:rsidRPr="0026330E">
        <w:rPr>
          <w:rFonts w:eastAsia="Calibri"/>
          <w:sz w:val="22"/>
          <w:szCs w:val="22"/>
          <w:lang w:val="en-US" w:eastAsia="en-US"/>
        </w:rPr>
        <w:fldChar w:fldCharType="begin">
          <w:fldData xml:space="preserve">PEVuZE5vdGU+PENpdGU+PEF1dGhvcj5CZXJpbmd1ZTwvQXV0aG9yPjxZZWFyPjIwMDg8L1llYXI+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</w:fldData>
        </w:fldChar>
      </w:r>
      <w:r w:rsidR="00EF6E3D" w:rsidRPr="0026330E">
        <w:rPr>
          <w:rFonts w:eastAsia="Calibri"/>
          <w:sz w:val="22"/>
          <w:szCs w:val="22"/>
          <w:lang w:val="en-US" w:eastAsia="en-US"/>
        </w:rPr>
        <w:instrText xml:space="preserve"> ADDIN EN.CITE </w:instrText>
      </w:r>
      <w:r w:rsidR="00EF6E3D" w:rsidRPr="0026330E">
        <w:rPr>
          <w:rFonts w:eastAsia="Calibri"/>
          <w:sz w:val="22"/>
          <w:szCs w:val="22"/>
          <w:lang w:val="en-US" w:eastAsia="en-US"/>
        </w:rPr>
        <w:fldChar w:fldCharType="begin">
          <w:fldData xml:space="preserve">PEVuZE5vdGU+PENpdGU+PEF1dGhvcj5CZXJpbmd1ZTwvQXV0aG9yPjxZZWFyPjIwMDg8L1llYXI+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</w:fldData>
        </w:fldChar>
      </w:r>
      <w:r w:rsidR="00EF6E3D" w:rsidRPr="0026330E">
        <w:rPr>
          <w:rFonts w:eastAsia="Calibri"/>
          <w:sz w:val="22"/>
          <w:szCs w:val="22"/>
          <w:lang w:val="en-US" w:eastAsia="en-US"/>
        </w:rPr>
        <w:instrText xml:space="preserve"> ADDIN EN.CITE.DATA </w:instrText>
      </w:r>
      <w:r w:rsidR="00EF6E3D" w:rsidRPr="0026330E">
        <w:rPr>
          <w:rFonts w:eastAsia="Calibri"/>
          <w:sz w:val="22"/>
          <w:szCs w:val="22"/>
          <w:lang w:val="en-US" w:eastAsia="en-US"/>
        </w:rPr>
      </w:r>
      <w:r w:rsidR="00EF6E3D"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EF6E3D" w:rsidRPr="0026330E">
        <w:rPr>
          <w:rFonts w:eastAsia="Calibri"/>
          <w:noProof/>
          <w:sz w:val="22"/>
          <w:szCs w:val="22"/>
          <w:lang w:val="en-US" w:eastAsia="en-US"/>
        </w:rPr>
        <w:t>(</w:t>
      </w:r>
      <w:r w:rsidR="00EF6E3D" w:rsidRPr="0026330E">
        <w:rPr>
          <w:rFonts w:eastAsia="Calibri"/>
          <w:i/>
          <w:noProof/>
          <w:sz w:val="22"/>
          <w:szCs w:val="22"/>
          <w:lang w:val="en-US" w:eastAsia="en-US"/>
        </w:rPr>
        <w:t>6, 8</w:t>
      </w:r>
      <w:r w:rsidR="00EF6E3D"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514382" w:rsidRPr="0026330E">
        <w:rPr>
          <w:rFonts w:eastAsia="Calibri"/>
          <w:sz w:val="22"/>
          <w:szCs w:val="22"/>
          <w:lang w:val="en-US" w:eastAsia="en-US"/>
        </w:rPr>
        <w:t xml:space="preserve">. </w:t>
      </w:r>
      <w:r w:rsidR="00FB3363" w:rsidRPr="0026330E">
        <w:rPr>
          <w:rFonts w:eastAsia="Calibri"/>
          <w:sz w:val="22"/>
          <w:szCs w:val="22"/>
          <w:lang w:val="en-US" w:eastAsia="en-US"/>
        </w:rPr>
        <w:t>Thus, both host PrP</w:t>
      </w:r>
      <w:r w:rsidR="00FB3363" w:rsidRPr="00277C08">
        <w:rPr>
          <w:rFonts w:eastAsia="Calibri"/>
          <w:sz w:val="22"/>
          <w:szCs w:val="22"/>
          <w:vertAlign w:val="superscript"/>
          <w:lang w:val="en-US" w:eastAsia="en-US"/>
        </w:rPr>
        <w:t>C</w:t>
      </w:r>
      <w:r w:rsidR="00FB3363" w:rsidRPr="0026330E">
        <w:rPr>
          <w:rFonts w:eastAsia="Calibri"/>
          <w:sz w:val="22"/>
          <w:szCs w:val="22"/>
          <w:lang w:val="en-US" w:eastAsia="en-US"/>
        </w:rPr>
        <w:t xml:space="preserve"> sequence and the infecting strain type are key determinant. </w:t>
      </w:r>
      <w:r w:rsidR="002A4831" w:rsidRPr="0026330E">
        <w:rPr>
          <w:rFonts w:eastAsia="Calibri"/>
          <w:sz w:val="22"/>
          <w:szCs w:val="22"/>
          <w:lang w:val="en-US" w:eastAsia="en-US"/>
        </w:rPr>
        <w:t xml:space="preserve">The objective is to </w:t>
      </w:r>
      <w:r w:rsidR="002A4831" w:rsidRPr="0026330E">
        <w:rPr>
          <w:rFonts w:eastAsia="Calibri"/>
          <w:sz w:val="22"/>
          <w:szCs w:val="22"/>
          <w:lang w:val="en-GB" w:eastAsia="en-US"/>
        </w:rPr>
        <w:t xml:space="preserve">define the contribution of the </w:t>
      </w:r>
      <w:r w:rsidR="00EA1257" w:rsidRPr="0026330E">
        <w:rPr>
          <w:rFonts w:eastAsia="Calibri"/>
          <w:sz w:val="22"/>
          <w:szCs w:val="22"/>
          <w:lang w:val="en-GB" w:eastAsia="en-US"/>
        </w:rPr>
        <w:t xml:space="preserve">dynamic of material exchange/prion structural dispersity </w:t>
      </w:r>
      <w:r w:rsidR="002A4831" w:rsidRPr="0026330E">
        <w:rPr>
          <w:rFonts w:eastAsia="Calibri"/>
          <w:sz w:val="22"/>
          <w:szCs w:val="22"/>
          <w:lang w:val="en-GB" w:eastAsia="en-US"/>
        </w:rPr>
        <w:t>to across-species prion adaptation.</w:t>
      </w:r>
    </w:p>
    <w:p w14:paraId="6E9D728A" w14:textId="77777777" w:rsidR="00E456C3" w:rsidRPr="0026330E" w:rsidRDefault="002A4831" w:rsidP="0027489C">
      <w:pPr>
        <w:spacing w:before="60"/>
        <w:contextualSpacing/>
        <w:jc w:val="both"/>
        <w:rPr>
          <w:rFonts w:eastAsia="Calibri"/>
          <w:sz w:val="22"/>
          <w:szCs w:val="22"/>
          <w:lang w:val="en-US" w:eastAsia="en-US"/>
        </w:rPr>
      </w:pPr>
      <w:r w:rsidRPr="0026330E">
        <w:rPr>
          <w:rFonts w:eastAsia="Calibri"/>
          <w:b/>
          <w:sz w:val="22"/>
          <w:szCs w:val="22"/>
          <w:lang w:val="en-GB" w:eastAsia="en-US"/>
        </w:rPr>
        <w:t>Methodology</w:t>
      </w:r>
      <w:r w:rsidR="00277C08">
        <w:rPr>
          <w:rFonts w:eastAsia="Calibri"/>
          <w:sz w:val="22"/>
          <w:szCs w:val="22"/>
          <w:lang w:val="en-GB" w:eastAsia="en-US"/>
        </w:rPr>
        <w:t>.</w:t>
      </w:r>
      <w:r w:rsidRPr="0026330E">
        <w:rPr>
          <w:rFonts w:eastAsia="Calibri"/>
          <w:sz w:val="22"/>
          <w:szCs w:val="22"/>
          <w:lang w:val="en-GB" w:eastAsia="en-US"/>
        </w:rPr>
        <w:t xml:space="preserve"> </w:t>
      </w:r>
      <w:r w:rsidR="00E456C3" w:rsidRPr="0026330E">
        <w:rPr>
          <w:rFonts w:eastAsia="Calibri"/>
          <w:sz w:val="22"/>
          <w:szCs w:val="22"/>
          <w:lang w:val="en-GB" w:eastAsia="en-US"/>
        </w:rPr>
        <w:t xml:space="preserve">We will compare </w:t>
      </w:r>
      <w:r w:rsidRPr="0026330E">
        <w:rPr>
          <w:rFonts w:eastAsia="Calibri"/>
          <w:sz w:val="22"/>
          <w:szCs w:val="22"/>
          <w:lang w:val="en-GB" w:eastAsia="en-US"/>
        </w:rPr>
        <w:t>the relative capacity of SV-isolated PrP</w:t>
      </w:r>
      <w:r w:rsidRPr="0026330E">
        <w:rPr>
          <w:rFonts w:eastAsia="Calibri"/>
          <w:sz w:val="22"/>
          <w:szCs w:val="22"/>
          <w:vertAlign w:val="superscript"/>
          <w:lang w:val="en-GB" w:eastAsia="en-US"/>
        </w:rPr>
        <w:t>Sc</w:t>
      </w:r>
      <w:r w:rsidRPr="0026330E">
        <w:rPr>
          <w:rFonts w:eastAsia="Calibri"/>
          <w:sz w:val="22"/>
          <w:szCs w:val="22"/>
          <w:lang w:val="en-GB" w:eastAsia="en-US"/>
        </w:rPr>
        <w:t xml:space="preserve"> assemblies from multiple prion strains to cross mounting species barriers, as modelled by transgenic mice expressing heterotypic PrP</w:t>
      </w:r>
      <w:r w:rsidRPr="0026330E">
        <w:rPr>
          <w:rFonts w:eastAsia="Calibri"/>
          <w:sz w:val="22"/>
          <w:szCs w:val="22"/>
          <w:vertAlign w:val="superscript"/>
          <w:lang w:val="en-GB" w:eastAsia="en-US"/>
        </w:rPr>
        <w:t>C</w:t>
      </w:r>
      <w:r w:rsidRPr="0026330E">
        <w:rPr>
          <w:rFonts w:eastAsia="Calibri"/>
          <w:sz w:val="22"/>
          <w:szCs w:val="22"/>
          <w:lang w:val="en-GB" w:eastAsia="en-US"/>
        </w:rPr>
        <w:t xml:space="preserve"> (e.g. </w:t>
      </w:r>
      <w:r w:rsidR="00EF6E3D" w:rsidRPr="0026330E">
        <w:rPr>
          <w:rFonts w:eastAsia="Calibri"/>
          <w:sz w:val="22"/>
          <w:szCs w:val="22"/>
          <w:lang w:val="en-GB" w:eastAsia="en-US"/>
        </w:rPr>
        <w:fldChar w:fldCharType="begin">
          <w:fldData xml:space="preserve">PEVuZE5vdGU+PENpdGU+PEF1dGhvcj5CZXJpbmd1ZTwvQXV0aG9yPjxZZWFyPjIwMDc8L1llYXI+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</w:fldData>
        </w:fldChar>
      </w:r>
      <w:r w:rsidR="00121F98">
        <w:rPr>
          <w:rFonts w:eastAsia="Calibri"/>
          <w:sz w:val="22"/>
          <w:szCs w:val="22"/>
          <w:lang w:val="en-GB" w:eastAsia="en-US"/>
        </w:rPr>
        <w:instrText xml:space="preserve"> ADDIN EN.CITE </w:instrText>
      </w:r>
      <w:r w:rsidR="00121F98">
        <w:rPr>
          <w:rFonts w:eastAsia="Calibri"/>
          <w:sz w:val="22"/>
          <w:szCs w:val="22"/>
          <w:lang w:val="en-GB" w:eastAsia="en-US"/>
        </w:rPr>
        <w:fldChar w:fldCharType="begin">
          <w:fldData xml:space="preserve">PEVuZE5vdGU+PENpdGU+PEF1dGhvcj5CZXJpbmd1ZTwvQXV0aG9yPjxZZWFyPjIwMDc8L1llYXI+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</w:fldData>
        </w:fldChar>
      </w:r>
      <w:r w:rsidR="00121F98">
        <w:rPr>
          <w:rFonts w:eastAsia="Calibri"/>
          <w:sz w:val="22"/>
          <w:szCs w:val="22"/>
          <w:lang w:val="en-GB" w:eastAsia="en-US"/>
        </w:rPr>
        <w:instrText xml:space="preserve"> ADDIN EN.CITE.DATA </w:instrText>
      </w:r>
      <w:r w:rsidR="00121F98">
        <w:rPr>
          <w:rFonts w:eastAsia="Calibri"/>
          <w:sz w:val="22"/>
          <w:szCs w:val="22"/>
          <w:lang w:val="en-GB" w:eastAsia="en-US"/>
        </w:rPr>
      </w:r>
      <w:r w:rsidR="00121F98">
        <w:rPr>
          <w:rFonts w:eastAsia="Calibri"/>
          <w:sz w:val="22"/>
          <w:szCs w:val="22"/>
          <w:lang w:val="en-GB" w:eastAsia="en-US"/>
        </w:rPr>
        <w:fldChar w:fldCharType="end"/>
      </w:r>
      <w:r w:rsidR="00EF6E3D" w:rsidRPr="0026330E">
        <w:rPr>
          <w:rFonts w:eastAsia="Calibri"/>
          <w:sz w:val="22"/>
          <w:szCs w:val="22"/>
          <w:lang w:val="en-GB" w:eastAsia="en-US"/>
        </w:rPr>
      </w:r>
      <w:r w:rsidR="00EF6E3D" w:rsidRPr="0026330E">
        <w:rPr>
          <w:rFonts w:eastAsia="Calibri"/>
          <w:sz w:val="22"/>
          <w:szCs w:val="22"/>
          <w:lang w:val="en-GB" w:eastAsia="en-US"/>
        </w:rPr>
        <w:fldChar w:fldCharType="separate"/>
      </w:r>
      <w:r w:rsidR="00121F98">
        <w:rPr>
          <w:rFonts w:eastAsia="Calibri"/>
          <w:noProof/>
          <w:sz w:val="22"/>
          <w:szCs w:val="22"/>
          <w:lang w:val="en-GB" w:eastAsia="en-US"/>
        </w:rPr>
        <w:t>(</w:t>
      </w:r>
      <w:r w:rsidR="00121F98" w:rsidRPr="00121F98">
        <w:rPr>
          <w:rFonts w:eastAsia="Calibri"/>
          <w:i/>
          <w:noProof/>
          <w:sz w:val="22"/>
          <w:szCs w:val="22"/>
          <w:lang w:val="en-GB" w:eastAsia="en-US"/>
        </w:rPr>
        <w:t>41</w:t>
      </w:r>
      <w:r w:rsidR="00121F98">
        <w:rPr>
          <w:rFonts w:eastAsia="Calibri"/>
          <w:noProof/>
          <w:sz w:val="22"/>
          <w:szCs w:val="22"/>
          <w:lang w:val="en-GB" w:eastAsia="en-US"/>
        </w:rPr>
        <w:t>)</w:t>
      </w:r>
      <w:r w:rsidR="00EF6E3D" w:rsidRPr="0026330E">
        <w:rPr>
          <w:rFonts w:eastAsia="Calibri"/>
          <w:sz w:val="22"/>
          <w:szCs w:val="22"/>
          <w:lang w:val="en-GB" w:eastAsia="en-US"/>
        </w:rPr>
        <w:fldChar w:fldCharType="end"/>
      </w:r>
      <w:r w:rsidRPr="0026330E">
        <w:rPr>
          <w:rFonts w:eastAsia="Calibri"/>
          <w:sz w:val="22"/>
          <w:szCs w:val="22"/>
          <w:lang w:val="en-GB" w:eastAsia="en-US"/>
        </w:rPr>
        <w:t>)</w:t>
      </w:r>
      <w:r w:rsidR="00E456C3" w:rsidRPr="0026330E">
        <w:rPr>
          <w:rFonts w:eastAsia="Calibri"/>
          <w:sz w:val="22"/>
          <w:szCs w:val="22"/>
          <w:lang w:val="en-GB" w:eastAsia="en-US"/>
        </w:rPr>
        <w:t xml:space="preserve">. Preliminary data </w:t>
      </w:r>
      <w:r w:rsidR="00DD1ED9" w:rsidRPr="0026330E">
        <w:rPr>
          <w:rFonts w:eastAsia="Calibri"/>
          <w:sz w:val="22"/>
          <w:szCs w:val="22"/>
          <w:lang w:val="en-GB" w:eastAsia="en-US"/>
        </w:rPr>
        <w:t>from the INRA group</w:t>
      </w:r>
      <w:r w:rsidR="00E456C3" w:rsidRPr="0026330E">
        <w:rPr>
          <w:rFonts w:eastAsia="Calibri"/>
          <w:sz w:val="22"/>
          <w:szCs w:val="22"/>
          <w:lang w:val="en-GB" w:eastAsia="en-US"/>
        </w:rPr>
        <w:t xml:space="preserve"> suggest that overcoming prion species barrier somehow require</w:t>
      </w:r>
      <w:r w:rsidR="008C73CB">
        <w:rPr>
          <w:rFonts w:eastAsia="Calibri"/>
          <w:sz w:val="22"/>
          <w:szCs w:val="22"/>
          <w:lang w:val="en-GB" w:eastAsia="en-US"/>
        </w:rPr>
        <w:t>s</w:t>
      </w:r>
      <w:r w:rsidR="00E456C3" w:rsidRPr="0026330E">
        <w:rPr>
          <w:rFonts w:eastAsia="Calibri"/>
          <w:sz w:val="22"/>
          <w:szCs w:val="22"/>
          <w:lang w:val="en-GB" w:eastAsia="en-US"/>
        </w:rPr>
        <w:t xml:space="preserve"> cooperation between structurally distinct </w:t>
      </w:r>
      <w:r w:rsidR="009B0B28" w:rsidRPr="0026330E">
        <w:rPr>
          <w:rFonts w:eastAsia="Calibri"/>
          <w:sz w:val="22"/>
          <w:szCs w:val="22"/>
          <w:lang w:val="en-US" w:eastAsia="en-US"/>
        </w:rPr>
        <w:t>PrP</w:t>
      </w:r>
      <w:r w:rsidR="009B0B28" w:rsidRPr="0026330E">
        <w:rPr>
          <w:rFonts w:eastAsia="Calibri"/>
          <w:sz w:val="22"/>
          <w:szCs w:val="22"/>
          <w:vertAlign w:val="superscript"/>
          <w:lang w:val="en-US" w:eastAsia="en-US"/>
        </w:rPr>
        <w:t>Sc</w:t>
      </w:r>
      <w:r w:rsidR="009B0B28" w:rsidRPr="0026330E">
        <w:rPr>
          <w:rFonts w:eastAsia="Calibri"/>
          <w:sz w:val="22"/>
          <w:szCs w:val="22"/>
          <w:lang w:val="en-US" w:eastAsia="en-US"/>
        </w:rPr>
        <w:t xml:space="preserve"> </w:t>
      </w:r>
      <w:r w:rsidR="00E456C3" w:rsidRPr="0026330E">
        <w:rPr>
          <w:rFonts w:eastAsia="Calibri"/>
          <w:sz w:val="22"/>
          <w:szCs w:val="22"/>
          <w:lang w:val="en-US" w:eastAsia="en-US"/>
        </w:rPr>
        <w:t>assemblies (</w:t>
      </w:r>
      <w:r w:rsidR="00E456C3" w:rsidRPr="0026330E">
        <w:rPr>
          <w:rFonts w:eastAsia="Calibri"/>
          <w:sz w:val="22"/>
          <w:szCs w:val="22"/>
          <w:highlight w:val="yellow"/>
          <w:lang w:val="en-US" w:eastAsia="en-US"/>
        </w:rPr>
        <w:t>prelim figure</w:t>
      </w:r>
      <w:r w:rsidR="00E456C3" w:rsidRPr="0026330E">
        <w:rPr>
          <w:rFonts w:eastAsia="Calibri"/>
          <w:sz w:val="22"/>
          <w:szCs w:val="22"/>
          <w:lang w:val="en-US" w:eastAsia="en-US"/>
        </w:rPr>
        <w:t xml:space="preserve"> </w:t>
      </w:r>
      <w:r w:rsidR="008C73CB">
        <w:rPr>
          <w:rFonts w:eastAsia="Calibri"/>
          <w:sz w:val="22"/>
          <w:szCs w:val="22"/>
          <w:lang w:val="en-US" w:eastAsia="en-US"/>
        </w:rPr>
        <w:t>or Hlink</w:t>
      </w:r>
      <w:r w:rsidR="00E456C3" w:rsidRPr="0026330E">
        <w:rPr>
          <w:rFonts w:eastAsia="Calibri"/>
          <w:sz w:val="22"/>
          <w:szCs w:val="22"/>
          <w:lang w:val="en-US" w:eastAsia="en-US"/>
        </w:rPr>
        <w:t xml:space="preserve">). As second step, we will reconstitute different sets of assemblies and examine their cross-species capacities in relation with their structural variability. Having identified the number of minimal </w:t>
      </w:r>
      <w:r w:rsidR="009B0B28" w:rsidRPr="0026330E">
        <w:rPr>
          <w:rFonts w:eastAsia="Calibri"/>
          <w:sz w:val="22"/>
          <w:szCs w:val="22"/>
          <w:lang w:val="en-US" w:eastAsia="en-US"/>
        </w:rPr>
        <w:t>PrP</w:t>
      </w:r>
      <w:r w:rsidR="009B0B28" w:rsidRPr="0026330E">
        <w:rPr>
          <w:rFonts w:eastAsia="Calibri"/>
          <w:sz w:val="22"/>
          <w:szCs w:val="22"/>
          <w:vertAlign w:val="superscript"/>
          <w:lang w:val="en-US" w:eastAsia="en-US"/>
        </w:rPr>
        <w:t>Sc</w:t>
      </w:r>
      <w:r w:rsidR="009B0B28" w:rsidRPr="0026330E">
        <w:rPr>
          <w:rFonts w:eastAsia="Calibri"/>
          <w:sz w:val="22"/>
          <w:szCs w:val="22"/>
          <w:lang w:val="en-US" w:eastAsia="en-US"/>
        </w:rPr>
        <w:t xml:space="preserve"> </w:t>
      </w:r>
      <w:r w:rsidR="00E456C3" w:rsidRPr="0026330E">
        <w:rPr>
          <w:rFonts w:eastAsia="Calibri"/>
          <w:sz w:val="22"/>
          <w:szCs w:val="22"/>
          <w:lang w:val="en-US" w:eastAsia="en-US"/>
        </w:rPr>
        <w:t xml:space="preserve">interactants for efficient crossing, we will then particularly study </w:t>
      </w:r>
      <w:r w:rsidR="000F288D">
        <w:rPr>
          <w:rFonts w:eastAsia="Calibri"/>
          <w:sz w:val="22"/>
          <w:szCs w:val="22"/>
          <w:lang w:val="en-US" w:eastAsia="en-US"/>
        </w:rPr>
        <w:t>which</w:t>
      </w:r>
      <w:r w:rsidR="000F288D" w:rsidRPr="0026330E">
        <w:rPr>
          <w:rFonts w:eastAsia="Calibri"/>
          <w:sz w:val="22"/>
          <w:szCs w:val="22"/>
          <w:lang w:val="en-US" w:eastAsia="en-US"/>
        </w:rPr>
        <w:t xml:space="preserve"> </w:t>
      </w:r>
      <w:r w:rsidR="00E456C3" w:rsidRPr="0026330E">
        <w:rPr>
          <w:rFonts w:eastAsia="Calibri"/>
          <w:sz w:val="22"/>
          <w:szCs w:val="22"/>
          <w:lang w:val="en-US" w:eastAsia="en-US"/>
        </w:rPr>
        <w:t>type of material is exchanged and at which rate, as in subtasks 1.3.1 and 1.3.2.</w:t>
      </w:r>
    </w:p>
    <w:p w14:paraId="294008D4" w14:textId="77777777" w:rsidR="007C40E3" w:rsidRDefault="00F6691D" w:rsidP="0027489C">
      <w:pPr>
        <w:spacing w:before="60"/>
        <w:contextualSpacing/>
        <w:jc w:val="both"/>
        <w:rPr>
          <w:ins w:id="105" w:author="Vincent Béringue" w:date="2017-11-06T17:34:00Z"/>
          <w:rFonts w:eastAsia="Calibri"/>
          <w:sz w:val="22"/>
          <w:szCs w:val="22"/>
          <w:lang w:val="en-US" w:eastAsia="en-US"/>
        </w:rPr>
      </w:pPr>
      <w:r w:rsidRPr="0026330E">
        <w:rPr>
          <w:rFonts w:eastAsia="Calibri"/>
          <w:b/>
          <w:sz w:val="22"/>
          <w:szCs w:val="22"/>
          <w:lang w:val="en-US" w:eastAsia="en-US"/>
        </w:rPr>
        <w:t>Outcome</w:t>
      </w:r>
      <w:r w:rsidR="00DB399F">
        <w:rPr>
          <w:rFonts w:eastAsia="Calibri"/>
          <w:b/>
          <w:sz w:val="22"/>
          <w:szCs w:val="22"/>
          <w:lang w:val="en-US" w:eastAsia="en-US"/>
        </w:rPr>
        <w:t>.</w:t>
      </w:r>
      <w:r w:rsidRPr="0026330E">
        <w:rPr>
          <w:rFonts w:eastAsia="Calibri"/>
          <w:b/>
          <w:sz w:val="22"/>
          <w:szCs w:val="22"/>
          <w:lang w:val="en-US" w:eastAsia="en-US"/>
        </w:rPr>
        <w:t xml:space="preserve"> </w:t>
      </w:r>
      <w:r w:rsidRPr="0026330E">
        <w:rPr>
          <w:rFonts w:eastAsia="Calibri"/>
          <w:sz w:val="22"/>
          <w:szCs w:val="22"/>
          <w:lang w:val="en-US" w:eastAsia="en-US"/>
        </w:rPr>
        <w:t xml:space="preserve">The main outcome of this </w:t>
      </w:r>
      <w:r w:rsidR="00E456C3" w:rsidRPr="0026330E">
        <w:rPr>
          <w:rFonts w:eastAsia="Calibri"/>
          <w:sz w:val="22"/>
          <w:szCs w:val="22"/>
          <w:lang w:val="en-US" w:eastAsia="en-US"/>
        </w:rPr>
        <w:t xml:space="preserve">subtask will be a </w:t>
      </w:r>
      <w:r w:rsidRPr="0026330E">
        <w:rPr>
          <w:rFonts w:eastAsia="Calibri"/>
          <w:sz w:val="22"/>
          <w:szCs w:val="22"/>
          <w:lang w:val="en-US" w:eastAsia="en-US"/>
        </w:rPr>
        <w:t>better understand</w:t>
      </w:r>
      <w:r w:rsidR="007C40E3" w:rsidRPr="0026330E">
        <w:rPr>
          <w:rFonts w:eastAsia="Calibri"/>
          <w:sz w:val="22"/>
          <w:szCs w:val="22"/>
          <w:lang w:val="en-US" w:eastAsia="en-US"/>
        </w:rPr>
        <w:t xml:space="preserve">ing of the </w:t>
      </w:r>
      <w:r w:rsidR="007C40E3" w:rsidRPr="00614608">
        <w:rPr>
          <w:rFonts w:eastAsia="Calibri"/>
          <w:sz w:val="22"/>
          <w:szCs w:val="22"/>
          <w:lang w:val="en-US" w:eastAsia="en-US"/>
        </w:rPr>
        <w:t>CDC</w:t>
      </w:r>
      <w:r w:rsidR="007C40E3" w:rsidRPr="0026330E">
        <w:rPr>
          <w:rFonts w:eastAsia="Calibri"/>
          <w:sz w:val="22"/>
          <w:szCs w:val="22"/>
          <w:lang w:val="en-US" w:eastAsia="en-US"/>
        </w:rPr>
        <w:t xml:space="preserve"> in the overall prion fitness and new important insights on prion species barrier concept. From a public health perspective, this is a key issue given the zoonotic potential of animal prions </w:t>
      </w:r>
      <w:r w:rsidR="00EF6E3D" w:rsidRPr="0026330E">
        <w:rPr>
          <w:rFonts w:eastAsia="Calibri"/>
          <w:sz w:val="22"/>
          <w:szCs w:val="22"/>
          <w:lang w:val="en-US" w:eastAsia="en-US"/>
        </w:rPr>
        <w:fldChar w:fldCharType="begin">
          <w:fldData xml:space="preserve">PEVuZE5vdGU+PENpdGU+PEF1dGhvcj5CZXJpbmd1ZTwvQXV0aG9yPjxZZWFyPjIwMTI8L1llYXI+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</w:fldData>
        </w:fldChar>
      </w:r>
      <w:r w:rsidR="00815493">
        <w:rPr>
          <w:rFonts w:eastAsia="Calibri"/>
          <w:sz w:val="22"/>
          <w:szCs w:val="22"/>
          <w:lang w:val="en-US" w:eastAsia="en-US"/>
        </w:rPr>
        <w:instrText xml:space="preserve"> ADDIN EN.CITE </w:instrText>
      </w:r>
      <w:r w:rsidR="00815493">
        <w:rPr>
          <w:rFonts w:eastAsia="Calibri"/>
          <w:sz w:val="22"/>
          <w:szCs w:val="22"/>
          <w:lang w:val="en-US" w:eastAsia="en-US"/>
        </w:rPr>
        <w:fldChar w:fldCharType="begin">
          <w:fldData xml:space="preserve">PEVuZE5vdGU+PENpdGU+PEF1dGhvcj5CZXJpbmd1ZTwvQXV0aG9yPjxZZWFyPjIwMTI8L1llYXI+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</w:fldData>
        </w:fldChar>
      </w:r>
      <w:r w:rsidR="00815493">
        <w:rPr>
          <w:rFonts w:eastAsia="Calibri"/>
          <w:sz w:val="22"/>
          <w:szCs w:val="22"/>
          <w:lang w:val="en-US" w:eastAsia="en-US"/>
        </w:rPr>
        <w:instrText xml:space="preserve"> ADDIN EN.CITE.DATA </w:instrText>
      </w:r>
      <w:r w:rsidR="00815493">
        <w:rPr>
          <w:rFonts w:eastAsia="Calibri"/>
          <w:sz w:val="22"/>
          <w:szCs w:val="22"/>
          <w:lang w:val="en-US" w:eastAsia="en-US"/>
        </w:rPr>
      </w:r>
      <w:r w:rsidR="00815493">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815493">
        <w:rPr>
          <w:rFonts w:eastAsia="Calibri"/>
          <w:noProof/>
          <w:sz w:val="22"/>
          <w:szCs w:val="22"/>
          <w:lang w:val="en-US" w:eastAsia="en-US"/>
        </w:rPr>
        <w:t>(</w:t>
      </w:r>
      <w:r w:rsidR="00815493" w:rsidRPr="00815493">
        <w:rPr>
          <w:rFonts w:eastAsia="Calibri"/>
          <w:i/>
          <w:noProof/>
          <w:sz w:val="22"/>
          <w:szCs w:val="22"/>
          <w:lang w:val="en-US" w:eastAsia="en-US"/>
        </w:rPr>
        <w:t>35, 42, 62, 63</w:t>
      </w:r>
      <w:r w:rsidR="00815493">
        <w:rPr>
          <w:rFonts w:eastAsia="Calibri"/>
          <w:noProof/>
          <w:sz w:val="22"/>
          <w:szCs w:val="22"/>
          <w:lang w:val="en-US" w:eastAsia="en-US"/>
        </w:rPr>
        <w:t>)</w:t>
      </w:r>
      <w:r w:rsidR="00EF6E3D" w:rsidRPr="0026330E">
        <w:rPr>
          <w:rFonts w:eastAsia="Calibri"/>
          <w:sz w:val="22"/>
          <w:szCs w:val="22"/>
          <w:lang w:val="en-US" w:eastAsia="en-US"/>
        </w:rPr>
        <w:fldChar w:fldCharType="end"/>
      </w:r>
      <w:r w:rsidR="007C40E3" w:rsidRPr="0026330E">
        <w:rPr>
          <w:rFonts w:eastAsia="Calibri"/>
          <w:sz w:val="22"/>
          <w:szCs w:val="22"/>
          <w:lang w:val="en-US" w:eastAsia="en-US"/>
        </w:rPr>
        <w:t>.</w:t>
      </w:r>
    </w:p>
    <w:p w14:paraId="189F67B0" w14:textId="77777777" w:rsidR="00D773FC" w:rsidRDefault="00D773FC" w:rsidP="0027489C">
      <w:pPr>
        <w:spacing w:before="60"/>
        <w:contextualSpacing/>
        <w:jc w:val="both"/>
        <w:rPr>
          <w:ins w:id="106" w:author="Vincent Béringue" w:date="2017-11-06T17:34:00Z"/>
          <w:rFonts w:eastAsia="Calibri"/>
          <w:sz w:val="22"/>
          <w:szCs w:val="22"/>
          <w:lang w:val="en-US" w:eastAsia="en-US"/>
        </w:rPr>
      </w:pPr>
    </w:p>
    <w:p w14:paraId="36598708" w14:textId="77777777" w:rsidR="00D773FC" w:rsidRPr="00FE7B9F" w:rsidRDefault="00D773FC" w:rsidP="00D773FC">
      <w:pPr>
        <w:pStyle w:val="Task"/>
        <w:spacing w:before="60"/>
        <w:rPr>
          <w:sz w:val="22"/>
        </w:rPr>
      </w:pPr>
      <w:r w:rsidRPr="00FE7B9F">
        <w:rPr>
          <w:sz w:val="22"/>
        </w:rPr>
        <w:t xml:space="preserve">Subtask 1.3.5: </w:t>
      </w:r>
      <w:r>
        <w:rPr>
          <w:sz w:val="22"/>
        </w:rPr>
        <w:t>Contribution of structural heterogeneity to life-long prion persistence</w:t>
      </w:r>
    </w:p>
    <w:p w14:paraId="239E0B4F" w14:textId="77777777" w:rsidR="005E3CCB" w:rsidRDefault="00D773FC" w:rsidP="00541359">
      <w:pPr>
        <w:spacing w:before="60"/>
        <w:contextualSpacing/>
        <w:jc w:val="both"/>
        <w:rPr>
          <w:rFonts w:eastAsia="Calibri"/>
          <w:sz w:val="22"/>
          <w:szCs w:val="22"/>
          <w:lang w:val="en-GB" w:eastAsia="en-US"/>
        </w:rPr>
      </w:pPr>
      <w:r>
        <w:rPr>
          <w:rFonts w:eastAsia="Calibri"/>
          <w:b/>
          <w:sz w:val="22"/>
          <w:szCs w:val="22"/>
          <w:lang w:val="en-US" w:eastAsia="en-US"/>
        </w:rPr>
        <w:t>Objective.</w:t>
      </w:r>
      <w:r w:rsidRPr="0026330E">
        <w:rPr>
          <w:rFonts w:eastAsia="Calibri"/>
          <w:b/>
          <w:sz w:val="22"/>
          <w:szCs w:val="22"/>
          <w:lang w:val="en-US" w:eastAsia="en-US"/>
        </w:rPr>
        <w:t xml:space="preserve"> </w:t>
      </w:r>
      <w:r w:rsidR="00541359" w:rsidRPr="00541359">
        <w:rPr>
          <w:rFonts w:eastAsia="Calibri"/>
          <w:sz w:val="22"/>
          <w:szCs w:val="22"/>
          <w:lang w:val="en-GB" w:eastAsia="en-US"/>
        </w:rPr>
        <w:t xml:space="preserve">By virtue of absence of substrate to convert, prions cannot replicate in </w:t>
      </w:r>
      <w:r w:rsidR="0090292E" w:rsidRPr="00541359">
        <w:rPr>
          <w:rFonts w:eastAsia="Calibri"/>
          <w:sz w:val="22"/>
          <w:szCs w:val="22"/>
          <w:lang w:val="en-GB" w:eastAsia="en-US"/>
        </w:rPr>
        <w:t>PrP</w:t>
      </w:r>
      <w:r w:rsidR="0090292E" w:rsidRPr="00541359">
        <w:rPr>
          <w:rFonts w:eastAsia="Calibri"/>
          <w:sz w:val="22"/>
          <w:szCs w:val="22"/>
          <w:vertAlign w:val="superscript"/>
          <w:lang w:val="en-GB" w:eastAsia="en-US"/>
        </w:rPr>
        <w:t>0/0</w:t>
      </w:r>
      <w:r w:rsidR="0090292E" w:rsidRPr="00541359">
        <w:rPr>
          <w:rFonts w:eastAsia="Calibri"/>
          <w:sz w:val="22"/>
          <w:szCs w:val="22"/>
          <w:lang w:val="en-GB" w:eastAsia="en-US"/>
        </w:rPr>
        <w:t xml:space="preserve"> </w:t>
      </w:r>
      <w:r w:rsidR="00541359" w:rsidRPr="00541359">
        <w:rPr>
          <w:rFonts w:eastAsia="Calibri"/>
          <w:sz w:val="22"/>
          <w:szCs w:val="22"/>
          <w:lang w:val="en-GB" w:eastAsia="en-US"/>
        </w:rPr>
        <w:t>transgenic mice</w:t>
      </w:r>
      <w:r w:rsidR="0090292E">
        <w:rPr>
          <w:rFonts w:eastAsia="Calibri"/>
          <w:sz w:val="22"/>
          <w:szCs w:val="22"/>
          <w:lang w:val="en-GB" w:eastAsia="en-US"/>
        </w:rPr>
        <w:t xml:space="preserve"> </w:t>
      </w:r>
      <w:r w:rsidR="00E4770C">
        <w:rPr>
          <w:rFonts w:eastAsia="Calibri"/>
          <w:sz w:val="22"/>
          <w:szCs w:val="22"/>
          <w:lang w:val="en-GB" w:eastAsia="en-US"/>
        </w:rPr>
        <w:fldChar w:fldCharType="begin">
          <w:fldData xml:space="preserve">PEVuZE5vdGU+PENpdGU+PEF1dGhvcj5CdWVsZXI8L0F1dGhvcj48WWVhcj4xOTkzPC9ZZWFyPjxS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</w:fldData>
        </w:fldChar>
      </w:r>
      <w:r w:rsidR="00E4770C">
        <w:rPr>
          <w:rFonts w:eastAsia="Calibri"/>
          <w:sz w:val="22"/>
          <w:szCs w:val="22"/>
          <w:lang w:val="en-GB" w:eastAsia="en-US"/>
        </w:rPr>
        <w:instrText xml:space="preserve"> ADDIN EN.CITE </w:instrText>
      </w:r>
      <w:r w:rsidR="00E4770C">
        <w:rPr>
          <w:rFonts w:eastAsia="Calibri"/>
          <w:sz w:val="22"/>
          <w:szCs w:val="22"/>
          <w:lang w:val="en-GB" w:eastAsia="en-US"/>
        </w:rPr>
        <w:fldChar w:fldCharType="begin">
          <w:fldData xml:space="preserve">PEVuZE5vdGU+PENpdGU+PEF1dGhvcj5CdWVsZXI8L0F1dGhvcj48WWVhcj4xOTkzPC9ZZWFyPjxS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</w:fldData>
        </w:fldChar>
      </w:r>
      <w:r w:rsidR="00E4770C">
        <w:rPr>
          <w:rFonts w:eastAsia="Calibri"/>
          <w:sz w:val="22"/>
          <w:szCs w:val="22"/>
          <w:lang w:val="en-GB" w:eastAsia="en-US"/>
        </w:rPr>
        <w:instrText xml:space="preserve"> ADDIN EN.CITE.DATA </w:instrText>
      </w:r>
      <w:r w:rsidR="00E4770C">
        <w:rPr>
          <w:rFonts w:eastAsia="Calibri"/>
          <w:sz w:val="22"/>
          <w:szCs w:val="22"/>
          <w:lang w:val="en-GB" w:eastAsia="en-US"/>
        </w:rPr>
      </w:r>
      <w:r w:rsidR="00E4770C">
        <w:rPr>
          <w:rFonts w:eastAsia="Calibri"/>
          <w:sz w:val="22"/>
          <w:szCs w:val="22"/>
          <w:lang w:val="en-GB" w:eastAsia="en-US"/>
        </w:rPr>
        <w:fldChar w:fldCharType="end"/>
      </w:r>
      <w:r w:rsidR="00E4770C">
        <w:rPr>
          <w:rFonts w:eastAsia="Calibri"/>
          <w:sz w:val="22"/>
          <w:szCs w:val="22"/>
          <w:lang w:val="en-GB" w:eastAsia="en-US"/>
        </w:rPr>
      </w:r>
      <w:r w:rsidR="00E4770C">
        <w:rPr>
          <w:rFonts w:eastAsia="Calibri"/>
          <w:sz w:val="22"/>
          <w:szCs w:val="22"/>
          <w:lang w:val="en-GB" w:eastAsia="en-US"/>
        </w:rPr>
        <w:fldChar w:fldCharType="separate"/>
      </w:r>
      <w:r w:rsidR="00E4770C">
        <w:rPr>
          <w:rFonts w:eastAsia="Calibri"/>
          <w:noProof/>
          <w:sz w:val="22"/>
          <w:szCs w:val="22"/>
          <w:lang w:val="en-GB" w:eastAsia="en-US"/>
        </w:rPr>
        <w:t>(</w:t>
      </w:r>
      <w:r w:rsidR="00E4770C" w:rsidRPr="00E4770C">
        <w:rPr>
          <w:rFonts w:eastAsia="Calibri"/>
          <w:i/>
          <w:noProof/>
          <w:sz w:val="22"/>
          <w:szCs w:val="22"/>
          <w:lang w:val="en-GB" w:eastAsia="en-US"/>
        </w:rPr>
        <w:t>64-66</w:t>
      </w:r>
      <w:r w:rsidR="00E4770C">
        <w:rPr>
          <w:rFonts w:eastAsia="Calibri"/>
          <w:noProof/>
          <w:sz w:val="22"/>
          <w:szCs w:val="22"/>
          <w:lang w:val="en-GB" w:eastAsia="en-US"/>
        </w:rPr>
        <w:t>)</w:t>
      </w:r>
      <w:r w:rsidR="00E4770C">
        <w:rPr>
          <w:rFonts w:eastAsia="Calibri"/>
          <w:sz w:val="22"/>
          <w:szCs w:val="22"/>
          <w:lang w:val="en-GB" w:eastAsia="en-US"/>
        </w:rPr>
        <w:fldChar w:fldCharType="end"/>
      </w:r>
      <w:r w:rsidR="00541359" w:rsidRPr="00541359">
        <w:rPr>
          <w:rFonts w:eastAsia="Calibri"/>
          <w:sz w:val="22"/>
          <w:szCs w:val="22"/>
          <w:lang w:val="en-GB" w:eastAsia="en-US"/>
        </w:rPr>
        <w:t xml:space="preserve">. </w:t>
      </w:r>
      <w:r w:rsidR="00815493">
        <w:rPr>
          <w:rFonts w:eastAsia="Calibri"/>
          <w:sz w:val="22"/>
          <w:szCs w:val="22"/>
          <w:lang w:val="en-GB" w:eastAsia="en-US"/>
        </w:rPr>
        <w:t xml:space="preserve">Preliminary data from the INRA group reveal </w:t>
      </w:r>
      <w:r w:rsidR="00541359" w:rsidRPr="00541359">
        <w:rPr>
          <w:rFonts w:eastAsia="Calibri"/>
          <w:sz w:val="22"/>
          <w:szCs w:val="22"/>
          <w:lang w:val="en-GB" w:eastAsia="en-US"/>
        </w:rPr>
        <w:t xml:space="preserve">that prions responsible for </w:t>
      </w:r>
      <w:r w:rsidR="00815493">
        <w:rPr>
          <w:rFonts w:eastAsia="Calibri"/>
          <w:sz w:val="22"/>
          <w:szCs w:val="22"/>
          <w:lang w:val="en-GB" w:eastAsia="en-US"/>
        </w:rPr>
        <w:t xml:space="preserve">human CJD </w:t>
      </w:r>
      <w:r w:rsidR="00541359" w:rsidRPr="00541359">
        <w:rPr>
          <w:rFonts w:eastAsia="Calibri"/>
          <w:sz w:val="22"/>
          <w:szCs w:val="22"/>
          <w:lang w:val="en-GB" w:eastAsia="en-US"/>
        </w:rPr>
        <w:t xml:space="preserve"> (MM1 subtype) can persist in the brain of PrP</w:t>
      </w:r>
      <w:r w:rsidR="00541359" w:rsidRPr="00541359">
        <w:rPr>
          <w:rFonts w:eastAsia="Calibri"/>
          <w:sz w:val="22"/>
          <w:szCs w:val="22"/>
          <w:vertAlign w:val="superscript"/>
          <w:lang w:val="en-GB" w:eastAsia="en-US"/>
        </w:rPr>
        <w:t>0/0</w:t>
      </w:r>
      <w:r w:rsidR="00541359" w:rsidRPr="00541359">
        <w:rPr>
          <w:rFonts w:eastAsia="Calibri"/>
          <w:sz w:val="22"/>
          <w:szCs w:val="22"/>
          <w:lang w:val="en-GB" w:eastAsia="en-US"/>
        </w:rPr>
        <w:t xml:space="preserve"> mice from one to two years after experimental challenge</w:t>
      </w:r>
      <w:r w:rsidR="00815493">
        <w:rPr>
          <w:rFonts w:eastAsia="Calibri"/>
          <w:sz w:val="22"/>
          <w:szCs w:val="22"/>
          <w:lang w:val="en-GB" w:eastAsia="en-US"/>
        </w:rPr>
        <w:t xml:space="preserve">, as </w:t>
      </w:r>
      <w:r w:rsidR="005E3CCB">
        <w:rPr>
          <w:rFonts w:eastAsia="Calibri"/>
          <w:sz w:val="22"/>
          <w:szCs w:val="22"/>
          <w:lang w:val="en-GB" w:eastAsia="en-US"/>
        </w:rPr>
        <w:t xml:space="preserve">detected by bioassay of </w:t>
      </w:r>
      <w:r w:rsidR="005E3CCB" w:rsidRPr="00541359">
        <w:rPr>
          <w:rFonts w:eastAsia="Calibri"/>
          <w:sz w:val="22"/>
          <w:szCs w:val="22"/>
          <w:lang w:val="en-GB" w:eastAsia="en-US"/>
        </w:rPr>
        <w:t>PrP</w:t>
      </w:r>
      <w:r w:rsidR="005E3CCB" w:rsidRPr="00541359">
        <w:rPr>
          <w:rFonts w:eastAsia="Calibri"/>
          <w:sz w:val="22"/>
          <w:szCs w:val="22"/>
          <w:vertAlign w:val="superscript"/>
          <w:lang w:val="en-GB" w:eastAsia="en-US"/>
        </w:rPr>
        <w:t>0/0</w:t>
      </w:r>
      <w:r w:rsidR="005E3CCB">
        <w:rPr>
          <w:rFonts w:eastAsia="Calibri"/>
          <w:sz w:val="22"/>
          <w:szCs w:val="22"/>
          <w:lang w:val="en-GB" w:eastAsia="en-US"/>
        </w:rPr>
        <w:t xml:space="preserve"> brains </w:t>
      </w:r>
      <w:r w:rsidR="00815493">
        <w:rPr>
          <w:rFonts w:eastAsia="Calibri"/>
          <w:sz w:val="22"/>
          <w:szCs w:val="22"/>
          <w:lang w:val="en-GB" w:eastAsia="en-US"/>
        </w:rPr>
        <w:t xml:space="preserve">in reporter human PrP mice </w:t>
      </w:r>
      <w:r w:rsidR="00815493">
        <w:rPr>
          <w:rFonts w:eastAsia="Calibri"/>
          <w:sz w:val="22"/>
          <w:szCs w:val="22"/>
          <w:lang w:val="en-GB" w:eastAsia="en-US"/>
        </w:rPr>
        <w:fldChar w:fldCharType="begin"/>
      </w:r>
      <w:r w:rsidR="00815493">
        <w:rPr>
          <w:rFonts w:eastAsia="Calibri"/>
          <w:sz w:val="22"/>
          <w:szCs w:val="22"/>
          <w:lang w:val="en-GB" w:eastAsia="en-US"/>
        </w:rPr>
        <w:instrText xml:space="preserve"> ADDIN EN.CITE &lt;EndNote&gt;&lt;Cite&gt;&lt;Author&gt;Beringue&lt;/Author&gt;&lt;Year&gt;2008&lt;/Year&gt;&lt;RecNum&gt;46&lt;/RecNum&gt;&lt;DisplayText&gt;(&lt;style face="italic"&gt;43&lt;/style&gt;)&lt;/DisplayText&gt;&lt;record&gt;&lt;rec-number&gt;46&lt;/rec-number&gt;&lt;foreign-keys&gt;&lt;key app="EN" db-id="5zdsfz0smsxed6erdv2xeff0f2x5eavzw05v" timestamp="1480605577"&gt;46&lt;/key&gt;&lt;/foreign-keys&gt;&lt;ref-type name="Journal Article"&gt;17&lt;/ref-type&gt;&lt;contributors&gt;&lt;authors&gt;&lt;author&gt;Beringue, V.&lt;/author&gt;&lt;author&gt;Le Dur, A.&lt;/author&gt;&lt;author&gt;Tixador, P.&lt;/author&gt;&lt;author&gt;Reine, F.&lt;/author&gt;&lt;author&gt;Lepourry, L.&lt;/author&gt;&lt;author&gt;Perret-Liaudet, A.&lt;/author&gt;&lt;author&gt;Haik, S.&lt;/author&gt;&lt;author&gt;Vilotte, J. L.&lt;/author&gt;&lt;author&gt;Fontes, M.&lt;/author&gt;&lt;author&gt;Laude, H.&lt;/author&gt;&lt;/authors&gt;&lt;/contributors&gt;&lt;auth-address&gt;Institut Scientifique de Recherche Agronomique (INRA), UR892, Virologie Immunologie Moleculaires, Jouy-en-Josas, France. vincent.beringue@jouy.inra.fr&lt;/auth-address&gt;&lt;titles&gt;&lt;title&gt;Prominent and persistent extraneural infection in human PrP transgenic mice infected with variant CJD&lt;/title&gt;&lt;secondary-title&gt;PLoS One&lt;/secondary-title&gt;&lt;/titles&gt;&lt;periodical&gt;&lt;full-title&gt;PLoS One&lt;/full-title&gt;&lt;/periodical&gt;&lt;pages&gt;e1419&lt;/pages&gt;&lt;volume&gt;3&lt;/volume&gt;&lt;number&gt;1&lt;/number&gt;&lt;edition&gt;2008/01/10&lt;/edition&gt;&lt;keywords&gt;&lt;keyword&gt;Animals&lt;/keyword&gt;&lt;keyword&gt;Creutzfeldt-Jakob Syndrome/*pathology/transmission&lt;/keyword&gt;&lt;keyword&gt;Humans&lt;/keyword&gt;&lt;keyword&gt;Mice&lt;/keyword&gt;&lt;keyword&gt;Mice, Transgenic&lt;/keyword&gt;&lt;keyword&gt;Prion Diseases/*pathology/transmission&lt;/keyword&gt;&lt;/keywords&gt;&lt;dates&gt;&lt;year&gt;2008&lt;/year&gt;&lt;/dates&gt;&lt;isbn&gt;1932-6203 (Electronic)&amp;#xD;1932-6203 (Linking)&lt;/isbn&gt;&lt;accession-num&gt;18183299&lt;/accession-num&gt;&lt;urls&gt;&lt;related-urls&gt;&lt;url&gt;http://www.ncbi.nlm.nih.gov/entrez/query.fcgi?cmd=Retrieve&amp;amp;db=PubMed&amp;amp;dopt=Citation&amp;amp;list_uids=18183299&lt;/url&gt;&lt;/related-urls&gt;&lt;/urls&gt;&lt;custom2&gt;2171367&lt;/custom2&gt;&lt;electronic-resource-num&gt;10.1371/journal.pone.0001419&lt;/electronic-resource-num&gt;&lt;research-notes&gt;Human PrP mice&amp;#xD;vCJD&amp;#xD;spleen&lt;/research-notes&gt;&lt;language&gt;eng&lt;/language&gt;&lt;/record&gt;&lt;/Cite&gt;&lt;/EndNote&gt;</w:instrText>
      </w:r>
      <w:r w:rsidR="00815493">
        <w:rPr>
          <w:rFonts w:eastAsia="Calibri"/>
          <w:sz w:val="22"/>
          <w:szCs w:val="22"/>
          <w:lang w:val="en-GB" w:eastAsia="en-US"/>
        </w:rPr>
        <w:fldChar w:fldCharType="separate"/>
      </w:r>
      <w:r w:rsidR="00815493">
        <w:rPr>
          <w:rFonts w:eastAsia="Calibri"/>
          <w:noProof/>
          <w:sz w:val="22"/>
          <w:szCs w:val="22"/>
          <w:lang w:val="en-GB" w:eastAsia="en-US"/>
        </w:rPr>
        <w:t>(</w:t>
      </w:r>
      <w:r w:rsidR="00815493" w:rsidRPr="00815493">
        <w:rPr>
          <w:rFonts w:eastAsia="Calibri"/>
          <w:i/>
          <w:noProof/>
          <w:sz w:val="22"/>
          <w:szCs w:val="22"/>
          <w:lang w:val="en-GB" w:eastAsia="en-US"/>
        </w:rPr>
        <w:t>43</w:t>
      </w:r>
      <w:r w:rsidR="00815493">
        <w:rPr>
          <w:rFonts w:eastAsia="Calibri"/>
          <w:noProof/>
          <w:sz w:val="22"/>
          <w:szCs w:val="22"/>
          <w:lang w:val="en-GB" w:eastAsia="en-US"/>
        </w:rPr>
        <w:t>)</w:t>
      </w:r>
      <w:r w:rsidR="00815493">
        <w:rPr>
          <w:rFonts w:eastAsia="Calibri"/>
          <w:sz w:val="22"/>
          <w:szCs w:val="22"/>
          <w:lang w:val="en-GB" w:eastAsia="en-US"/>
        </w:rPr>
        <w:fldChar w:fldCharType="end"/>
      </w:r>
      <w:r w:rsidR="00541359" w:rsidRPr="00541359">
        <w:rPr>
          <w:rFonts w:eastAsia="Calibri"/>
          <w:sz w:val="22"/>
          <w:szCs w:val="22"/>
          <w:lang w:val="en-GB" w:eastAsia="en-US"/>
        </w:rPr>
        <w:t xml:space="preserve">. These dormant prions </w:t>
      </w:r>
      <w:r w:rsidR="005E3CCB">
        <w:rPr>
          <w:rFonts w:eastAsia="Calibri"/>
          <w:sz w:val="22"/>
          <w:szCs w:val="22"/>
          <w:lang w:val="en-GB" w:eastAsia="en-US"/>
        </w:rPr>
        <w:t xml:space="preserve">appeared </w:t>
      </w:r>
      <w:r w:rsidR="0090292E">
        <w:rPr>
          <w:rFonts w:eastAsia="Calibri"/>
          <w:sz w:val="22"/>
          <w:szCs w:val="22"/>
          <w:lang w:val="en-GB" w:eastAsia="en-US"/>
        </w:rPr>
        <w:t>able to initiate disease back in human PrP mice at near full attack rate</w:t>
      </w:r>
      <w:r w:rsidR="00DD3E06">
        <w:rPr>
          <w:rFonts w:eastAsia="Calibri"/>
          <w:sz w:val="22"/>
          <w:szCs w:val="22"/>
          <w:lang w:val="en-GB" w:eastAsia="en-US"/>
        </w:rPr>
        <w:t xml:space="preserve">, </w:t>
      </w:r>
      <w:r w:rsidR="0090292E">
        <w:rPr>
          <w:rFonts w:eastAsia="Calibri"/>
          <w:sz w:val="22"/>
          <w:szCs w:val="22"/>
          <w:lang w:val="en-GB" w:eastAsia="en-US"/>
        </w:rPr>
        <w:t xml:space="preserve">despite very long incubation periods and low seeding activity </w:t>
      </w:r>
      <w:r w:rsidR="003F125E">
        <w:rPr>
          <w:rFonts w:eastAsia="Calibri"/>
          <w:sz w:val="22"/>
          <w:szCs w:val="22"/>
          <w:lang w:val="en-GB" w:eastAsia="en-US"/>
        </w:rPr>
        <w:t>suggesting</w:t>
      </w:r>
      <w:r w:rsidR="0090292E">
        <w:rPr>
          <w:rFonts w:eastAsia="Calibri"/>
          <w:sz w:val="22"/>
          <w:szCs w:val="22"/>
          <w:lang w:val="en-GB" w:eastAsia="en-US"/>
        </w:rPr>
        <w:t xml:space="preserve"> </w:t>
      </w:r>
      <w:r w:rsidR="003F125E">
        <w:rPr>
          <w:rFonts w:eastAsia="Calibri"/>
          <w:sz w:val="22"/>
          <w:szCs w:val="22"/>
          <w:lang w:val="en-GB" w:eastAsia="en-US"/>
        </w:rPr>
        <w:t xml:space="preserve">an apparent </w:t>
      </w:r>
      <w:r w:rsidR="0090292E">
        <w:rPr>
          <w:rFonts w:eastAsia="Calibri"/>
          <w:sz w:val="22"/>
          <w:szCs w:val="22"/>
          <w:lang w:val="en-GB" w:eastAsia="en-US"/>
        </w:rPr>
        <w:t>very low infectious titre</w:t>
      </w:r>
      <w:r w:rsidR="003F125E">
        <w:rPr>
          <w:rFonts w:eastAsia="Calibri"/>
          <w:sz w:val="22"/>
          <w:szCs w:val="22"/>
          <w:lang w:val="en-GB" w:eastAsia="en-US"/>
        </w:rPr>
        <w:t xml:space="preserve"> </w:t>
      </w:r>
      <w:ins w:id="107" w:author="Human Rezaei" w:date="2017-11-07T11:08:00Z">
        <w:r w:rsidR="003F125E">
          <w:rPr>
            <w:rFonts w:eastAsia="Calibri"/>
            <w:sz w:val="22"/>
            <w:szCs w:val="22"/>
            <w:lang w:val="en-GB" w:eastAsia="en-US"/>
          </w:rPr>
          <w:t>in contradiction with the full</w:t>
        </w:r>
      </w:ins>
      <w:ins w:id="108" w:author="Human Rezaei" w:date="2017-11-07T11:09:00Z">
        <w:r w:rsidR="003F125E">
          <w:rPr>
            <w:rFonts w:eastAsia="Calibri"/>
            <w:sz w:val="22"/>
            <w:szCs w:val="22"/>
            <w:lang w:val="en-GB" w:eastAsia="en-US"/>
          </w:rPr>
          <w:t>-attack rate</w:t>
        </w:r>
      </w:ins>
      <w:ins w:id="109" w:author="Vincent Béringue" w:date="2017-11-06T18:22:00Z">
        <w:r w:rsidR="0090292E">
          <w:rPr>
            <w:rFonts w:eastAsia="Calibri"/>
            <w:sz w:val="22"/>
            <w:szCs w:val="22"/>
            <w:lang w:val="en-GB" w:eastAsia="en-US"/>
          </w:rPr>
          <w:t xml:space="preserve">. </w:t>
        </w:r>
      </w:ins>
      <w:r w:rsidR="00DD3E06">
        <w:rPr>
          <w:rFonts w:eastAsia="Calibri"/>
          <w:sz w:val="22"/>
          <w:szCs w:val="22"/>
          <w:lang w:val="en-GB" w:eastAsia="en-US"/>
        </w:rPr>
        <w:t xml:space="preserve">The disease phenotype was unchanged indicating that the CJD SSD was conserved in the dormant prions. </w:t>
      </w:r>
      <w:r w:rsidR="0090292E">
        <w:rPr>
          <w:rFonts w:eastAsia="Calibri"/>
          <w:sz w:val="22"/>
          <w:szCs w:val="22"/>
          <w:lang w:val="en-GB" w:eastAsia="en-US"/>
        </w:rPr>
        <w:t xml:space="preserve">The objectives here are to </w:t>
      </w:r>
      <w:r w:rsidR="008A73DC">
        <w:rPr>
          <w:rFonts w:eastAsia="Calibri"/>
          <w:sz w:val="22"/>
          <w:szCs w:val="22"/>
          <w:lang w:val="en-GB" w:eastAsia="en-US"/>
        </w:rPr>
        <w:t xml:space="preserve">identify how prions can persist. </w:t>
      </w:r>
      <w:r w:rsidR="006A3439">
        <w:rPr>
          <w:rFonts w:eastAsia="Calibri"/>
          <w:sz w:val="22"/>
          <w:szCs w:val="22"/>
          <w:lang w:val="en-GB" w:eastAsia="en-US"/>
        </w:rPr>
        <w:t>Two</w:t>
      </w:r>
      <w:r w:rsidR="008A73DC">
        <w:rPr>
          <w:rFonts w:eastAsia="Calibri"/>
          <w:sz w:val="22"/>
          <w:szCs w:val="22"/>
          <w:lang w:val="en-GB" w:eastAsia="en-US"/>
        </w:rPr>
        <w:t xml:space="preserve"> </w:t>
      </w:r>
      <w:r w:rsidR="0052718E">
        <w:rPr>
          <w:rFonts w:eastAsia="Calibri"/>
          <w:sz w:val="22"/>
          <w:szCs w:val="22"/>
          <w:lang w:val="en-GB" w:eastAsia="en-US"/>
        </w:rPr>
        <w:t xml:space="preserve">exclusive </w:t>
      </w:r>
      <w:r w:rsidR="008A73DC">
        <w:rPr>
          <w:rFonts w:eastAsia="Calibri"/>
          <w:sz w:val="22"/>
          <w:szCs w:val="22"/>
          <w:lang w:val="en-GB" w:eastAsia="en-US"/>
        </w:rPr>
        <w:t xml:space="preserve">hypotheses will be examined, </w:t>
      </w:r>
      <w:r w:rsidR="00A52913">
        <w:rPr>
          <w:rFonts w:eastAsia="Calibri"/>
          <w:sz w:val="22"/>
          <w:szCs w:val="22"/>
          <w:lang w:val="en-GB" w:eastAsia="en-US"/>
        </w:rPr>
        <w:t xml:space="preserve">i) </w:t>
      </w:r>
      <w:r w:rsidR="008A73DC">
        <w:rPr>
          <w:rFonts w:eastAsia="Calibri"/>
          <w:sz w:val="22"/>
          <w:szCs w:val="22"/>
          <w:lang w:val="en-GB" w:eastAsia="en-US"/>
        </w:rPr>
        <w:t xml:space="preserve">displacement of </w:t>
      </w:r>
      <m:oMath>
        <m:sSup>
          <m:sSupPr>
            <m:ctrlPr>
              <w:rPr>
                <w:rFonts w:ascii="Cambria Math" w:eastAsia="Calibri" w:hAnsi="Cambria Math"/>
                <w:i/>
                <w:sz w:val="22"/>
                <w:szCs w:val="22"/>
                <w:lang w:val="en-US" w:eastAsia="en-US"/>
              </w:rPr>
            </m:ctrlPr>
          </m:sSupPr>
          <m:e>
            <m:r>
              <w:rPr>
                <w:rFonts w:ascii="Cambria Math" w:eastAsia="Calibri" w:hAnsi="Cambria Math"/>
                <w:sz w:val="22"/>
                <w:szCs w:val="22"/>
                <w:lang w:val="en-US" w:eastAsia="en-US"/>
              </w:rPr>
              <m:t>PrP</m:t>
            </m:r>
          </m:e>
          <m:sup>
            <m:r>
              <w:rPr>
                <w:rFonts w:ascii="Cambria Math" w:eastAsia="Calibri" w:hAnsi="Cambria Math"/>
                <w:sz w:val="22"/>
                <w:szCs w:val="22"/>
                <w:lang w:val="en-US" w:eastAsia="en-US"/>
              </w:rPr>
              <m:t>Sc</m:t>
            </m:r>
          </m:sup>
        </m:sSup>
        <m:r>
          <w:rPr>
            <w:rFonts w:ascii="Cambria Math" w:eastAsia="Calibri" w:hAnsi="Cambria Math"/>
            <w:sz w:val="22"/>
            <w:szCs w:val="22"/>
            <w:lang w:val="en-US" w:eastAsia="en-US"/>
          </w:rPr>
          <m:t>⇌suPrP</m:t>
        </m:r>
      </m:oMath>
      <w:r w:rsidR="0052718E">
        <w:rPr>
          <w:rFonts w:eastAsia="Calibri"/>
          <w:sz w:val="22"/>
          <w:szCs w:val="22"/>
          <w:lang w:val="en-GB" w:eastAsia="en-US"/>
        </w:rPr>
        <w:t xml:space="preserve"> </w:t>
      </w:r>
      <w:r w:rsidR="008A73DC">
        <w:rPr>
          <w:rFonts w:eastAsia="Calibri"/>
          <w:sz w:val="22"/>
          <w:szCs w:val="22"/>
          <w:lang w:val="en-GB" w:eastAsia="en-US"/>
        </w:rPr>
        <w:t xml:space="preserve">equilibrium until suPrP </w:t>
      </w:r>
      <w:r w:rsidR="0052718E">
        <w:rPr>
          <w:rFonts w:eastAsia="Calibri"/>
          <w:sz w:val="22"/>
          <w:szCs w:val="22"/>
          <w:lang w:val="en-GB" w:eastAsia="en-US"/>
        </w:rPr>
        <w:t xml:space="preserve">and initiation of disease </w:t>
      </w:r>
      <w:r w:rsidR="00616316">
        <w:rPr>
          <w:rFonts w:eastAsia="Calibri"/>
          <w:sz w:val="22"/>
          <w:szCs w:val="22"/>
          <w:lang w:val="en-GB" w:eastAsia="en-US"/>
        </w:rPr>
        <w:t xml:space="preserve">(possibly </w:t>
      </w:r>
      <w:r w:rsidR="006A3439">
        <w:rPr>
          <w:rFonts w:eastAsia="Calibri"/>
          <w:sz w:val="22"/>
          <w:szCs w:val="22"/>
          <w:lang w:val="en-GB" w:eastAsia="en-US"/>
        </w:rPr>
        <w:t xml:space="preserve">stochastically) back to the </w:t>
      </w:r>
      <w:r w:rsidR="0052718E">
        <w:rPr>
          <w:rFonts w:eastAsia="Calibri"/>
          <w:sz w:val="22"/>
          <w:szCs w:val="22"/>
          <w:lang w:val="en-GB" w:eastAsia="en-US"/>
        </w:rPr>
        <w:t xml:space="preserve">replicative context, ii) </w:t>
      </w:r>
      <w:r w:rsidR="006A3439">
        <w:rPr>
          <w:rFonts w:eastAsia="Calibri"/>
          <w:sz w:val="22"/>
          <w:szCs w:val="22"/>
          <w:lang w:val="en-GB" w:eastAsia="en-US"/>
        </w:rPr>
        <w:t>persistence</w:t>
      </w:r>
      <w:r w:rsidR="0052718E">
        <w:rPr>
          <w:rFonts w:eastAsia="Calibri"/>
          <w:sz w:val="22"/>
          <w:szCs w:val="22"/>
          <w:lang w:val="en-GB" w:eastAsia="en-US"/>
        </w:rPr>
        <w:t xml:space="preserve"> of certain </w:t>
      </w:r>
      <w:r w:rsidR="0052718E" w:rsidRPr="0026330E">
        <w:rPr>
          <w:rFonts w:eastAsia="Calibri"/>
          <w:sz w:val="22"/>
          <w:szCs w:val="22"/>
          <w:lang w:val="en-GB" w:eastAsia="en-US"/>
        </w:rPr>
        <w:t>PrP</w:t>
      </w:r>
      <w:r w:rsidR="0052718E" w:rsidRPr="0026330E">
        <w:rPr>
          <w:rFonts w:eastAsia="Calibri"/>
          <w:sz w:val="22"/>
          <w:szCs w:val="22"/>
          <w:vertAlign w:val="superscript"/>
          <w:lang w:val="en-GB" w:eastAsia="en-US"/>
        </w:rPr>
        <w:t>Sc</w:t>
      </w:r>
      <w:r w:rsidR="0052718E">
        <w:rPr>
          <w:rFonts w:eastAsia="Calibri"/>
          <w:sz w:val="22"/>
          <w:szCs w:val="22"/>
          <w:vertAlign w:val="superscript"/>
          <w:lang w:val="en-GB" w:eastAsia="en-US"/>
        </w:rPr>
        <w:t xml:space="preserve"> </w:t>
      </w:r>
      <w:r w:rsidR="0052718E">
        <w:rPr>
          <w:rFonts w:eastAsia="Calibri"/>
          <w:sz w:val="22"/>
          <w:szCs w:val="22"/>
          <w:lang w:val="en-GB" w:eastAsia="en-US"/>
        </w:rPr>
        <w:t>subassemblies that are more prone than other to persist and re-initiate replication</w:t>
      </w:r>
      <w:r w:rsidR="006A3439">
        <w:rPr>
          <w:rFonts w:eastAsia="Calibri"/>
          <w:sz w:val="22"/>
          <w:szCs w:val="22"/>
          <w:lang w:val="en-GB" w:eastAsia="en-US"/>
        </w:rPr>
        <w:t>.</w:t>
      </w:r>
    </w:p>
    <w:p w14:paraId="0124A188" w14:textId="77777777" w:rsidR="003A6133" w:rsidRDefault="00D773FC" w:rsidP="00D773FC">
      <w:pPr>
        <w:spacing w:before="60"/>
        <w:contextualSpacing/>
        <w:jc w:val="both"/>
        <w:rPr>
          <w:sz w:val="22"/>
          <w:szCs w:val="22"/>
          <w:lang w:val="en-US"/>
        </w:rPr>
      </w:pPr>
      <w:r w:rsidRPr="0026330E">
        <w:rPr>
          <w:rFonts w:eastAsia="Calibri"/>
          <w:b/>
          <w:sz w:val="22"/>
          <w:szCs w:val="22"/>
          <w:lang w:val="en-GB" w:eastAsia="en-US"/>
        </w:rPr>
        <w:t>Methodology</w:t>
      </w:r>
      <w:r>
        <w:rPr>
          <w:rFonts w:eastAsia="Calibri"/>
          <w:sz w:val="22"/>
          <w:szCs w:val="22"/>
          <w:lang w:val="en-GB" w:eastAsia="en-US"/>
        </w:rPr>
        <w:t>.</w:t>
      </w:r>
      <w:r w:rsidRPr="0026330E">
        <w:rPr>
          <w:rFonts w:eastAsia="Calibri"/>
          <w:sz w:val="22"/>
          <w:szCs w:val="22"/>
          <w:lang w:val="en-GB" w:eastAsia="en-US"/>
        </w:rPr>
        <w:t xml:space="preserve"> We will </w:t>
      </w:r>
      <w:r w:rsidR="00256CBB">
        <w:rPr>
          <w:rFonts w:eastAsia="Calibri"/>
          <w:sz w:val="22"/>
          <w:szCs w:val="22"/>
          <w:lang w:val="en-GB" w:eastAsia="en-US"/>
        </w:rPr>
        <w:t xml:space="preserve">establish </w:t>
      </w:r>
      <w:r w:rsidR="00D52CCC">
        <w:rPr>
          <w:rFonts w:eastAsia="Calibri"/>
          <w:sz w:val="22"/>
          <w:szCs w:val="22"/>
          <w:lang w:val="en-GB" w:eastAsia="en-US"/>
        </w:rPr>
        <w:t xml:space="preserve">the size of the remnant </w:t>
      </w:r>
      <w:r w:rsidRPr="0026330E">
        <w:rPr>
          <w:rFonts w:eastAsia="Calibri"/>
          <w:sz w:val="22"/>
          <w:szCs w:val="22"/>
          <w:lang w:val="en-GB" w:eastAsia="en-US"/>
        </w:rPr>
        <w:t>PrP</w:t>
      </w:r>
      <w:r w:rsidRPr="0026330E">
        <w:rPr>
          <w:rFonts w:eastAsia="Calibri"/>
          <w:sz w:val="22"/>
          <w:szCs w:val="22"/>
          <w:vertAlign w:val="superscript"/>
          <w:lang w:val="en-GB" w:eastAsia="en-US"/>
        </w:rPr>
        <w:t>Sc</w:t>
      </w:r>
      <w:r w:rsidRPr="0026330E">
        <w:rPr>
          <w:rFonts w:eastAsia="Calibri"/>
          <w:sz w:val="22"/>
          <w:szCs w:val="22"/>
          <w:lang w:val="en-GB" w:eastAsia="en-US"/>
        </w:rPr>
        <w:t xml:space="preserve"> assemblies </w:t>
      </w:r>
      <w:r w:rsidR="006A3439">
        <w:rPr>
          <w:rFonts w:eastAsia="Calibri"/>
          <w:sz w:val="22"/>
          <w:szCs w:val="22"/>
          <w:lang w:val="en-GB" w:eastAsia="en-US"/>
        </w:rPr>
        <w:t xml:space="preserve">in </w:t>
      </w:r>
      <w:r w:rsidR="00D52CCC" w:rsidRPr="00541359">
        <w:rPr>
          <w:rFonts w:eastAsia="Calibri"/>
          <w:sz w:val="22"/>
          <w:szCs w:val="22"/>
          <w:lang w:val="en-GB" w:eastAsia="en-US"/>
        </w:rPr>
        <w:t>PrP</w:t>
      </w:r>
      <w:r w:rsidR="00D52CCC" w:rsidRPr="00541359">
        <w:rPr>
          <w:rFonts w:eastAsia="Calibri"/>
          <w:sz w:val="22"/>
          <w:szCs w:val="22"/>
          <w:vertAlign w:val="superscript"/>
          <w:lang w:val="en-GB" w:eastAsia="en-US"/>
        </w:rPr>
        <w:t>0/0</w:t>
      </w:r>
      <w:r w:rsidR="00D52CCC" w:rsidRPr="00541359">
        <w:rPr>
          <w:rFonts w:eastAsia="Calibri"/>
          <w:sz w:val="22"/>
          <w:szCs w:val="22"/>
          <w:lang w:val="en-GB" w:eastAsia="en-US"/>
        </w:rPr>
        <w:t xml:space="preserve"> </w:t>
      </w:r>
      <w:r w:rsidR="00D52CCC">
        <w:rPr>
          <w:rFonts w:eastAsia="Calibri"/>
          <w:sz w:val="22"/>
          <w:szCs w:val="22"/>
          <w:lang w:val="en-GB" w:eastAsia="en-US"/>
        </w:rPr>
        <w:t xml:space="preserve">mice by coupling SV with RT-QuIC detection which allows exquisite detection of highly diluted CJD prions (ref and unpublished data) and </w:t>
      </w:r>
      <w:r w:rsidR="006A3439">
        <w:rPr>
          <w:rFonts w:eastAsia="Calibri"/>
          <w:sz w:val="22"/>
          <w:szCs w:val="22"/>
          <w:lang w:val="en-GB" w:eastAsia="en-US"/>
        </w:rPr>
        <w:t xml:space="preserve">will </w:t>
      </w:r>
      <w:r w:rsidR="00D52CCC">
        <w:rPr>
          <w:rFonts w:eastAsia="Calibri"/>
          <w:sz w:val="22"/>
          <w:szCs w:val="22"/>
          <w:lang w:val="en-GB" w:eastAsia="en-US"/>
        </w:rPr>
        <w:t>pinpoint any correlation with CJD suPrP.</w:t>
      </w:r>
      <w:r w:rsidRPr="0026330E">
        <w:rPr>
          <w:rFonts w:eastAsia="Calibri"/>
          <w:sz w:val="22"/>
          <w:szCs w:val="22"/>
          <w:lang w:val="en-US" w:eastAsia="en-US"/>
        </w:rPr>
        <w:t xml:space="preserve"> As second step, we will </w:t>
      </w:r>
      <w:r w:rsidR="003A4E67">
        <w:rPr>
          <w:rFonts w:eastAsia="Calibri"/>
          <w:sz w:val="22"/>
          <w:szCs w:val="22"/>
          <w:lang w:val="en-US" w:eastAsia="en-US"/>
        </w:rPr>
        <w:t xml:space="preserve">explore </w:t>
      </w:r>
      <w:r w:rsidR="006A3439" w:rsidRPr="0026330E">
        <w:rPr>
          <w:sz w:val="22"/>
          <w:szCs w:val="22"/>
          <w:lang w:val="en-US"/>
        </w:rPr>
        <w:t xml:space="preserve">by RT-QuIC </w:t>
      </w:r>
      <w:r w:rsidR="003A4E67">
        <w:rPr>
          <w:rFonts w:eastAsia="Calibri"/>
          <w:sz w:val="22"/>
          <w:szCs w:val="22"/>
          <w:lang w:val="en-US" w:eastAsia="en-US"/>
        </w:rPr>
        <w:t xml:space="preserve">the </w:t>
      </w:r>
      <w:r w:rsidR="006A3439" w:rsidRPr="0026330E">
        <w:rPr>
          <w:sz w:val="22"/>
          <w:szCs w:val="22"/>
          <w:lang w:val="en-US"/>
        </w:rPr>
        <w:t xml:space="preserve">seeding-activity </w:t>
      </w:r>
      <w:r w:rsidR="003A4E67">
        <w:rPr>
          <w:rFonts w:eastAsia="Calibri"/>
          <w:sz w:val="22"/>
          <w:szCs w:val="22"/>
          <w:lang w:val="en-US" w:eastAsia="en-US"/>
        </w:rPr>
        <w:t xml:space="preserve">of the remnant assemblies </w:t>
      </w:r>
      <w:r w:rsidR="006A3439">
        <w:rPr>
          <w:rFonts w:eastAsia="Calibri"/>
          <w:sz w:val="22"/>
          <w:szCs w:val="22"/>
          <w:lang w:val="en-US" w:eastAsia="en-US"/>
        </w:rPr>
        <w:t xml:space="preserve">towards </w:t>
      </w:r>
      <w:r w:rsidR="006A3439">
        <w:rPr>
          <w:sz w:val="22"/>
          <w:szCs w:val="22"/>
          <w:lang w:val="en-US"/>
        </w:rPr>
        <w:t xml:space="preserve">the matrix </w:t>
      </w:r>
      <w:r w:rsidR="006A3439" w:rsidRPr="0026330E">
        <w:rPr>
          <w:sz w:val="22"/>
          <w:szCs w:val="22"/>
          <w:lang w:val="en-US"/>
        </w:rPr>
        <w:t>of recombinant PrP from different mammalian species and with specific mutations found to be key in the templating process</w:t>
      </w:r>
      <w:r w:rsidR="006A3439">
        <w:rPr>
          <w:sz w:val="22"/>
          <w:szCs w:val="22"/>
          <w:lang w:val="en-US"/>
        </w:rPr>
        <w:t xml:space="preserve"> (Cf. task 1.2.1). </w:t>
      </w:r>
      <w:r w:rsidR="003A6133">
        <w:rPr>
          <w:sz w:val="22"/>
          <w:szCs w:val="22"/>
          <w:lang w:val="en-US"/>
        </w:rPr>
        <w:t>Finally, we will perform again this type of experiment but by controlling the PrP</w:t>
      </w:r>
      <w:r w:rsidR="003A6133" w:rsidRPr="00EA2143">
        <w:rPr>
          <w:sz w:val="22"/>
          <w:szCs w:val="22"/>
          <w:vertAlign w:val="superscript"/>
          <w:lang w:val="en-US"/>
        </w:rPr>
        <w:t>Sc</w:t>
      </w:r>
      <w:r w:rsidR="003A6133">
        <w:rPr>
          <w:sz w:val="22"/>
          <w:szCs w:val="22"/>
          <w:lang w:val="en-US"/>
        </w:rPr>
        <w:t xml:space="preserve"> assemblies left to perdure in </w:t>
      </w:r>
      <w:r w:rsidR="003A6133" w:rsidRPr="00541359">
        <w:rPr>
          <w:rFonts w:eastAsia="Calibri"/>
          <w:sz w:val="22"/>
          <w:szCs w:val="22"/>
          <w:lang w:val="en-GB" w:eastAsia="en-US"/>
        </w:rPr>
        <w:t>PrP</w:t>
      </w:r>
      <w:r w:rsidR="003A6133" w:rsidRPr="00541359">
        <w:rPr>
          <w:rFonts w:eastAsia="Calibri"/>
          <w:sz w:val="22"/>
          <w:szCs w:val="22"/>
          <w:vertAlign w:val="superscript"/>
          <w:lang w:val="en-GB" w:eastAsia="en-US"/>
        </w:rPr>
        <w:t>0/0</w:t>
      </w:r>
      <w:r w:rsidR="003A6133">
        <w:rPr>
          <w:sz w:val="22"/>
          <w:szCs w:val="22"/>
          <w:lang w:val="en-US"/>
        </w:rPr>
        <w:t xml:space="preserve"> brains (e.g. T</w:t>
      </w:r>
      <w:r w:rsidR="003A6133" w:rsidRPr="003A6133">
        <w:rPr>
          <w:sz w:val="22"/>
          <w:szCs w:val="22"/>
          <w:lang w:val="en-US"/>
        </w:rPr>
        <w:t>1</w:t>
      </w:r>
      <w:r w:rsidR="003A6133" w:rsidRPr="00EA2143">
        <w:rPr>
          <w:sz w:val="22"/>
          <w:szCs w:val="22"/>
          <w:vertAlign w:val="superscript"/>
          <w:lang w:val="en-US"/>
        </w:rPr>
        <w:t>Ov</w:t>
      </w:r>
      <w:r w:rsidR="003A6133">
        <w:rPr>
          <w:sz w:val="22"/>
          <w:szCs w:val="22"/>
          <w:lang w:val="en-US"/>
        </w:rPr>
        <w:t xml:space="preserve"> and T2</w:t>
      </w:r>
      <w:r w:rsidR="003A6133" w:rsidRPr="00EA2143">
        <w:rPr>
          <w:sz w:val="22"/>
          <w:szCs w:val="22"/>
          <w:vertAlign w:val="superscript"/>
          <w:lang w:val="en-US"/>
        </w:rPr>
        <w:t>Ov</w:t>
      </w:r>
      <w:r w:rsidR="003A6133">
        <w:rPr>
          <w:sz w:val="22"/>
          <w:szCs w:val="22"/>
          <w:lang w:val="en-US"/>
        </w:rPr>
        <w:t xml:space="preserve"> in combination at certain concentration vs. in isolation) to better identify the number of PrP</w:t>
      </w:r>
      <w:r w:rsidR="003A6133" w:rsidRPr="00FE7A8C">
        <w:rPr>
          <w:sz w:val="22"/>
          <w:szCs w:val="22"/>
          <w:vertAlign w:val="superscript"/>
          <w:lang w:val="en-US"/>
        </w:rPr>
        <w:t>Sc</w:t>
      </w:r>
      <w:r w:rsidR="003A6133">
        <w:rPr>
          <w:sz w:val="22"/>
          <w:szCs w:val="22"/>
          <w:lang w:val="en-US"/>
        </w:rPr>
        <w:t xml:space="preserve"> assemblies and </w:t>
      </w:r>
      <w:r w:rsidR="00EA2143">
        <w:rPr>
          <w:sz w:val="22"/>
          <w:szCs w:val="22"/>
          <w:lang w:val="en-US"/>
        </w:rPr>
        <w:t xml:space="preserve">the </w:t>
      </w:r>
      <w:r w:rsidR="003A6133">
        <w:rPr>
          <w:sz w:val="22"/>
          <w:szCs w:val="22"/>
          <w:lang w:val="en-US"/>
        </w:rPr>
        <w:t xml:space="preserve">interactions necessary to </w:t>
      </w:r>
      <w:r w:rsidR="00EA2143">
        <w:rPr>
          <w:sz w:val="22"/>
          <w:szCs w:val="22"/>
          <w:lang w:val="en-US"/>
        </w:rPr>
        <w:t>remanence</w:t>
      </w:r>
      <w:r w:rsidR="003A6133">
        <w:rPr>
          <w:sz w:val="22"/>
          <w:szCs w:val="22"/>
          <w:lang w:val="en-US"/>
        </w:rPr>
        <w:t xml:space="preserve">. </w:t>
      </w:r>
    </w:p>
    <w:p w14:paraId="75558AFC" w14:textId="77777777" w:rsidR="00D773FC" w:rsidRDefault="00604F42" w:rsidP="00D773FC">
      <w:pPr>
        <w:spacing w:before="60"/>
        <w:contextualSpacing/>
        <w:jc w:val="both"/>
        <w:rPr>
          <w:rFonts w:eastAsia="Calibri"/>
          <w:sz w:val="22"/>
          <w:szCs w:val="22"/>
          <w:lang w:val="en-US" w:eastAsia="en-US"/>
        </w:rPr>
      </w:pPr>
      <w:r>
        <w:rPr>
          <w:rFonts w:eastAsia="Calibri"/>
          <w:b/>
          <w:sz w:val="22"/>
          <w:szCs w:val="22"/>
          <w:lang w:val="en-US" w:eastAsia="en-US"/>
        </w:rPr>
        <w:t>Outcome.</w:t>
      </w:r>
      <w:r w:rsidR="00D773FC" w:rsidRPr="0026330E">
        <w:rPr>
          <w:rFonts w:eastAsia="Calibri"/>
          <w:b/>
          <w:sz w:val="22"/>
          <w:szCs w:val="22"/>
          <w:lang w:val="en-US" w:eastAsia="en-US"/>
        </w:rPr>
        <w:t xml:space="preserve"> </w:t>
      </w:r>
      <w:r w:rsidR="00D773FC" w:rsidRPr="0026330E">
        <w:rPr>
          <w:rFonts w:eastAsia="Calibri"/>
          <w:sz w:val="22"/>
          <w:szCs w:val="22"/>
          <w:lang w:val="en-US" w:eastAsia="en-US"/>
        </w:rPr>
        <w:t xml:space="preserve">The main outcome of this subtask will be a better understanding of the </w:t>
      </w:r>
      <w:r w:rsidR="00D773FC" w:rsidRPr="00614608">
        <w:rPr>
          <w:rFonts w:eastAsia="Calibri"/>
          <w:sz w:val="22"/>
          <w:szCs w:val="22"/>
          <w:lang w:val="en-US" w:eastAsia="en-US"/>
        </w:rPr>
        <w:t>CDC</w:t>
      </w:r>
      <w:r w:rsidR="00D773FC" w:rsidRPr="0026330E">
        <w:rPr>
          <w:rFonts w:eastAsia="Calibri"/>
          <w:sz w:val="22"/>
          <w:szCs w:val="22"/>
          <w:lang w:val="en-US" w:eastAsia="en-US"/>
        </w:rPr>
        <w:t xml:space="preserve"> in the overall prion </w:t>
      </w:r>
      <w:r w:rsidR="00DB399F">
        <w:rPr>
          <w:rFonts w:eastAsia="Calibri"/>
          <w:sz w:val="22"/>
          <w:szCs w:val="22"/>
          <w:lang w:val="en-US" w:eastAsia="en-US"/>
        </w:rPr>
        <w:t>persistence in non-replicative environments.</w:t>
      </w:r>
    </w:p>
    <w:p w14:paraId="6DC1E8AC" w14:textId="77777777" w:rsidR="00425C5B" w:rsidRDefault="00425C5B" w:rsidP="00425C5B">
      <w:pPr>
        <w:spacing w:before="60"/>
        <w:jc w:val="both"/>
        <w:rPr>
          <w:ins w:id="110" w:author="Human Rezaei" w:date="2017-11-07T14:09:00Z"/>
          <w:sz w:val="22"/>
          <w:szCs w:val="22"/>
          <w:lang w:val="en-US"/>
        </w:rPr>
      </w:pPr>
      <w:ins w:id="111" w:author="Human Rezaei" w:date="2017-11-07T14:09:00Z">
        <w:r w:rsidRPr="00242028">
          <w:rPr>
            <w:b/>
            <w:sz w:val="22"/>
            <w:szCs w:val="22"/>
            <w:lang w:val="en-US"/>
          </w:rPr>
          <w:lastRenderedPageBreak/>
          <w:t>Synergetic outcome:</w:t>
        </w:r>
        <w:r>
          <w:rPr>
            <w:sz w:val="22"/>
            <w:szCs w:val="22"/>
            <w:lang w:val="en-US"/>
          </w:rPr>
          <w:t xml:space="preserve"> </w:t>
        </w:r>
        <w:r w:rsidR="000F67F8">
          <w:rPr>
            <w:sz w:val="22"/>
            <w:szCs w:val="22"/>
            <w:lang w:val="en-US"/>
          </w:rPr>
          <w:t xml:space="preserve">The evolution dynamic of PrPSc subassemblies within </w:t>
        </w:r>
      </w:ins>
      <w:ins w:id="112" w:author="Human Rezaei" w:date="2017-11-07T14:10:00Z">
        <w:r w:rsidR="000F67F8">
          <w:rPr>
            <w:sz w:val="22"/>
            <w:szCs w:val="22"/>
            <w:lang w:val="en-US"/>
          </w:rPr>
          <w:t xml:space="preserve">prion strain or field isolate </w:t>
        </w:r>
        <w:r w:rsidR="00CB1954">
          <w:rPr>
            <w:sz w:val="22"/>
            <w:szCs w:val="22"/>
            <w:lang w:val="en-US"/>
          </w:rPr>
          <w:t xml:space="preserve">in vivo out of the replicative context. </w:t>
        </w:r>
      </w:ins>
    </w:p>
    <w:p w14:paraId="4307EEEB" w14:textId="77777777" w:rsidR="00D773FC" w:rsidRDefault="00D773FC" w:rsidP="0027489C">
      <w:pPr>
        <w:spacing w:before="60"/>
        <w:contextualSpacing/>
        <w:jc w:val="both"/>
        <w:rPr>
          <w:ins w:id="113" w:author="Vincent Béringue" w:date="2017-11-06T18:46:00Z"/>
          <w:rFonts w:eastAsia="Calibri"/>
          <w:sz w:val="22"/>
          <w:szCs w:val="22"/>
          <w:lang w:val="en-US" w:eastAsia="en-US"/>
        </w:rPr>
      </w:pPr>
    </w:p>
    <w:p w14:paraId="22657E85" w14:textId="77777777" w:rsidR="00A856E4" w:rsidRPr="00FE7B9F" w:rsidRDefault="00A856E4" w:rsidP="0027489C">
      <w:pPr>
        <w:pStyle w:val="Task"/>
        <w:spacing w:before="60"/>
        <w:rPr>
          <w:sz w:val="22"/>
        </w:rPr>
      </w:pPr>
      <w:r w:rsidRPr="00FE7B9F">
        <w:rPr>
          <w:sz w:val="22"/>
        </w:rPr>
        <w:t xml:space="preserve">Subtask </w:t>
      </w:r>
      <w:r w:rsidR="00FB2D5A" w:rsidRPr="00FE7B9F">
        <w:rPr>
          <w:sz w:val="22"/>
        </w:rPr>
        <w:t>1.</w:t>
      </w:r>
      <w:r w:rsidR="009B0B28" w:rsidRPr="00FE7B9F">
        <w:rPr>
          <w:sz w:val="22"/>
        </w:rPr>
        <w:t>3</w:t>
      </w:r>
      <w:r w:rsidR="00FB2D5A" w:rsidRPr="00FE7B9F">
        <w:rPr>
          <w:sz w:val="22"/>
        </w:rPr>
        <w:t>.</w:t>
      </w:r>
      <w:r w:rsidR="00D773FC">
        <w:rPr>
          <w:sz w:val="22"/>
        </w:rPr>
        <w:t>6</w:t>
      </w:r>
      <w:r w:rsidRPr="00FE7B9F">
        <w:rPr>
          <w:sz w:val="22"/>
        </w:rPr>
        <w:t xml:space="preserve">: Effect of quaternary structure homogenization on </w:t>
      </w:r>
      <w:r w:rsidR="00FB2D5A" w:rsidRPr="00FE7B9F">
        <w:rPr>
          <w:sz w:val="22"/>
        </w:rPr>
        <w:t>prion structural diversification</w:t>
      </w:r>
    </w:p>
    <w:p w14:paraId="2AB3834B" w14:textId="77777777" w:rsidR="002B0D1D" w:rsidRDefault="002B0D1D" w:rsidP="0027489C">
      <w:pPr>
        <w:spacing w:before="60"/>
        <w:contextualSpacing/>
        <w:jc w:val="both"/>
        <w:rPr>
          <w:ins w:id="114" w:author="Human Rezaei" w:date="2017-11-07T15:05:00Z"/>
          <w:rFonts w:eastAsia="Calibri"/>
          <w:b/>
          <w:sz w:val="22"/>
          <w:szCs w:val="22"/>
          <w:lang w:val="en-US" w:eastAsia="en-US"/>
        </w:rPr>
      </w:pPr>
    </w:p>
    <w:p w14:paraId="43C098F5" w14:textId="77777777" w:rsidR="00A856E4" w:rsidRPr="0026330E" w:rsidRDefault="00A856E4" w:rsidP="0027489C">
      <w:pPr>
        <w:spacing w:before="60"/>
        <w:contextualSpacing/>
        <w:jc w:val="both"/>
        <w:rPr>
          <w:rFonts w:eastAsia="Calibri"/>
          <w:sz w:val="22"/>
          <w:szCs w:val="22"/>
          <w:lang w:val="en-US" w:eastAsia="en-US"/>
        </w:rPr>
      </w:pPr>
      <w:r w:rsidRPr="0026330E">
        <w:rPr>
          <w:rFonts w:eastAsia="Calibri"/>
          <w:b/>
          <w:sz w:val="22"/>
          <w:szCs w:val="22"/>
          <w:lang w:val="en-US" w:eastAsia="en-US"/>
        </w:rPr>
        <w:t>Objective</w:t>
      </w:r>
      <w:r w:rsidR="00FE7B9F">
        <w:rPr>
          <w:rFonts w:eastAsia="Calibri"/>
          <w:b/>
          <w:sz w:val="22"/>
          <w:szCs w:val="22"/>
          <w:lang w:val="en-US" w:eastAsia="en-US"/>
        </w:rPr>
        <w:t xml:space="preserve">. </w:t>
      </w:r>
      <w:r w:rsidR="00FE7B9F" w:rsidRPr="0026330E">
        <w:rPr>
          <w:rFonts w:eastAsia="Calibri"/>
          <w:sz w:val="22"/>
          <w:szCs w:val="22"/>
          <w:lang w:val="en-US" w:eastAsia="en-US"/>
        </w:rPr>
        <w:t>A pertaining question to the existence of the</w:t>
      </w:r>
      <w:ins w:id="115" w:author="Human Rezaei" w:date="2017-11-07T14:48:00Z">
        <w:r w:rsidR="00DB1482">
          <w:rPr>
            <w:rFonts w:eastAsia="Calibri"/>
            <w:sz w:val="22"/>
            <w:szCs w:val="22"/>
            <w:lang w:val="en-US" w:eastAsia="en-US"/>
          </w:rPr>
          <w:t xml:space="preserve"> network of exchange </w:t>
        </w:r>
      </w:ins>
      <w:ins w:id="116" w:author="Human Rezaei" w:date="2017-11-07T15:05:00Z">
        <w:r w:rsidR="002B0D1D">
          <w:rPr>
            <w:rFonts w:eastAsia="Calibri"/>
            <w:sz w:val="22"/>
            <w:szCs w:val="22"/>
            <w:lang w:val="en-US" w:eastAsia="en-US"/>
          </w:rPr>
          <w:t>(</w:t>
        </w:r>
      </w:ins>
      <w:ins w:id="117" w:author="Human Rezaei" w:date="2017-11-07T14:48:00Z">
        <w:r w:rsidR="00DB1482">
          <w:rPr>
            <w:rFonts w:eastAsia="Calibri"/>
            <w:sz w:val="22"/>
            <w:szCs w:val="22"/>
            <w:lang w:val="en-US" w:eastAsia="en-US"/>
          </w:rPr>
          <w:t xml:space="preserve">and by homology to self-organization properties of </w:t>
        </w:r>
      </w:ins>
      <w:ins w:id="118" w:author="Human Rezaei" w:date="2017-11-07T14:49:00Z">
        <w:r w:rsidR="000E67CF">
          <w:rPr>
            <w:rFonts w:eastAsia="Calibri"/>
            <w:sz w:val="22"/>
            <w:szCs w:val="22"/>
            <w:lang w:val="en-US" w:eastAsia="en-US"/>
          </w:rPr>
          <w:t>complex systeme (</w:t>
        </w:r>
      </w:ins>
      <w:ins w:id="119" w:author="Human Rezaei" w:date="2017-11-07T15:02:00Z">
        <w:r w:rsidR="001D7873" w:rsidRPr="001D7873">
          <w:rPr>
            <w:rFonts w:eastAsia="Calibri"/>
            <w:sz w:val="22"/>
            <w:szCs w:val="22"/>
            <w:lang w:val="en-US" w:eastAsia="en-US"/>
          </w:rPr>
          <w:t>PMID: 21419158</w:t>
        </w:r>
      </w:ins>
      <w:ins w:id="120" w:author="Human Rezaei" w:date="2017-11-07T14:49:00Z">
        <w:r w:rsidR="000E67CF">
          <w:rPr>
            <w:rFonts w:eastAsia="Calibri"/>
            <w:sz w:val="22"/>
            <w:szCs w:val="22"/>
            <w:lang w:val="en-US" w:eastAsia="en-US"/>
          </w:rPr>
          <w:t>)</w:t>
        </w:r>
      </w:ins>
      <w:ins w:id="121" w:author="Human Rezaei" w:date="2017-11-07T15:05:00Z">
        <w:r w:rsidR="002B0D1D">
          <w:rPr>
            <w:rFonts w:eastAsia="Calibri"/>
            <w:sz w:val="22"/>
            <w:szCs w:val="22"/>
            <w:lang w:val="en-US" w:eastAsia="en-US"/>
          </w:rPr>
          <w:t>)</w:t>
        </w:r>
      </w:ins>
      <w:del w:id="122" w:author="Human Rezaei" w:date="2017-11-07T14:48:00Z">
        <w:r w:rsidR="00FE7B9F" w:rsidRPr="0026330E" w:rsidDel="00DB1482">
          <w:rPr>
            <w:rFonts w:eastAsia="Calibri"/>
            <w:sz w:val="22"/>
            <w:szCs w:val="22"/>
            <w:lang w:val="en-US" w:eastAsia="en-US"/>
          </w:rPr>
          <w:delText xml:space="preserve"> CDC</w:delText>
        </w:r>
      </w:del>
      <w:r w:rsidR="00FE7B9F" w:rsidRPr="0026330E">
        <w:rPr>
          <w:rFonts w:eastAsia="Calibri"/>
          <w:sz w:val="22"/>
          <w:szCs w:val="22"/>
          <w:lang w:val="en-US" w:eastAsia="en-US"/>
        </w:rPr>
        <w:t xml:space="preserve"> is if, - </w:t>
      </w:r>
      <w:r w:rsidR="00AF6C22" w:rsidRPr="00AF6C22">
        <w:rPr>
          <w:rFonts w:eastAsia="Calibri"/>
          <w:sz w:val="22"/>
          <w:szCs w:val="22"/>
          <w:highlight w:val="yellow"/>
          <w:lang w:val="en-US" w:eastAsia="en-US"/>
        </w:rPr>
        <w:t>within</w:t>
      </w:r>
      <w:r w:rsidR="00AF6C22">
        <w:rPr>
          <w:rFonts w:eastAsia="Calibri"/>
          <w:sz w:val="22"/>
          <w:szCs w:val="22"/>
          <w:lang w:val="en-US" w:eastAsia="en-US"/>
        </w:rPr>
        <w:t xml:space="preserve"> </w:t>
      </w:r>
      <w:r w:rsidR="00FE7B9F" w:rsidRPr="0026330E">
        <w:rPr>
          <w:rFonts w:eastAsia="Calibri"/>
          <w:sz w:val="22"/>
          <w:szCs w:val="22"/>
          <w:highlight w:val="yellow"/>
          <w:lang w:val="en-US" w:eastAsia="en-US"/>
        </w:rPr>
        <w:t>by homology/contrast? with the quasi-species concept</w:t>
      </w:r>
      <w:r w:rsidR="00FE7B9F" w:rsidRPr="0026330E">
        <w:rPr>
          <w:rFonts w:eastAsia="Calibri"/>
          <w:sz w:val="22"/>
          <w:szCs w:val="22"/>
          <w:lang w:val="en-US" w:eastAsia="en-US"/>
        </w:rPr>
        <w:t xml:space="preserve"> </w:t>
      </w:r>
      <w:r w:rsidR="00FE7B9F" w:rsidRPr="0026330E">
        <w:rPr>
          <w:rFonts w:eastAsia="Calibri"/>
          <w:sz w:val="22"/>
          <w:szCs w:val="22"/>
          <w:lang w:val="en-US" w:eastAsia="en-US"/>
        </w:rPr>
        <w:fldChar w:fldCharType="begin">
          <w:fldData xml:space="preserve">PEVuZE5vdGU+PENpdGU+PEF1dGhvcj5FaWdlbjwvQXV0aG9yPjxZZWFyPjE5Nzc8L1llYXI+PFJl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</w:fldData>
        </w:fldChar>
      </w:r>
      <w:r w:rsidR="00E4770C">
        <w:rPr>
          <w:rFonts w:eastAsia="Calibri"/>
          <w:sz w:val="22"/>
          <w:szCs w:val="22"/>
          <w:lang w:val="en-US" w:eastAsia="en-US"/>
        </w:rPr>
        <w:instrText xml:space="preserve"> ADDIN EN.CITE </w:instrText>
      </w:r>
      <w:r w:rsidR="00E4770C">
        <w:rPr>
          <w:rFonts w:eastAsia="Calibri"/>
          <w:sz w:val="22"/>
          <w:szCs w:val="22"/>
          <w:lang w:val="en-US" w:eastAsia="en-US"/>
        </w:rPr>
        <w:fldChar w:fldCharType="begin">
          <w:fldData xml:space="preserve">PEVuZE5vdGU+PENpdGU+PEF1dGhvcj5FaWdlbjwvQXV0aG9yPjxZZWFyPjE5Nzc8L1llYXI+PFJl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</w:fldData>
        </w:fldChar>
      </w:r>
      <w:r w:rsidR="00E4770C">
        <w:rPr>
          <w:rFonts w:eastAsia="Calibri"/>
          <w:sz w:val="22"/>
          <w:szCs w:val="22"/>
          <w:lang w:val="en-US" w:eastAsia="en-US"/>
        </w:rPr>
        <w:instrText xml:space="preserve"> ADDIN EN.CITE.DATA </w:instrText>
      </w:r>
      <w:r w:rsidR="00E4770C">
        <w:rPr>
          <w:rFonts w:eastAsia="Calibri"/>
          <w:sz w:val="22"/>
          <w:szCs w:val="22"/>
          <w:lang w:val="en-US" w:eastAsia="en-US"/>
        </w:rPr>
      </w:r>
      <w:r w:rsidR="00E4770C">
        <w:rPr>
          <w:rFonts w:eastAsia="Calibri"/>
          <w:sz w:val="22"/>
          <w:szCs w:val="22"/>
          <w:lang w:val="en-US" w:eastAsia="en-US"/>
        </w:rPr>
        <w:fldChar w:fldCharType="end"/>
      </w:r>
      <w:r w:rsidR="00FE7B9F" w:rsidRPr="0026330E">
        <w:rPr>
          <w:rFonts w:eastAsia="Calibri"/>
          <w:sz w:val="22"/>
          <w:szCs w:val="22"/>
          <w:lang w:val="en-US" w:eastAsia="en-US"/>
        </w:rPr>
      </w:r>
      <w:r w:rsidR="00FE7B9F" w:rsidRPr="0026330E">
        <w:rPr>
          <w:rFonts w:eastAsia="Calibri"/>
          <w:sz w:val="22"/>
          <w:szCs w:val="22"/>
          <w:lang w:val="en-US" w:eastAsia="en-US"/>
        </w:rPr>
        <w:fldChar w:fldCharType="separate"/>
      </w:r>
      <w:r w:rsidR="00E4770C">
        <w:rPr>
          <w:rFonts w:eastAsia="Calibri"/>
          <w:noProof/>
          <w:sz w:val="22"/>
          <w:szCs w:val="22"/>
          <w:lang w:val="en-US" w:eastAsia="en-US"/>
        </w:rPr>
        <w:t>(</w:t>
      </w:r>
      <w:r w:rsidR="00E4770C" w:rsidRPr="00E4770C">
        <w:rPr>
          <w:rFonts w:eastAsia="Calibri"/>
          <w:i/>
          <w:noProof/>
          <w:sz w:val="22"/>
          <w:szCs w:val="22"/>
          <w:lang w:val="en-US" w:eastAsia="en-US"/>
        </w:rPr>
        <w:t>67, 68</w:t>
      </w:r>
      <w:r w:rsidR="00E4770C">
        <w:rPr>
          <w:rFonts w:eastAsia="Calibri"/>
          <w:noProof/>
          <w:sz w:val="22"/>
          <w:szCs w:val="22"/>
          <w:lang w:val="en-US" w:eastAsia="en-US"/>
        </w:rPr>
        <w:t>)</w:t>
      </w:r>
      <w:r w:rsidR="00FE7B9F" w:rsidRPr="0026330E">
        <w:rPr>
          <w:rFonts w:eastAsia="Calibri"/>
          <w:sz w:val="22"/>
          <w:szCs w:val="22"/>
          <w:lang w:val="en-US" w:eastAsia="en-US"/>
        </w:rPr>
        <w:fldChar w:fldCharType="end"/>
      </w:r>
      <w:r w:rsidR="00FE7B9F" w:rsidRPr="0026330E">
        <w:rPr>
          <w:rFonts w:eastAsia="Calibri"/>
          <w:sz w:val="22"/>
          <w:szCs w:val="22"/>
          <w:lang w:val="en-US" w:eastAsia="en-US"/>
        </w:rPr>
        <w:t>, one PrP</w:t>
      </w:r>
      <w:r w:rsidR="00FE7B9F" w:rsidRPr="0026330E">
        <w:rPr>
          <w:rFonts w:eastAsia="Calibri"/>
          <w:sz w:val="22"/>
          <w:szCs w:val="22"/>
          <w:vertAlign w:val="superscript"/>
          <w:lang w:val="en-US" w:eastAsia="en-US"/>
        </w:rPr>
        <w:t>Sc</w:t>
      </w:r>
      <w:r w:rsidR="00FE7B9F" w:rsidRPr="0026330E">
        <w:rPr>
          <w:rFonts w:eastAsia="Calibri"/>
          <w:sz w:val="22"/>
          <w:szCs w:val="22"/>
          <w:lang w:val="en-US" w:eastAsia="en-US"/>
        </w:rPr>
        <w:t xml:space="preserve"> isolated subassembly is able to generate the whole the whole structural heterogeneity of the strain on </w:t>
      </w:r>
      <w:commentRangeStart w:id="123"/>
      <w:r w:rsidR="00FE7B9F" w:rsidRPr="0026330E">
        <w:rPr>
          <w:rFonts w:eastAsia="Calibri"/>
          <w:sz w:val="22"/>
          <w:szCs w:val="22"/>
          <w:lang w:val="en-US" w:eastAsia="en-US"/>
        </w:rPr>
        <w:t>transmission</w:t>
      </w:r>
      <w:commentRangeEnd w:id="123"/>
      <w:r w:rsidR="00FE7B9F" w:rsidRPr="0026330E">
        <w:rPr>
          <w:rStyle w:val="Marquedecommentaire"/>
          <w:sz w:val="22"/>
          <w:szCs w:val="22"/>
        </w:rPr>
        <w:commentReference w:id="123"/>
      </w:r>
      <w:r w:rsidR="00FE7B9F" w:rsidRPr="0026330E">
        <w:rPr>
          <w:rFonts w:eastAsia="Calibri"/>
          <w:sz w:val="22"/>
          <w:szCs w:val="22"/>
          <w:lang w:val="en-US" w:eastAsia="en-US"/>
        </w:rPr>
        <w:t>.</w:t>
      </w:r>
      <w:r w:rsidR="00AF6C22">
        <w:rPr>
          <w:rFonts w:eastAsia="Calibri"/>
          <w:sz w:val="22"/>
          <w:szCs w:val="22"/>
          <w:lang w:val="en-US" w:eastAsia="en-US"/>
        </w:rPr>
        <w:t xml:space="preserve"> </w:t>
      </w:r>
      <w:r w:rsidRPr="0026330E">
        <w:rPr>
          <w:rFonts w:eastAsia="Calibri"/>
          <w:sz w:val="22"/>
          <w:szCs w:val="22"/>
          <w:lang w:val="en-US" w:eastAsia="en-US"/>
        </w:rPr>
        <w:t xml:space="preserve">The aim of this task is to explore the effect of quaternary structure homogenization on generation of </w:t>
      </w:r>
      <w:r w:rsidR="00AF6C22" w:rsidRPr="0026330E">
        <w:rPr>
          <w:rFonts w:eastAsia="Calibri"/>
          <w:sz w:val="22"/>
          <w:szCs w:val="22"/>
          <w:lang w:val="en-US" w:eastAsia="en-US"/>
        </w:rPr>
        <w:t>PrP</w:t>
      </w:r>
      <w:r w:rsidR="00AF6C22" w:rsidRPr="0026330E">
        <w:rPr>
          <w:rFonts w:eastAsia="Calibri"/>
          <w:sz w:val="22"/>
          <w:szCs w:val="22"/>
          <w:vertAlign w:val="superscript"/>
          <w:lang w:val="en-US" w:eastAsia="en-US"/>
        </w:rPr>
        <w:t>Sc</w:t>
      </w:r>
      <w:r w:rsidR="00AF6C22" w:rsidRPr="0026330E">
        <w:rPr>
          <w:rFonts w:eastAsia="Calibri"/>
          <w:sz w:val="22"/>
          <w:szCs w:val="22"/>
          <w:lang w:val="en-US" w:eastAsia="en-US"/>
        </w:rPr>
        <w:t xml:space="preserve"> </w:t>
      </w:r>
      <w:r w:rsidRPr="0026330E">
        <w:rPr>
          <w:rFonts w:eastAsia="Calibri"/>
          <w:sz w:val="22"/>
          <w:szCs w:val="22"/>
          <w:lang w:val="en-US" w:eastAsia="en-US"/>
        </w:rPr>
        <w:t>diversity.</w:t>
      </w:r>
    </w:p>
    <w:p w14:paraId="4EB8B822" w14:textId="77777777" w:rsidR="00A856E4" w:rsidRPr="0026330E" w:rsidRDefault="00A856E4" w:rsidP="0027489C">
      <w:pPr>
        <w:spacing w:before="60"/>
        <w:contextualSpacing/>
        <w:jc w:val="both"/>
        <w:rPr>
          <w:rFonts w:eastAsia="Calibri"/>
          <w:sz w:val="22"/>
          <w:szCs w:val="22"/>
          <w:lang w:val="en-US" w:eastAsia="en-US"/>
        </w:rPr>
      </w:pPr>
      <w:r w:rsidRPr="0026330E">
        <w:rPr>
          <w:rFonts w:eastAsia="Calibri"/>
          <w:b/>
          <w:sz w:val="22"/>
          <w:szCs w:val="22"/>
          <w:lang w:val="en-US" w:eastAsia="en-US"/>
        </w:rPr>
        <w:t>Methodology</w:t>
      </w:r>
      <w:r w:rsidR="00AF6C22">
        <w:rPr>
          <w:rFonts w:eastAsia="Calibri"/>
          <w:b/>
          <w:sz w:val="22"/>
          <w:szCs w:val="22"/>
          <w:lang w:val="en-US" w:eastAsia="en-US"/>
        </w:rPr>
        <w:t>.</w:t>
      </w:r>
      <w:r w:rsidRPr="0026330E">
        <w:rPr>
          <w:rFonts w:eastAsia="Calibri"/>
          <w:sz w:val="22"/>
          <w:szCs w:val="22"/>
          <w:lang w:val="en-US" w:eastAsia="en-US"/>
        </w:rPr>
        <w:t xml:space="preserve"> We will use the fact that partial unfolding and refolding of PrP</w:t>
      </w:r>
      <w:r w:rsidRPr="0026330E">
        <w:rPr>
          <w:rFonts w:eastAsia="Calibri"/>
          <w:sz w:val="22"/>
          <w:szCs w:val="22"/>
          <w:vertAlign w:val="superscript"/>
          <w:lang w:val="en-US" w:eastAsia="en-US"/>
        </w:rPr>
        <w:t>Sc</w:t>
      </w:r>
      <w:r w:rsidRPr="0026330E">
        <w:rPr>
          <w:rFonts w:eastAsia="Calibri"/>
          <w:sz w:val="22"/>
          <w:szCs w:val="22"/>
          <w:lang w:val="en-US" w:eastAsia="en-US"/>
        </w:rPr>
        <w:t xml:space="preserve"> assemblies by urea leads to relative quaternary structure homogenization </w:t>
      </w:r>
      <w:r w:rsidR="00EF6E3D" w:rsidRPr="0026330E">
        <w:rPr>
          <w:rFonts w:eastAsia="Calibri"/>
          <w:sz w:val="22"/>
          <w:szCs w:val="22"/>
          <w:lang w:val="en-US" w:eastAsia="en-US"/>
        </w:rPr>
        <w:fldChar w:fldCharType="begin"/>
      </w:r>
      <w:r w:rsidR="003F2B2F" w:rsidRPr="0026330E">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19</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Pr="0026330E">
        <w:rPr>
          <w:rFonts w:eastAsia="Calibri"/>
          <w:sz w:val="22"/>
          <w:szCs w:val="22"/>
          <w:lang w:val="en-US" w:eastAsia="en-US"/>
        </w:rPr>
        <w:t xml:space="preserve">. Prion strains for which the specific templating activity correlate with size distribution, or oppositely, with templating activity associated with </w:t>
      </w:r>
      <w:r w:rsidR="00FB2D5A" w:rsidRPr="0026330E">
        <w:rPr>
          <w:rFonts w:eastAsia="Calibri"/>
          <w:sz w:val="22"/>
          <w:szCs w:val="22"/>
          <w:lang w:val="en-US" w:eastAsia="en-US"/>
        </w:rPr>
        <w:t xml:space="preserve">oligomeric </w:t>
      </w:r>
      <w:r w:rsidRPr="0026330E">
        <w:rPr>
          <w:rFonts w:eastAsia="Calibri"/>
          <w:sz w:val="22"/>
          <w:szCs w:val="22"/>
          <w:lang w:val="en-US" w:eastAsia="en-US"/>
        </w:rPr>
        <w:t xml:space="preserve">subsets </w:t>
      </w:r>
      <w:r w:rsidR="00EF6E3D" w:rsidRPr="0026330E">
        <w:rPr>
          <w:rFonts w:eastAsia="Calibri"/>
          <w:sz w:val="22"/>
          <w:szCs w:val="22"/>
          <w:lang w:val="en-US" w:eastAsia="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rFonts w:eastAsia="Calibri"/>
          <w:sz w:val="22"/>
          <w:szCs w:val="22"/>
          <w:lang w:val="en-US" w:eastAsia="en-US"/>
        </w:rPr>
        <w:instrText xml:space="preserve"> ADDIN EN.CITE </w:instrText>
      </w:r>
      <w:r w:rsidR="003F2B2F" w:rsidRPr="0026330E">
        <w:rPr>
          <w:rFonts w:eastAsia="Calibri"/>
          <w:sz w:val="22"/>
          <w:szCs w:val="22"/>
          <w:lang w:val="en-US" w:eastAsia="en-US"/>
        </w:rPr>
        <w:fldChar w:fldCharType="begin">
          <w:fldData xml:space="preserve">PEVuZE5vdGU+PENpdGU+PEF1dGhvcj5MYWZlcnJpZXJlPC9BdXRob3I+PFllYXI+MjAxMzwvWWVh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</w:fldData>
        </w:fldChar>
      </w:r>
      <w:r w:rsidR="003F2B2F" w:rsidRPr="0026330E">
        <w:rPr>
          <w:rFonts w:eastAsia="Calibri"/>
          <w:sz w:val="22"/>
          <w:szCs w:val="22"/>
          <w:lang w:val="en-US" w:eastAsia="en-US"/>
        </w:rPr>
        <w:instrText xml:space="preserve"> ADDIN EN.CITE.DATA </w:instrText>
      </w:r>
      <w:r w:rsidR="003F2B2F" w:rsidRPr="0026330E">
        <w:rPr>
          <w:rFonts w:eastAsia="Calibri"/>
          <w:sz w:val="22"/>
          <w:szCs w:val="22"/>
          <w:lang w:val="en-US" w:eastAsia="en-US"/>
        </w:rPr>
      </w:r>
      <w:r w:rsidR="003F2B2F" w:rsidRPr="0026330E">
        <w:rPr>
          <w:rFonts w:eastAsia="Calibri"/>
          <w:sz w:val="22"/>
          <w:szCs w:val="22"/>
          <w:lang w:val="en-US" w:eastAsia="en-US"/>
        </w:rPr>
        <w:fldChar w:fldCharType="end"/>
      </w:r>
      <w:r w:rsidR="00EF6E3D" w:rsidRPr="0026330E">
        <w:rPr>
          <w:rFonts w:eastAsia="Calibri"/>
          <w:sz w:val="22"/>
          <w:szCs w:val="22"/>
          <w:lang w:val="en-US" w:eastAsia="en-US"/>
        </w:rPr>
      </w:r>
      <w:r w:rsidR="00EF6E3D" w:rsidRPr="0026330E">
        <w:rPr>
          <w:rFonts w:eastAsia="Calibri"/>
          <w:sz w:val="22"/>
          <w:szCs w:val="22"/>
          <w:lang w:val="en-US" w:eastAsia="en-US"/>
        </w:rPr>
        <w:fldChar w:fldCharType="separate"/>
      </w:r>
      <w:r w:rsidR="003F2B2F" w:rsidRPr="0026330E">
        <w:rPr>
          <w:rFonts w:eastAsia="Calibri"/>
          <w:noProof/>
          <w:sz w:val="22"/>
          <w:szCs w:val="22"/>
          <w:lang w:val="en-US" w:eastAsia="en-US"/>
        </w:rPr>
        <w:t>(</w:t>
      </w:r>
      <w:r w:rsidR="003F2B2F" w:rsidRPr="0026330E">
        <w:rPr>
          <w:rFonts w:eastAsia="Calibri"/>
          <w:i/>
          <w:noProof/>
          <w:sz w:val="22"/>
          <w:szCs w:val="22"/>
          <w:lang w:val="en-US" w:eastAsia="en-US"/>
        </w:rPr>
        <w:t>24, 26</w:t>
      </w:r>
      <w:r w:rsidR="003F2B2F" w:rsidRPr="0026330E">
        <w:rPr>
          <w:rFonts w:eastAsia="Calibri"/>
          <w:noProof/>
          <w:sz w:val="22"/>
          <w:szCs w:val="22"/>
          <w:lang w:val="en-US" w:eastAsia="en-US"/>
        </w:rPr>
        <w:t>)</w:t>
      </w:r>
      <w:r w:rsidR="00EF6E3D" w:rsidRPr="0026330E">
        <w:rPr>
          <w:rFonts w:eastAsia="Calibri"/>
          <w:sz w:val="22"/>
          <w:szCs w:val="22"/>
          <w:lang w:val="en-US" w:eastAsia="en-US"/>
        </w:rPr>
        <w:fldChar w:fldCharType="end"/>
      </w:r>
      <w:r w:rsidR="00FB2D5A" w:rsidRPr="0026330E">
        <w:rPr>
          <w:rFonts w:eastAsia="Calibri"/>
          <w:sz w:val="22"/>
          <w:szCs w:val="22"/>
          <w:lang w:val="en-US" w:eastAsia="en-US"/>
        </w:rPr>
        <w:t xml:space="preserve"> will be used. </w:t>
      </w:r>
      <w:r w:rsidRPr="0026330E">
        <w:rPr>
          <w:rFonts w:eastAsia="Calibri"/>
          <w:sz w:val="22"/>
          <w:szCs w:val="22"/>
          <w:lang w:val="en-US" w:eastAsia="en-US"/>
        </w:rPr>
        <w:t xml:space="preserve">Their quaternary structure homogenization by unfolding and refolding </w:t>
      </w:r>
      <w:r w:rsidR="00FB2D5A" w:rsidRPr="0026330E">
        <w:rPr>
          <w:rFonts w:eastAsia="Calibri"/>
          <w:sz w:val="22"/>
          <w:szCs w:val="22"/>
          <w:lang w:val="en-US" w:eastAsia="en-US"/>
        </w:rPr>
        <w:t xml:space="preserve">followed </w:t>
      </w:r>
      <w:r w:rsidRPr="0026330E">
        <w:rPr>
          <w:rFonts w:eastAsia="Calibri"/>
          <w:sz w:val="22"/>
          <w:szCs w:val="22"/>
          <w:lang w:val="en-US" w:eastAsia="en-US"/>
        </w:rPr>
        <w:t xml:space="preserve">by templating activity measurement by PMCA and bioassay </w:t>
      </w:r>
      <w:r w:rsidR="00FB2D5A" w:rsidRPr="0026330E">
        <w:rPr>
          <w:rFonts w:eastAsia="Calibri"/>
          <w:sz w:val="22"/>
          <w:szCs w:val="22"/>
          <w:lang w:val="en-US" w:eastAsia="en-US"/>
        </w:rPr>
        <w:t>after SV-fractionation wi</w:t>
      </w:r>
      <w:r w:rsidRPr="0026330E">
        <w:rPr>
          <w:rFonts w:eastAsia="Calibri"/>
          <w:sz w:val="22"/>
          <w:szCs w:val="22"/>
          <w:lang w:val="en-US" w:eastAsia="en-US"/>
        </w:rPr>
        <w:t>ll address the question of quaternary structure homo</w:t>
      </w:r>
      <w:r w:rsidR="00FB2D5A" w:rsidRPr="0026330E">
        <w:rPr>
          <w:rFonts w:eastAsia="Calibri"/>
          <w:sz w:val="22"/>
          <w:szCs w:val="22"/>
          <w:lang w:val="en-US" w:eastAsia="en-US"/>
        </w:rPr>
        <w:t>genization on prion diversification into diverse assemblies</w:t>
      </w:r>
      <w:r w:rsidRPr="0026330E">
        <w:rPr>
          <w:rFonts w:eastAsia="Calibri"/>
          <w:sz w:val="22"/>
          <w:szCs w:val="22"/>
          <w:lang w:val="en-US" w:eastAsia="en-US"/>
        </w:rPr>
        <w:t>.</w:t>
      </w:r>
    </w:p>
    <w:p w14:paraId="1F7CD4FC" w14:textId="77777777" w:rsidR="00FB2D5A" w:rsidRDefault="00FB2D5A" w:rsidP="0027489C">
      <w:pPr>
        <w:spacing w:before="60"/>
        <w:contextualSpacing/>
        <w:jc w:val="both"/>
        <w:rPr>
          <w:ins w:id="124" w:author="Human Rezaei" w:date="2017-11-07T14:11:00Z"/>
          <w:rFonts w:eastAsia="Calibri"/>
          <w:sz w:val="22"/>
          <w:szCs w:val="22"/>
          <w:lang w:val="en-GB" w:eastAsia="en-US"/>
        </w:rPr>
      </w:pPr>
      <w:r w:rsidRPr="00AF6C22">
        <w:rPr>
          <w:rFonts w:eastAsia="Calibri"/>
          <w:b/>
          <w:sz w:val="22"/>
          <w:szCs w:val="22"/>
          <w:lang w:val="en-US" w:eastAsia="en-US"/>
        </w:rPr>
        <w:t>Outcome</w:t>
      </w:r>
      <w:r w:rsidR="00AF6C22">
        <w:rPr>
          <w:rFonts w:eastAsia="Calibri"/>
          <w:b/>
          <w:sz w:val="22"/>
          <w:szCs w:val="22"/>
          <w:lang w:val="en-US" w:eastAsia="en-US"/>
        </w:rPr>
        <w:t xml:space="preserve">. </w:t>
      </w:r>
      <w:r w:rsidRPr="0026330E">
        <w:rPr>
          <w:rFonts w:eastAsia="Calibri"/>
          <w:sz w:val="22"/>
          <w:szCs w:val="22"/>
          <w:lang w:val="en-GB" w:eastAsia="en-US"/>
        </w:rPr>
        <w:t>This subtask will provide key insight into the “quasi-species” behaviour of the structurally distinct PrP</w:t>
      </w:r>
      <w:r w:rsidRPr="0026330E">
        <w:rPr>
          <w:rFonts w:eastAsia="Calibri"/>
          <w:sz w:val="22"/>
          <w:szCs w:val="22"/>
          <w:vertAlign w:val="superscript"/>
          <w:lang w:val="en-GB" w:eastAsia="en-US"/>
        </w:rPr>
        <w:t>Sc</w:t>
      </w:r>
      <w:r w:rsidRPr="0026330E">
        <w:rPr>
          <w:rFonts w:eastAsia="Calibri"/>
          <w:sz w:val="22"/>
          <w:szCs w:val="22"/>
          <w:lang w:val="en-GB" w:eastAsia="en-US"/>
        </w:rPr>
        <w:t xml:space="preserve"> assemblies constituting prion strains. </w:t>
      </w:r>
    </w:p>
    <w:p w14:paraId="130378DA" w14:textId="77777777" w:rsidR="00D54DB7" w:rsidRDefault="00D54DB7" w:rsidP="00D54DB7">
      <w:pPr>
        <w:spacing w:before="60"/>
        <w:jc w:val="both"/>
        <w:rPr>
          <w:ins w:id="125" w:author="Human Rezaei" w:date="2017-11-07T14:11:00Z"/>
          <w:sz w:val="22"/>
          <w:szCs w:val="22"/>
          <w:lang w:val="en-US"/>
        </w:rPr>
      </w:pPr>
      <w:ins w:id="126" w:author="Human Rezaei" w:date="2017-11-07T14:11:00Z">
        <w:r w:rsidRPr="00242028">
          <w:rPr>
            <w:b/>
            <w:sz w:val="22"/>
            <w:szCs w:val="22"/>
            <w:lang w:val="en-US"/>
          </w:rPr>
          <w:t>Synergetic outcome:</w:t>
        </w:r>
        <w:r>
          <w:rPr>
            <w:sz w:val="22"/>
            <w:szCs w:val="22"/>
            <w:lang w:val="en-US"/>
          </w:rPr>
          <w:t xml:space="preserve"> </w:t>
        </w:r>
      </w:ins>
    </w:p>
    <w:p w14:paraId="07400A9B" w14:textId="77777777" w:rsidR="00D54DB7" w:rsidRPr="00D54DB7" w:rsidRDefault="00D54DB7" w:rsidP="0027489C">
      <w:pPr>
        <w:spacing w:before="60"/>
        <w:contextualSpacing/>
        <w:jc w:val="both"/>
        <w:rPr>
          <w:rFonts w:eastAsia="Calibri"/>
          <w:sz w:val="22"/>
          <w:szCs w:val="22"/>
          <w:lang w:val="en-US" w:eastAsia="en-US"/>
          <w:rPrChange w:id="127" w:author="Human Rezaei" w:date="2017-11-07T14:11:00Z">
            <w:rPr>
              <w:rFonts w:eastAsia="Calibri"/>
              <w:sz w:val="22"/>
              <w:szCs w:val="22"/>
              <w:lang w:val="en-GB" w:eastAsia="en-US"/>
            </w:rPr>
          </w:rPrChange>
        </w:rPr>
      </w:pPr>
    </w:p>
    <w:p w14:paraId="3EE393C2" w14:textId="77777777" w:rsidR="005B1ECF" w:rsidRPr="0026330E" w:rsidRDefault="005B1ECF" w:rsidP="0027489C">
      <w:pPr>
        <w:spacing w:before="60"/>
        <w:jc w:val="center"/>
        <w:rPr>
          <w:b/>
          <w:sz w:val="22"/>
          <w:szCs w:val="22"/>
          <w:lang w:val="en-US"/>
        </w:rPr>
      </w:pPr>
    </w:p>
    <w:p w14:paraId="3BA83CD6" w14:textId="77777777" w:rsidR="00F35EE7" w:rsidRDefault="00F35EE7" w:rsidP="0027489C">
      <w:pPr>
        <w:spacing w:before="60"/>
        <w:jc w:val="both"/>
        <w:rPr>
          <w:sz w:val="22"/>
          <w:szCs w:val="22"/>
          <w:lang w:val="en-US"/>
        </w:rPr>
      </w:pPr>
    </w:p>
    <w:p w14:paraId="4032C2E5" w14:textId="77777777" w:rsidR="00637337" w:rsidRPr="00637337" w:rsidRDefault="00637337" w:rsidP="0027489C">
      <w:pPr>
        <w:pStyle w:val="WPackage"/>
        <w:spacing w:before="60"/>
        <w:rPr>
          <w:rFonts w:eastAsia="MS Gothic"/>
          <w:b/>
          <w:sz w:val="22"/>
          <w:lang w:eastAsia="en-US"/>
        </w:rPr>
      </w:pPr>
      <w:r w:rsidRPr="00637337">
        <w:rPr>
          <w:rFonts w:eastAsia="Calibri"/>
          <w:b/>
          <w:sz w:val="22"/>
          <w:lang w:eastAsia="en-US"/>
        </w:rPr>
        <w:t>W</w:t>
      </w:r>
      <w:r w:rsidR="00F525D9">
        <w:rPr>
          <w:rFonts w:eastAsia="Calibri"/>
          <w:b/>
          <w:sz w:val="22"/>
          <w:lang w:eastAsia="en-US"/>
        </w:rPr>
        <w:t>P</w:t>
      </w:r>
      <w:r w:rsidRPr="00637337">
        <w:rPr>
          <w:rFonts w:eastAsia="Calibri"/>
          <w:b/>
          <w:sz w:val="22"/>
          <w:lang w:eastAsia="en-US"/>
        </w:rPr>
        <w:t>2</w:t>
      </w:r>
      <w:r w:rsidRPr="00637337">
        <w:rPr>
          <w:rFonts w:eastAsia="MS Gothic"/>
          <w:b/>
          <w:sz w:val="22"/>
          <w:lang w:eastAsia="en-US"/>
        </w:rPr>
        <w:t xml:space="preserve">: Mechanisms of structural information transfer and spreading </w:t>
      </w:r>
      <w:r w:rsidR="00F525D9">
        <w:rPr>
          <w:rFonts w:eastAsia="MS Gothic"/>
          <w:b/>
          <w:sz w:val="22"/>
          <w:lang w:eastAsia="en-US"/>
        </w:rPr>
        <w:t>during templating process</w:t>
      </w:r>
    </w:p>
    <w:p w14:paraId="766BAD45" w14:textId="77777777" w:rsidR="00B841F6" w:rsidRDefault="00B841F6" w:rsidP="0027489C">
      <w:pPr>
        <w:spacing w:before="60"/>
        <w:jc w:val="both"/>
        <w:textAlignment w:val="baseline"/>
        <w:rPr>
          <w:rFonts w:eastAsia="Calibri"/>
          <w:sz w:val="22"/>
          <w:szCs w:val="22"/>
          <w:lang w:val="en-US" w:eastAsia="en-US"/>
        </w:rPr>
      </w:pPr>
    </w:p>
    <w:p w14:paraId="1BE3275B" w14:textId="77777777" w:rsidR="00B841F6" w:rsidRPr="00C9500E" w:rsidRDefault="00B841F6" w:rsidP="0027489C">
      <w:pPr>
        <w:spacing w:before="60"/>
        <w:jc w:val="both"/>
        <w:outlineLvl w:val="0"/>
        <w:rPr>
          <w:sz w:val="22"/>
          <w:szCs w:val="22"/>
          <w:highlight w:val="yellow"/>
          <w:lang w:val="en-US"/>
        </w:rPr>
      </w:pPr>
      <w:r w:rsidRPr="00C9500E">
        <w:rPr>
          <w:b/>
          <w:sz w:val="22"/>
          <w:szCs w:val="22"/>
          <w:highlight w:val="yellow"/>
          <w:lang w:val="en-US"/>
        </w:rPr>
        <w:t>Start</w:t>
      </w:r>
      <w:r w:rsidRPr="00C9500E">
        <w:rPr>
          <w:sz w:val="22"/>
          <w:szCs w:val="22"/>
          <w:highlight w:val="yellow"/>
          <w:lang w:val="en-US"/>
        </w:rPr>
        <w:t xml:space="preserve">: year 1, </w:t>
      </w:r>
      <w:r w:rsidRPr="00C9500E">
        <w:rPr>
          <w:b/>
          <w:sz w:val="22"/>
          <w:szCs w:val="22"/>
          <w:highlight w:val="yellow"/>
          <w:lang w:val="en-US"/>
        </w:rPr>
        <w:t>Duration</w:t>
      </w:r>
      <w:r w:rsidRPr="00C9500E">
        <w:rPr>
          <w:sz w:val="22"/>
          <w:szCs w:val="22"/>
          <w:highlight w:val="yellow"/>
          <w:lang w:val="en-US"/>
        </w:rPr>
        <w:t xml:space="preserve">: 5 years, </w:t>
      </w:r>
      <w:r w:rsidRPr="00C9500E">
        <w:rPr>
          <w:b/>
          <w:sz w:val="22"/>
          <w:szCs w:val="22"/>
          <w:highlight w:val="yellow"/>
          <w:lang w:val="en-US"/>
        </w:rPr>
        <w:t>Risk</w:t>
      </w:r>
      <w:r w:rsidRPr="00C9500E">
        <w:rPr>
          <w:sz w:val="22"/>
          <w:szCs w:val="22"/>
          <w:highlight w:val="yellow"/>
          <w:lang w:val="en-US"/>
        </w:rPr>
        <w:t>: moderate/</w:t>
      </w:r>
      <w:r w:rsidRPr="00C9500E">
        <w:rPr>
          <w:color w:val="FF0000"/>
          <w:sz w:val="22"/>
          <w:szCs w:val="22"/>
          <w:highlight w:val="yellow"/>
          <w:lang w:val="en-US"/>
        </w:rPr>
        <w:t>high</w:t>
      </w:r>
    </w:p>
    <w:p w14:paraId="74698820" w14:textId="77777777" w:rsidR="00B841F6" w:rsidRPr="005E3CCB" w:rsidRDefault="00B841F6" w:rsidP="0027489C">
      <w:pPr>
        <w:spacing w:before="60"/>
        <w:jc w:val="both"/>
        <w:rPr>
          <w:sz w:val="22"/>
          <w:szCs w:val="22"/>
          <w:lang w:val="en-US"/>
          <w:rPrChange w:id="128" w:author="Vincent Béringue" w:date="2017-11-06T17:41:00Z">
            <w:rPr>
              <w:sz w:val="22"/>
              <w:szCs w:val="22"/>
            </w:rPr>
          </w:rPrChange>
        </w:rPr>
      </w:pPr>
      <w:r w:rsidRPr="00C9500E">
        <w:rPr>
          <w:b/>
          <w:sz w:val="22"/>
          <w:szCs w:val="22"/>
          <w:highlight w:val="yellow"/>
          <w:lang w:val="en-US"/>
        </w:rPr>
        <w:t>Staff</w:t>
      </w:r>
      <w:r w:rsidRPr="00C9500E">
        <w:rPr>
          <w:sz w:val="22"/>
          <w:szCs w:val="22"/>
          <w:highlight w:val="yellow"/>
          <w:lang w:val="en-US"/>
        </w:rPr>
        <w:t xml:space="preserve">: H. Rezaei, V. Beringue, M. Moudjou, S. Truchet, Posdoctoral fellows to be appointed, M. Doumic </w:t>
      </w:r>
      <w:r w:rsidRPr="00C9500E">
        <w:rPr>
          <w:b/>
          <w:sz w:val="22"/>
          <w:szCs w:val="22"/>
          <w:highlight w:val="yellow"/>
          <w:lang w:val="en-US"/>
        </w:rPr>
        <w:t>Collaborators</w:t>
      </w:r>
      <w:r w:rsidRPr="00C9500E">
        <w:rPr>
          <w:sz w:val="22"/>
          <w:szCs w:val="22"/>
          <w:highlight w:val="yellow"/>
          <w:lang w:val="en-US"/>
        </w:rPr>
        <w:t>:  A. Deniset (Université Paris-Saclay; structural analyses), P. Minard (CNRS, PrP ligands), J.L Vilotte (INRA Jouy-en-Josas;  transgenic mouse models), O. Andréoletti (INRA ENV Toulouse; neuropathological studies, human and animal prion isolates), JM Peyrin (Paris Neuroscience, primary cultured neurons in microfluidic devices).</w:t>
      </w:r>
      <w:r w:rsidRPr="0026330E">
        <w:rPr>
          <w:sz w:val="22"/>
          <w:szCs w:val="22"/>
          <w:lang w:val="en-US"/>
        </w:rPr>
        <w:t xml:space="preserve"> </w:t>
      </w:r>
      <w:r w:rsidR="00C9500E" w:rsidRPr="005E3CCB">
        <w:rPr>
          <w:sz w:val="22"/>
          <w:szCs w:val="22"/>
          <w:lang w:val="en-US"/>
          <w:rPrChange w:id="129" w:author="Vincent Béringue" w:date="2017-11-06T17:41:00Z">
            <w:rPr>
              <w:sz w:val="22"/>
              <w:szCs w:val="22"/>
            </w:rPr>
          </w:rPrChange>
        </w:rPr>
        <w:t xml:space="preserve">C. Sizun, CNRS, ISN, gif-Sur Yvette, France (RMN), F. Fraternali, King’s College, London, UK (Molecular dynamic) </w:t>
      </w:r>
    </w:p>
    <w:p w14:paraId="0F982B10" w14:textId="77777777" w:rsidR="00B841F6" w:rsidRPr="005E3CCB" w:rsidRDefault="00B841F6" w:rsidP="0027489C">
      <w:pPr>
        <w:spacing w:before="60"/>
        <w:jc w:val="both"/>
        <w:textAlignment w:val="baseline"/>
        <w:rPr>
          <w:rFonts w:eastAsia="Calibri"/>
          <w:sz w:val="22"/>
          <w:szCs w:val="22"/>
          <w:lang w:val="en-US" w:eastAsia="en-US"/>
          <w:rPrChange w:id="130" w:author="Vincent Béringue" w:date="2017-11-06T17:41:00Z">
            <w:rPr>
              <w:rFonts w:eastAsia="Calibri"/>
              <w:sz w:val="22"/>
              <w:szCs w:val="22"/>
              <w:lang w:eastAsia="en-US"/>
            </w:rPr>
          </w:rPrChange>
        </w:rPr>
      </w:pPr>
    </w:p>
    <w:p w14:paraId="5BB8CCF8" w14:textId="77777777" w:rsidR="00637337" w:rsidRDefault="00F525D9">
      <w:pPr>
        <w:spacing w:before="60"/>
        <w:jc w:val="both"/>
        <w:textAlignment w:val="baseline"/>
        <w:rPr>
          <w:ins w:id="131" w:author="Human Rezaei" w:date="2017-11-07T11:25:00Z"/>
          <w:rFonts w:eastAsia="Calibri"/>
          <w:sz w:val="22"/>
          <w:szCs w:val="22"/>
          <w:lang w:val="en-US" w:eastAsia="en-US"/>
        </w:rPr>
        <w:pPrChange w:id="132" w:author="Human Rezaei" w:date="2017-11-07T11:30:00Z">
          <w:pPr>
            <w:spacing w:before="60" w:line="480" w:lineRule="auto"/>
            <w:jc w:val="both"/>
            <w:textAlignment w:val="baseline"/>
          </w:pPr>
        </w:pPrChange>
      </w:pPr>
      <w:r>
        <w:rPr>
          <w:rFonts w:eastAsia="Calibri"/>
          <w:sz w:val="22"/>
          <w:szCs w:val="22"/>
          <w:lang w:val="en-US" w:eastAsia="en-US"/>
        </w:rPr>
        <w:t xml:space="preserve">The base of </w:t>
      </w:r>
      <w:r w:rsidR="00B50C46">
        <w:rPr>
          <w:rFonts w:eastAsia="Calibri"/>
          <w:sz w:val="22"/>
          <w:szCs w:val="22"/>
          <w:lang w:val="en-US" w:eastAsia="en-US"/>
        </w:rPr>
        <w:t xml:space="preserve">the </w:t>
      </w:r>
      <w:r>
        <w:rPr>
          <w:rFonts w:eastAsia="Calibri"/>
          <w:sz w:val="22"/>
          <w:szCs w:val="22"/>
          <w:lang w:val="en-US" w:eastAsia="en-US"/>
        </w:rPr>
        <w:t>p</w:t>
      </w:r>
      <w:r w:rsidR="00637337">
        <w:rPr>
          <w:rFonts w:eastAsia="Calibri"/>
          <w:sz w:val="22"/>
          <w:szCs w:val="22"/>
          <w:lang w:val="en-US" w:eastAsia="en-US"/>
        </w:rPr>
        <w:t>rion par</w:t>
      </w:r>
      <w:r>
        <w:rPr>
          <w:rFonts w:eastAsia="Calibri"/>
          <w:sz w:val="22"/>
          <w:szCs w:val="22"/>
          <w:lang w:val="en-US" w:eastAsia="en-US"/>
        </w:rPr>
        <w:t>adigm consider</w:t>
      </w:r>
      <w:r w:rsidR="00944FB4">
        <w:rPr>
          <w:rFonts w:eastAsia="Calibri"/>
          <w:sz w:val="22"/>
          <w:szCs w:val="22"/>
          <w:lang w:val="en-US" w:eastAsia="en-US"/>
        </w:rPr>
        <w:t>s</w:t>
      </w:r>
      <w:r>
        <w:rPr>
          <w:rFonts w:eastAsia="Calibri"/>
          <w:sz w:val="22"/>
          <w:szCs w:val="22"/>
          <w:lang w:val="en-US" w:eastAsia="en-US"/>
        </w:rPr>
        <w:t xml:space="preserve"> p</w:t>
      </w:r>
      <w:r w:rsidR="00637337">
        <w:rPr>
          <w:rFonts w:eastAsia="Calibri"/>
          <w:sz w:val="22"/>
          <w:szCs w:val="22"/>
          <w:lang w:val="en-US" w:eastAsia="en-US"/>
        </w:rPr>
        <w:t xml:space="preserve">rion replication as a process of </w:t>
      </w:r>
      <w:r w:rsidR="00637337" w:rsidRPr="008E6091">
        <w:rPr>
          <w:rFonts w:eastAsia="Calibri"/>
          <w:b/>
          <w:sz w:val="22"/>
          <w:szCs w:val="22"/>
          <w:lang w:val="en-US" w:eastAsia="en-US"/>
        </w:rPr>
        <w:t xml:space="preserve">Structural Information Transfer </w:t>
      </w:r>
      <w:r w:rsidR="00637337">
        <w:rPr>
          <w:rFonts w:eastAsia="Calibri"/>
          <w:sz w:val="22"/>
          <w:szCs w:val="22"/>
          <w:lang w:val="en-US" w:eastAsia="en-US"/>
        </w:rPr>
        <w:t xml:space="preserve">(SIT) from a template (i.e. </w:t>
      </w:r>
      <w:r w:rsidRPr="0026330E">
        <w:rPr>
          <w:rFonts w:eastAsia="Calibri"/>
          <w:sz w:val="22"/>
          <w:szCs w:val="22"/>
          <w:lang w:val="en-US" w:eastAsia="en-US"/>
        </w:rPr>
        <w:t>PrP</w:t>
      </w:r>
      <w:r w:rsidRPr="0026330E">
        <w:rPr>
          <w:rFonts w:eastAsia="Calibri"/>
          <w:sz w:val="22"/>
          <w:szCs w:val="22"/>
          <w:vertAlign w:val="superscript"/>
          <w:lang w:val="en-US" w:eastAsia="en-US"/>
        </w:rPr>
        <w:t>Sc</w:t>
      </w:r>
      <w:r w:rsidR="00637337">
        <w:rPr>
          <w:rFonts w:eastAsia="Calibri"/>
          <w:sz w:val="22"/>
          <w:szCs w:val="22"/>
          <w:lang w:val="en-US" w:eastAsia="en-US"/>
        </w:rPr>
        <w:t>) to a substrate (i.e. PrP</w:t>
      </w:r>
      <w:r w:rsidR="00637337" w:rsidRPr="00F525D9">
        <w:rPr>
          <w:rFonts w:eastAsia="Calibri"/>
          <w:sz w:val="22"/>
          <w:szCs w:val="22"/>
          <w:vertAlign w:val="superscript"/>
          <w:lang w:val="en-US" w:eastAsia="en-US"/>
        </w:rPr>
        <w:t>C</w:t>
      </w:r>
      <w:r w:rsidR="00637337">
        <w:rPr>
          <w:rFonts w:eastAsia="Calibri"/>
          <w:sz w:val="22"/>
          <w:szCs w:val="22"/>
          <w:lang w:val="en-US" w:eastAsia="en-US"/>
        </w:rPr>
        <w:t xml:space="preserve">) </w:t>
      </w:r>
      <w:r w:rsidR="00637337" w:rsidRPr="000923C6">
        <w:rPr>
          <w:rFonts w:eastAsia="Calibri"/>
          <w:sz w:val="22"/>
          <w:szCs w:val="22"/>
          <w:highlight w:val="yellow"/>
          <w:lang w:val="en-US" w:eastAsia="en-US"/>
        </w:rPr>
        <w:t>(Fig</w:t>
      </w:r>
      <w:r w:rsidR="00637337" w:rsidRPr="00BD4C06">
        <w:rPr>
          <w:rFonts w:eastAsia="Calibri"/>
          <w:sz w:val="22"/>
          <w:szCs w:val="22"/>
          <w:lang w:val="en-US" w:eastAsia="en-US"/>
        </w:rPr>
        <w:t>?</w:t>
      </w:r>
      <w:r w:rsidR="00637337">
        <w:rPr>
          <w:rFonts w:eastAsia="Calibri"/>
          <w:sz w:val="22"/>
          <w:szCs w:val="22"/>
          <w:lang w:val="en-US" w:eastAsia="en-US"/>
        </w:rPr>
        <w:t>)</w:t>
      </w:r>
      <w:r w:rsidR="00EB564F">
        <w:rPr>
          <w:rFonts w:eastAsia="Calibri"/>
          <w:sz w:val="22"/>
          <w:szCs w:val="22"/>
          <w:lang w:val="en-US" w:eastAsia="en-US"/>
        </w:rPr>
        <w:t>.</w:t>
      </w:r>
      <w:r w:rsidR="00637337">
        <w:rPr>
          <w:rFonts w:eastAsia="Calibri"/>
          <w:sz w:val="22"/>
          <w:szCs w:val="22"/>
          <w:lang w:val="en-US" w:eastAsia="en-US"/>
        </w:rPr>
        <w:t xml:space="preserve"> </w:t>
      </w:r>
      <w:del w:id="133" w:author="Human Rezaei" w:date="2017-11-07T11:12:00Z">
        <w:r w:rsidR="00637337" w:rsidDel="00EB564F">
          <w:rPr>
            <w:rFonts w:eastAsia="Calibri"/>
            <w:sz w:val="22"/>
            <w:szCs w:val="22"/>
            <w:lang w:val="en-US" w:eastAsia="en-US"/>
          </w:rPr>
          <w:delText>This</w:delText>
        </w:r>
      </w:del>
      <w:ins w:id="134" w:author="Human Rezaei" w:date="2017-11-07T11:12:00Z">
        <w:r w:rsidR="00EB564F">
          <w:rPr>
            <w:rFonts w:eastAsia="Calibri"/>
            <w:sz w:val="22"/>
            <w:szCs w:val="22"/>
            <w:lang w:val="en-US" w:eastAsia="en-US"/>
          </w:rPr>
          <w:t>The transfer</w:t>
        </w:r>
      </w:ins>
      <w:r w:rsidR="00637337">
        <w:rPr>
          <w:rFonts w:eastAsia="Calibri"/>
          <w:sz w:val="22"/>
          <w:szCs w:val="22"/>
          <w:lang w:val="en-US" w:eastAsia="en-US"/>
        </w:rPr>
        <w:t xml:space="preserve"> leads to a deep structural remodeling of the substrate, which will adopt the structure of the template</w:t>
      </w:r>
      <w:ins w:id="135" w:author="Human Rezaei" w:date="2017-11-07T11:13:00Z">
        <w:r w:rsidR="00EB564F">
          <w:rPr>
            <w:rFonts w:eastAsia="Calibri"/>
            <w:sz w:val="22"/>
            <w:szCs w:val="22"/>
            <w:lang w:val="en-US" w:eastAsia="en-US"/>
          </w:rPr>
          <w:t xml:space="preserve"> containing also the strain structural determinant</w:t>
        </w:r>
      </w:ins>
      <w:r w:rsidR="00637337">
        <w:rPr>
          <w:rFonts w:eastAsia="Calibri"/>
          <w:sz w:val="22"/>
          <w:szCs w:val="22"/>
          <w:lang w:val="en-US" w:eastAsia="en-US"/>
        </w:rPr>
        <w:t>. Conventional methodologies have so far failed to provide a precise view of the molecular process</w:t>
      </w:r>
      <w:ins w:id="136" w:author="Human Rezaei" w:date="2017-11-07T11:13:00Z">
        <w:r w:rsidR="00EB564F">
          <w:rPr>
            <w:rFonts w:eastAsia="Calibri"/>
            <w:sz w:val="22"/>
            <w:szCs w:val="22"/>
            <w:lang w:val="en-US" w:eastAsia="en-US"/>
          </w:rPr>
          <w:t xml:space="preserve"> of the SIT</w:t>
        </w:r>
      </w:ins>
      <w:r w:rsidR="00637337">
        <w:rPr>
          <w:rFonts w:eastAsia="Calibri"/>
          <w:sz w:val="22"/>
          <w:szCs w:val="22"/>
          <w:lang w:val="en-US" w:eastAsia="en-US"/>
        </w:rPr>
        <w:t>. In the literature, only eight publications based on theoretical approaches tried to address this topic (</w:t>
      </w:r>
      <w:r w:rsidR="00637337" w:rsidRPr="00F525D9">
        <w:rPr>
          <w:rFonts w:eastAsia="Calibri"/>
          <w:sz w:val="22"/>
          <w:szCs w:val="22"/>
          <w:highlight w:val="yellow"/>
          <w:lang w:val="en-US" w:eastAsia="en-US"/>
        </w:rPr>
        <w:t>ref</w:t>
      </w:r>
      <w:r w:rsidR="00637337">
        <w:rPr>
          <w:rFonts w:eastAsia="Calibri"/>
          <w:sz w:val="22"/>
          <w:szCs w:val="22"/>
          <w:lang w:val="en-US" w:eastAsia="en-US"/>
        </w:rPr>
        <w:t xml:space="preserve">). This failure is mainly due to the fact that </w:t>
      </w:r>
      <w:r w:rsidR="00637337" w:rsidRPr="00F30C6D">
        <w:rPr>
          <w:rFonts w:eastAsia="Calibri"/>
          <w:b/>
          <w:sz w:val="22"/>
          <w:szCs w:val="22"/>
          <w:lang w:val="en-US" w:eastAsia="en-US"/>
        </w:rPr>
        <w:t>there is not a unique templating interface</w:t>
      </w:r>
      <w:r w:rsidR="00637337">
        <w:rPr>
          <w:rFonts w:eastAsia="Calibri"/>
          <w:sz w:val="22"/>
          <w:szCs w:val="22"/>
          <w:lang w:val="en-US" w:eastAsia="en-US"/>
        </w:rPr>
        <w:t xml:space="preserve"> but potentially as much as the number of </w:t>
      </w:r>
      <w:r w:rsidRPr="0026330E">
        <w:rPr>
          <w:rFonts w:eastAsia="Calibri"/>
          <w:sz w:val="22"/>
          <w:szCs w:val="22"/>
          <w:lang w:val="en-US" w:eastAsia="en-US"/>
        </w:rPr>
        <w:t>PrP</w:t>
      </w:r>
      <w:r w:rsidRPr="0026330E">
        <w:rPr>
          <w:rFonts w:eastAsia="Calibri"/>
          <w:sz w:val="22"/>
          <w:szCs w:val="22"/>
          <w:vertAlign w:val="superscript"/>
          <w:lang w:val="en-US" w:eastAsia="en-US"/>
        </w:rPr>
        <w:t>Sc</w:t>
      </w:r>
      <w:r w:rsidRPr="0026330E">
        <w:rPr>
          <w:rFonts w:eastAsia="Calibri"/>
          <w:sz w:val="22"/>
          <w:szCs w:val="22"/>
          <w:lang w:val="en-US" w:eastAsia="en-US"/>
        </w:rPr>
        <w:t xml:space="preserve"> </w:t>
      </w:r>
      <w:r w:rsidR="00637337">
        <w:rPr>
          <w:rFonts w:eastAsia="Calibri"/>
          <w:sz w:val="22"/>
          <w:szCs w:val="22"/>
          <w:lang w:val="en-US" w:eastAsia="en-US"/>
        </w:rPr>
        <w:t>subassemblies/substrains</w:t>
      </w:r>
      <w:del w:id="137" w:author="Human Rezaei" w:date="2017-11-07T11:14:00Z">
        <w:r w:rsidR="00637337" w:rsidDel="00364E4E">
          <w:rPr>
            <w:rFonts w:eastAsia="Calibri"/>
            <w:sz w:val="22"/>
            <w:szCs w:val="22"/>
            <w:lang w:val="en-US" w:eastAsia="en-US"/>
          </w:rPr>
          <w:delText>.</w:delText>
        </w:r>
      </w:del>
      <w:r w:rsidR="0082120F">
        <w:rPr>
          <w:rFonts w:eastAsia="Calibri"/>
          <w:sz w:val="22"/>
          <w:szCs w:val="22"/>
          <w:lang w:val="en-US" w:eastAsia="en-US"/>
        </w:rPr>
        <w:t xml:space="preserve">. </w:t>
      </w:r>
      <w:r w:rsidR="00637337">
        <w:rPr>
          <w:rFonts w:eastAsia="Calibri"/>
          <w:sz w:val="22"/>
          <w:szCs w:val="22"/>
          <w:lang w:val="en-US" w:eastAsia="en-US"/>
        </w:rPr>
        <w:t xml:space="preserve">Considering the achievements expected from WP1, </w:t>
      </w:r>
      <w:ins w:id="138" w:author="Human Rezaei" w:date="2017-11-07T11:14:00Z">
        <w:r w:rsidR="00DA5F17">
          <w:rPr>
            <w:rFonts w:eastAsia="Calibri"/>
            <w:sz w:val="22"/>
            <w:szCs w:val="22"/>
            <w:lang w:val="en-US" w:eastAsia="en-US"/>
          </w:rPr>
          <w:t>t</w:t>
        </w:r>
      </w:ins>
      <w:del w:id="139" w:author="Human Rezaei" w:date="2017-11-07T11:14:00Z">
        <w:r w:rsidR="00E03492" w:rsidDel="00DA5F17">
          <w:rPr>
            <w:rFonts w:eastAsia="Calibri"/>
            <w:sz w:val="22"/>
            <w:szCs w:val="22"/>
            <w:lang w:val="en-US" w:eastAsia="en-US"/>
          </w:rPr>
          <w:delText>T</w:delText>
        </w:r>
      </w:del>
      <w:r w:rsidR="00E03492">
        <w:rPr>
          <w:rFonts w:eastAsia="Calibri"/>
          <w:sz w:val="22"/>
          <w:szCs w:val="22"/>
          <w:lang w:val="en-US" w:eastAsia="en-US"/>
        </w:rPr>
        <w:t xml:space="preserve">he WP2 </w:t>
      </w:r>
      <w:r w:rsidR="00E03492" w:rsidRPr="00FF3EBC">
        <w:rPr>
          <w:rFonts w:eastAsia="Calibri"/>
          <w:sz w:val="22"/>
          <w:szCs w:val="22"/>
          <w:lang w:val="en-US" w:eastAsia="en-US"/>
        </w:rPr>
        <w:t xml:space="preserve">has for objective to address the molecular mechanisms of the </w:t>
      </w:r>
      <w:r w:rsidR="00E03492">
        <w:rPr>
          <w:rFonts w:eastAsia="Calibri"/>
          <w:sz w:val="22"/>
          <w:szCs w:val="22"/>
          <w:lang w:val="en-US" w:eastAsia="en-US"/>
        </w:rPr>
        <w:t xml:space="preserve">SIT by considering </w:t>
      </w:r>
      <w:r w:rsidR="00637337">
        <w:rPr>
          <w:rFonts w:eastAsia="Calibri"/>
          <w:sz w:val="22"/>
          <w:szCs w:val="22"/>
          <w:lang w:val="en-US" w:eastAsia="en-US"/>
        </w:rPr>
        <w:t>two major mechanistic issues</w:t>
      </w:r>
      <w:r w:rsidR="0082120F">
        <w:rPr>
          <w:rFonts w:eastAsia="Calibri"/>
          <w:sz w:val="22"/>
          <w:szCs w:val="22"/>
          <w:lang w:val="en-US" w:eastAsia="en-US"/>
        </w:rPr>
        <w:t xml:space="preserve">: i) </w:t>
      </w:r>
      <w:r w:rsidR="00637337">
        <w:rPr>
          <w:rFonts w:eastAsia="Calibri"/>
          <w:sz w:val="22"/>
          <w:szCs w:val="22"/>
          <w:lang w:val="en-US" w:eastAsia="en-US"/>
        </w:rPr>
        <w:t>The first one will take into account the structural heterogeneity</w:t>
      </w:r>
      <w:ins w:id="140" w:author="Human Rezaei" w:date="2017-11-07T11:15:00Z">
        <w:r w:rsidR="004F39F9">
          <w:rPr>
            <w:rFonts w:eastAsia="Calibri"/>
            <w:sz w:val="22"/>
            <w:szCs w:val="22"/>
            <w:lang w:val="en-US" w:eastAsia="en-US"/>
          </w:rPr>
          <w:t xml:space="preserve"> </w:t>
        </w:r>
      </w:ins>
      <w:ins w:id="141" w:author="Human Rezaei" w:date="2017-11-07T11:16:00Z">
        <w:r w:rsidR="004F39F9">
          <w:rPr>
            <w:rFonts w:eastAsia="Calibri"/>
            <w:sz w:val="22"/>
            <w:szCs w:val="22"/>
            <w:lang w:val="en-US" w:eastAsia="en-US"/>
          </w:rPr>
          <w:t xml:space="preserve">of the template and the existence of a </w:t>
        </w:r>
      </w:ins>
      <w:ins w:id="142" w:author="Human Rezaei" w:date="2017-11-07T11:17:00Z">
        <w:r w:rsidR="005B12EE">
          <w:rPr>
            <w:rFonts w:eastAsia="Calibri"/>
            <w:sz w:val="22"/>
            <w:szCs w:val="22"/>
            <w:lang w:val="en-US" w:eastAsia="en-US"/>
          </w:rPr>
          <w:t xml:space="preserve">network of exchange between </w:t>
        </w:r>
      </w:ins>
      <w:ins w:id="143" w:author="Human Rezaei" w:date="2017-11-07T11:18:00Z">
        <w:r w:rsidR="005B12EE">
          <w:rPr>
            <w:rFonts w:eastAsia="Calibri"/>
            <w:sz w:val="22"/>
            <w:szCs w:val="22"/>
            <w:lang w:val="en-US" w:eastAsia="en-US"/>
          </w:rPr>
          <w:t xml:space="preserve">PrPSc subassemblies </w:t>
        </w:r>
        <w:r w:rsidR="005F7C48">
          <w:rPr>
            <w:rFonts w:eastAsia="Calibri"/>
            <w:sz w:val="22"/>
            <w:szCs w:val="22"/>
            <w:lang w:val="en-US" w:eastAsia="en-US"/>
          </w:rPr>
          <w:t>within a given strain</w:t>
        </w:r>
      </w:ins>
      <w:ins w:id="144" w:author="Human Rezaei" w:date="2017-11-07T11:19:00Z">
        <w:r w:rsidR="003D6E38">
          <w:rPr>
            <w:rFonts w:eastAsia="Calibri"/>
            <w:sz w:val="22"/>
            <w:szCs w:val="22"/>
            <w:lang w:val="en-US" w:eastAsia="en-US"/>
          </w:rPr>
          <w:t xml:space="preserve"> or field isolate</w:t>
        </w:r>
      </w:ins>
      <w:del w:id="145" w:author="Human Rezaei" w:date="2017-11-07T11:16:00Z">
        <w:r w:rsidR="00637337" w:rsidDel="004F39F9">
          <w:rPr>
            <w:rFonts w:eastAsia="Calibri"/>
            <w:sz w:val="22"/>
            <w:szCs w:val="22"/>
            <w:lang w:val="en-US" w:eastAsia="en-US"/>
          </w:rPr>
          <w:delText xml:space="preserve"> of the template</w:delText>
        </w:r>
      </w:del>
      <w:r w:rsidR="00637337">
        <w:rPr>
          <w:rFonts w:eastAsia="Calibri"/>
          <w:sz w:val="22"/>
          <w:szCs w:val="22"/>
          <w:lang w:val="en-US" w:eastAsia="en-US"/>
        </w:rPr>
        <w:t xml:space="preserve">. </w:t>
      </w:r>
      <w:ins w:id="146" w:author="Human Rezaei" w:date="2017-11-07T11:21:00Z">
        <w:r w:rsidR="00531FB6">
          <w:rPr>
            <w:rFonts w:eastAsia="Calibri"/>
            <w:sz w:val="22"/>
            <w:szCs w:val="22"/>
            <w:lang w:val="en-US" w:eastAsia="en-US"/>
          </w:rPr>
          <w:t>The structural heterogeneity and t</w:t>
        </w:r>
      </w:ins>
      <w:del w:id="147" w:author="Human Rezaei" w:date="2017-11-07T11:21:00Z">
        <w:r w:rsidR="00637337" w:rsidDel="00531FB6">
          <w:rPr>
            <w:rFonts w:eastAsia="Calibri"/>
            <w:sz w:val="22"/>
            <w:szCs w:val="22"/>
            <w:lang w:val="en-US" w:eastAsia="en-US"/>
          </w:rPr>
          <w:delText>T</w:delText>
        </w:r>
      </w:del>
      <w:r w:rsidR="00637337">
        <w:rPr>
          <w:rFonts w:eastAsia="Calibri"/>
          <w:sz w:val="22"/>
          <w:szCs w:val="22"/>
          <w:lang w:val="en-US" w:eastAsia="en-US"/>
        </w:rPr>
        <w:t xml:space="preserve">he network of exchange </w:t>
      </w:r>
      <w:del w:id="148" w:author="Human Rezaei" w:date="2017-11-07T11:20:00Z">
        <w:r w:rsidR="00637337" w:rsidDel="00531FB6">
          <w:rPr>
            <w:rFonts w:eastAsia="Calibri"/>
            <w:sz w:val="22"/>
            <w:szCs w:val="22"/>
            <w:lang w:val="en-US" w:eastAsia="en-US"/>
          </w:rPr>
          <w:delText xml:space="preserve">between different subassemblies </w:delText>
        </w:r>
      </w:del>
      <w:del w:id="149" w:author="Human Rezaei" w:date="2017-11-07T11:21:00Z">
        <w:r w:rsidR="00637337" w:rsidDel="00531FB6">
          <w:rPr>
            <w:rFonts w:eastAsia="Calibri"/>
            <w:sz w:val="22"/>
            <w:szCs w:val="22"/>
            <w:lang w:val="en-US" w:eastAsia="en-US"/>
          </w:rPr>
          <w:delText xml:space="preserve">adds </w:delText>
        </w:r>
        <w:r w:rsidR="00F111E8" w:rsidDel="00531FB6">
          <w:rPr>
            <w:rFonts w:eastAsia="Calibri"/>
            <w:sz w:val="22"/>
            <w:szCs w:val="22"/>
            <w:lang w:val="en-US" w:eastAsia="en-US"/>
          </w:rPr>
          <w:delText xml:space="preserve">a layer </w:delText>
        </w:r>
        <w:r w:rsidR="00637337" w:rsidDel="00531FB6">
          <w:rPr>
            <w:rFonts w:eastAsia="Calibri"/>
            <w:sz w:val="22"/>
            <w:szCs w:val="22"/>
            <w:lang w:val="en-US" w:eastAsia="en-US"/>
          </w:rPr>
          <w:delText xml:space="preserve">of complexity </w:delText>
        </w:r>
        <w:r w:rsidR="00F111E8" w:rsidDel="00531FB6">
          <w:rPr>
            <w:rFonts w:eastAsia="Calibri"/>
            <w:sz w:val="22"/>
            <w:szCs w:val="22"/>
            <w:lang w:val="en-US" w:eastAsia="en-US"/>
          </w:rPr>
          <w:delText xml:space="preserve">that </w:delText>
        </w:r>
      </w:del>
      <w:r w:rsidR="00637337">
        <w:rPr>
          <w:rFonts w:eastAsia="Calibri"/>
          <w:sz w:val="22"/>
          <w:szCs w:val="22"/>
          <w:lang w:val="en-US" w:eastAsia="en-US"/>
        </w:rPr>
        <w:t>impose</w:t>
      </w:r>
      <w:del w:id="150" w:author="Human Rezaei" w:date="2017-11-07T11:21:00Z">
        <w:r w:rsidR="00637337" w:rsidDel="00531FB6">
          <w:rPr>
            <w:rFonts w:eastAsia="Calibri"/>
            <w:sz w:val="22"/>
            <w:szCs w:val="22"/>
            <w:lang w:val="en-US" w:eastAsia="en-US"/>
          </w:rPr>
          <w:delText>s</w:delText>
        </w:r>
      </w:del>
      <w:r w:rsidR="00637337">
        <w:rPr>
          <w:rFonts w:eastAsia="Calibri"/>
          <w:sz w:val="22"/>
          <w:szCs w:val="22"/>
          <w:lang w:val="en-US" w:eastAsia="en-US"/>
        </w:rPr>
        <w:t xml:space="preserve"> us </w:t>
      </w:r>
      <w:r w:rsidR="00637337" w:rsidRPr="00F30C6D">
        <w:rPr>
          <w:rFonts w:eastAsia="Calibri"/>
          <w:sz w:val="22"/>
          <w:szCs w:val="22"/>
          <w:u w:val="single"/>
          <w:lang w:val="en-US" w:eastAsia="en-US"/>
        </w:rPr>
        <w:t>to explore the response of the network</w:t>
      </w:r>
      <w:ins w:id="151" w:author="Human Rezaei" w:date="2017-11-07T11:21:00Z">
        <w:r w:rsidR="00531FB6">
          <w:rPr>
            <w:rFonts w:eastAsia="Calibri"/>
            <w:sz w:val="22"/>
            <w:szCs w:val="22"/>
            <w:u w:val="single"/>
            <w:lang w:val="en-US" w:eastAsia="en-US"/>
          </w:rPr>
          <w:t xml:space="preserve"> (i.e.</w:t>
        </w:r>
      </w:ins>
      <w:ins w:id="152" w:author="Human Rezaei" w:date="2017-11-07T11:22:00Z">
        <w:r w:rsidR="00531FB6">
          <w:rPr>
            <w:rFonts w:eastAsia="Calibri"/>
            <w:sz w:val="22"/>
            <w:szCs w:val="22"/>
            <w:u w:val="single"/>
            <w:lang w:val="en-US" w:eastAsia="en-US"/>
          </w:rPr>
          <w:t xml:space="preserve"> a global response)</w:t>
        </w:r>
      </w:ins>
      <w:r w:rsidR="00637337" w:rsidRPr="00F30C6D">
        <w:rPr>
          <w:rFonts w:eastAsia="Calibri"/>
          <w:sz w:val="22"/>
          <w:szCs w:val="22"/>
          <w:u w:val="single"/>
          <w:lang w:val="en-US" w:eastAsia="en-US"/>
        </w:rPr>
        <w:t xml:space="preserve"> to a given type of substrate </w:t>
      </w:r>
      <w:r w:rsidR="00637337">
        <w:rPr>
          <w:rFonts w:eastAsia="Calibri"/>
          <w:sz w:val="22"/>
          <w:szCs w:val="22"/>
          <w:u w:val="single"/>
          <w:lang w:val="en-US" w:eastAsia="en-US"/>
        </w:rPr>
        <w:t>rather than</w:t>
      </w:r>
      <w:r w:rsidR="00637337" w:rsidRPr="00F30C6D">
        <w:rPr>
          <w:rFonts w:eastAsia="Calibri"/>
          <w:sz w:val="22"/>
          <w:szCs w:val="22"/>
          <w:u w:val="single"/>
          <w:lang w:val="en-US" w:eastAsia="en-US"/>
        </w:rPr>
        <w:t xml:space="preserve"> the efficiency of a unique </w:t>
      </w:r>
      <w:r w:rsidR="00637337">
        <w:rPr>
          <w:rFonts w:eastAsia="Calibri"/>
          <w:sz w:val="22"/>
          <w:szCs w:val="22"/>
          <w:u w:val="single"/>
          <w:lang w:val="en-US" w:eastAsia="en-US"/>
        </w:rPr>
        <w:t>PrP</w:t>
      </w:r>
      <w:r w:rsidR="00637337" w:rsidRPr="002C7403">
        <w:rPr>
          <w:rFonts w:eastAsia="Calibri"/>
          <w:sz w:val="22"/>
          <w:szCs w:val="22"/>
          <w:u w:val="single"/>
          <w:vertAlign w:val="superscript"/>
          <w:lang w:val="en-US" w:eastAsia="en-US"/>
        </w:rPr>
        <w:t>Sc</w:t>
      </w:r>
      <w:r w:rsidR="00637337">
        <w:rPr>
          <w:rFonts w:eastAsia="Calibri"/>
          <w:sz w:val="22"/>
          <w:szCs w:val="22"/>
          <w:u w:val="single"/>
          <w:lang w:val="en-US" w:eastAsia="en-US"/>
        </w:rPr>
        <w:t xml:space="preserve">  </w:t>
      </w:r>
      <w:r w:rsidR="00637337" w:rsidRPr="00F30C6D">
        <w:rPr>
          <w:rFonts w:eastAsia="Calibri"/>
          <w:sz w:val="22"/>
          <w:szCs w:val="22"/>
          <w:u w:val="single"/>
          <w:lang w:val="en-US" w:eastAsia="en-US"/>
        </w:rPr>
        <w:t>subassemblies</w:t>
      </w:r>
      <w:r w:rsidR="00637337">
        <w:rPr>
          <w:rFonts w:eastAsia="Calibri"/>
          <w:sz w:val="22"/>
          <w:szCs w:val="22"/>
          <w:u w:val="single"/>
          <w:lang w:val="en-US" w:eastAsia="en-US"/>
        </w:rPr>
        <w:t xml:space="preserve"> to template a given substrate</w:t>
      </w:r>
      <w:r w:rsidR="00637337">
        <w:rPr>
          <w:rStyle w:val="Marquedecommentaire"/>
        </w:rPr>
        <w:commentReference w:id="153"/>
      </w:r>
      <w:r w:rsidR="00637337">
        <w:rPr>
          <w:rFonts w:eastAsia="Calibri"/>
          <w:sz w:val="22"/>
          <w:szCs w:val="22"/>
          <w:u w:val="single"/>
          <w:lang w:val="en-US" w:eastAsia="en-US"/>
        </w:rPr>
        <w:t>.</w:t>
      </w:r>
      <w:del w:id="154" w:author="Human Rezaei" w:date="2017-11-07T11:22:00Z">
        <w:r w:rsidR="0082120F" w:rsidDel="00DF0D44">
          <w:rPr>
            <w:rFonts w:eastAsia="Calibri"/>
            <w:sz w:val="22"/>
            <w:szCs w:val="22"/>
            <w:u w:val="single"/>
            <w:lang w:val="en-US" w:eastAsia="en-US"/>
          </w:rPr>
          <w:delText>,</w:delText>
        </w:r>
      </w:del>
      <w:r w:rsidR="0082120F">
        <w:rPr>
          <w:rFonts w:eastAsia="Calibri"/>
          <w:sz w:val="22"/>
          <w:szCs w:val="22"/>
          <w:u w:val="single"/>
          <w:lang w:val="en-US" w:eastAsia="en-US"/>
        </w:rPr>
        <w:t xml:space="preserve"> ii)</w:t>
      </w:r>
      <w:r w:rsidR="002C7403">
        <w:rPr>
          <w:rFonts w:eastAsia="Calibri"/>
          <w:sz w:val="22"/>
          <w:szCs w:val="22"/>
          <w:u w:val="single"/>
          <w:lang w:val="en-US" w:eastAsia="en-US"/>
        </w:rPr>
        <w:t xml:space="preserve"> </w:t>
      </w:r>
      <w:ins w:id="155" w:author="Human Rezaei" w:date="2017-11-07T11:26:00Z">
        <w:r w:rsidR="007037A9">
          <w:rPr>
            <w:rFonts w:eastAsia="Calibri"/>
            <w:sz w:val="22"/>
            <w:szCs w:val="22"/>
            <w:u w:val="single"/>
            <w:lang w:val="en-US" w:eastAsia="en-US"/>
          </w:rPr>
          <w:t xml:space="preserve">In the frame work of SIT </w:t>
        </w:r>
      </w:ins>
      <w:ins w:id="156" w:author="Human Rezaei" w:date="2017-11-07T11:28:00Z">
        <w:r w:rsidR="00C4496A">
          <w:rPr>
            <w:rFonts w:eastAsia="Calibri"/>
            <w:sz w:val="22"/>
            <w:szCs w:val="22"/>
            <w:u w:val="single"/>
            <w:lang w:val="en-US" w:eastAsia="en-US"/>
          </w:rPr>
          <w:t>how suPrP is formed</w:t>
        </w:r>
      </w:ins>
      <w:ins w:id="157" w:author="Human Rezaei" w:date="2017-11-07T11:30:00Z">
        <w:r w:rsidR="00AF37FD">
          <w:rPr>
            <w:rFonts w:eastAsia="Calibri"/>
            <w:sz w:val="22"/>
            <w:szCs w:val="22"/>
            <w:u w:val="single"/>
            <w:lang w:val="en-US" w:eastAsia="en-US"/>
          </w:rPr>
          <w:t xml:space="preserve"> </w:t>
        </w:r>
        <w:r w:rsidR="00AF37FD">
          <w:rPr>
            <w:rFonts w:eastAsia="Calibri"/>
            <w:sz w:val="22"/>
            <w:szCs w:val="22"/>
            <w:lang w:val="en-US" w:eastAsia="en-US"/>
          </w:rPr>
          <w:fldChar w:fldCharType="begin"/>
        </w:r>
        <w:r w:rsidR="00AF37FD">
          <w:rPr>
            <w:rFonts w:eastAsia="Calibri"/>
            <w:sz w:val="22"/>
            <w:szCs w:val="22"/>
            <w:lang w:val="en-US" w:eastAsia="en-US"/>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00AF37FD">
          <w:rPr>
            <w:rFonts w:eastAsia="Calibri"/>
            <w:sz w:val="22"/>
            <w:szCs w:val="22"/>
            <w:lang w:val="en-US" w:eastAsia="en-US"/>
          </w:rPr>
          <w:fldChar w:fldCharType="separate"/>
        </w:r>
        <w:r w:rsidR="00AF37FD">
          <w:rPr>
            <w:rFonts w:eastAsia="Calibri"/>
            <w:noProof/>
            <w:sz w:val="22"/>
            <w:szCs w:val="22"/>
            <w:lang w:val="en-US" w:eastAsia="en-US"/>
          </w:rPr>
          <w:t>(</w:t>
        </w:r>
        <w:r w:rsidR="00AF37FD" w:rsidRPr="00B841F6">
          <w:rPr>
            <w:rFonts w:eastAsia="Calibri"/>
            <w:i/>
            <w:noProof/>
            <w:sz w:val="22"/>
            <w:szCs w:val="22"/>
            <w:lang w:val="en-US" w:eastAsia="en-US"/>
          </w:rPr>
          <w:t>19</w:t>
        </w:r>
        <w:r w:rsidR="00AF37FD">
          <w:rPr>
            <w:rFonts w:eastAsia="Calibri"/>
            <w:noProof/>
            <w:sz w:val="22"/>
            <w:szCs w:val="22"/>
            <w:lang w:val="en-US" w:eastAsia="en-US"/>
          </w:rPr>
          <w:t>)</w:t>
        </w:r>
        <w:r w:rsidR="00AF37FD">
          <w:rPr>
            <w:rFonts w:eastAsia="Calibri"/>
            <w:sz w:val="22"/>
            <w:szCs w:val="22"/>
            <w:lang w:val="en-US" w:eastAsia="en-US"/>
          </w:rPr>
          <w:fldChar w:fldCharType="end"/>
        </w:r>
      </w:ins>
      <w:ins w:id="158" w:author="Human Rezaei" w:date="2017-11-07T11:28:00Z">
        <w:r w:rsidR="00C4496A">
          <w:rPr>
            <w:rFonts w:eastAsia="Calibri"/>
            <w:sz w:val="22"/>
            <w:szCs w:val="22"/>
            <w:u w:val="single"/>
            <w:lang w:val="en-US" w:eastAsia="en-US"/>
          </w:rPr>
          <w:t>.</w:t>
        </w:r>
      </w:ins>
      <w:ins w:id="159" w:author="Human Rezaei" w:date="2017-11-07T11:26:00Z">
        <w:r w:rsidR="007037A9">
          <w:rPr>
            <w:rFonts w:eastAsia="Calibri"/>
            <w:sz w:val="22"/>
            <w:szCs w:val="22"/>
            <w:u w:val="single"/>
            <w:lang w:val="en-US" w:eastAsia="en-US"/>
          </w:rPr>
          <w:t xml:space="preserve"> </w:t>
        </w:r>
      </w:ins>
      <w:del w:id="160" w:author="Human Rezaei" w:date="2017-11-07T11:30:00Z">
        <w:r w:rsidR="002C7403" w:rsidRPr="00F512D0" w:rsidDel="00AF37FD">
          <w:rPr>
            <w:rFonts w:eastAsia="Calibri"/>
            <w:sz w:val="22"/>
            <w:szCs w:val="22"/>
            <w:lang w:val="en-US" w:eastAsia="en-US"/>
          </w:rPr>
          <w:delText xml:space="preserve">The second </w:delText>
        </w:r>
        <w:r w:rsidR="0082120F" w:rsidDel="00AF37FD">
          <w:rPr>
            <w:rFonts w:eastAsia="Calibri"/>
            <w:sz w:val="22"/>
            <w:szCs w:val="22"/>
            <w:lang w:val="en-US" w:eastAsia="en-US"/>
          </w:rPr>
          <w:delText xml:space="preserve">one </w:delText>
        </w:r>
        <w:r w:rsidR="00F512D0" w:rsidDel="00AF37FD">
          <w:rPr>
            <w:rFonts w:eastAsia="Calibri"/>
            <w:sz w:val="22"/>
            <w:szCs w:val="22"/>
            <w:lang w:val="en-US" w:eastAsia="en-US"/>
          </w:rPr>
          <w:delText>lies in the formation  of PrP</w:delText>
        </w:r>
        <w:r w:rsidR="00F512D0" w:rsidRPr="00F512D0" w:rsidDel="00AF37FD">
          <w:rPr>
            <w:rFonts w:eastAsia="Calibri"/>
            <w:sz w:val="22"/>
            <w:szCs w:val="22"/>
            <w:vertAlign w:val="superscript"/>
            <w:lang w:val="en-US" w:eastAsia="en-US"/>
          </w:rPr>
          <w:delText>Sc</w:delText>
        </w:r>
        <w:r w:rsidR="00F512D0" w:rsidDel="00AF37FD">
          <w:rPr>
            <w:rFonts w:eastAsia="Calibri"/>
            <w:sz w:val="22"/>
            <w:szCs w:val="22"/>
            <w:lang w:val="en-US" w:eastAsia="en-US"/>
          </w:rPr>
          <w:delText xml:space="preserve"> elementary subunit suPrP </w:delText>
        </w:r>
        <w:r w:rsidR="00F512D0" w:rsidDel="00AF37FD">
          <w:rPr>
            <w:rFonts w:eastAsia="Calibri"/>
            <w:sz w:val="22"/>
            <w:szCs w:val="22"/>
            <w:lang w:val="en-US" w:eastAsia="en-US"/>
          </w:rPr>
          <w:fldChar w:fldCharType="begin"/>
        </w:r>
        <w:r w:rsidR="00B841F6" w:rsidDel="00AF37FD">
          <w:rPr>
            <w:rFonts w:eastAsia="Calibri"/>
            <w:sz w:val="22"/>
            <w:szCs w:val="22"/>
            <w:lang w:val="en-US" w:eastAsia="en-US"/>
          </w:rPr>
          <w:del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delInstrText>
        </w:r>
        <w:r w:rsidR="00F512D0" w:rsidDel="00AF37FD">
          <w:rPr>
            <w:rFonts w:eastAsia="Calibri"/>
            <w:sz w:val="22"/>
            <w:szCs w:val="22"/>
            <w:lang w:val="en-US" w:eastAsia="en-US"/>
          </w:rPr>
          <w:fldChar w:fldCharType="separate"/>
        </w:r>
        <w:r w:rsidR="00B841F6" w:rsidDel="00AF37FD">
          <w:rPr>
            <w:rFonts w:eastAsia="Calibri"/>
            <w:noProof/>
            <w:sz w:val="22"/>
            <w:szCs w:val="22"/>
            <w:lang w:val="en-US" w:eastAsia="en-US"/>
          </w:rPr>
          <w:delText>(</w:delText>
        </w:r>
        <w:r w:rsidR="00B841F6" w:rsidRPr="00B841F6" w:rsidDel="00AF37FD">
          <w:rPr>
            <w:rFonts w:eastAsia="Calibri"/>
            <w:i/>
            <w:noProof/>
            <w:sz w:val="22"/>
            <w:szCs w:val="22"/>
            <w:lang w:val="en-US" w:eastAsia="en-US"/>
          </w:rPr>
          <w:delText>19</w:delText>
        </w:r>
        <w:r w:rsidR="00B841F6" w:rsidDel="00AF37FD">
          <w:rPr>
            <w:rFonts w:eastAsia="Calibri"/>
            <w:noProof/>
            <w:sz w:val="22"/>
            <w:szCs w:val="22"/>
            <w:lang w:val="en-US" w:eastAsia="en-US"/>
          </w:rPr>
          <w:delText>)</w:delText>
        </w:r>
        <w:r w:rsidR="00F512D0" w:rsidDel="00AF37FD">
          <w:rPr>
            <w:rFonts w:eastAsia="Calibri"/>
            <w:sz w:val="22"/>
            <w:szCs w:val="22"/>
            <w:lang w:val="en-US" w:eastAsia="en-US"/>
          </w:rPr>
          <w:fldChar w:fldCharType="end"/>
        </w:r>
        <w:r w:rsidR="00F512D0" w:rsidDel="00AF37FD">
          <w:rPr>
            <w:rFonts w:eastAsia="Calibri"/>
            <w:sz w:val="22"/>
            <w:szCs w:val="22"/>
            <w:lang w:val="en-US" w:eastAsia="en-US"/>
          </w:rPr>
          <w:delText xml:space="preserve"> at the templating interface</w:delText>
        </w:r>
        <w:r w:rsidR="001D5BEE" w:rsidDel="00AF37FD">
          <w:rPr>
            <w:rFonts w:eastAsia="Calibri"/>
            <w:sz w:val="22"/>
            <w:szCs w:val="22"/>
            <w:lang w:val="en-US" w:eastAsia="en-US"/>
          </w:rPr>
          <w:delText xml:space="preserve">. </w:delText>
        </w:r>
      </w:del>
      <w:r w:rsidR="001D5BEE">
        <w:rPr>
          <w:rFonts w:eastAsia="Calibri"/>
          <w:sz w:val="22"/>
          <w:szCs w:val="22"/>
          <w:lang w:val="en-US" w:eastAsia="en-US"/>
        </w:rPr>
        <w:t xml:space="preserve">Beyond, we will address </w:t>
      </w:r>
      <w:r w:rsidR="00F512D0">
        <w:rPr>
          <w:rFonts w:eastAsia="Calibri"/>
          <w:sz w:val="22"/>
          <w:szCs w:val="22"/>
          <w:lang w:val="en-US" w:eastAsia="en-US"/>
        </w:rPr>
        <w:t xml:space="preserve">the </w:t>
      </w:r>
      <w:r w:rsidR="00637337">
        <w:rPr>
          <w:rFonts w:eastAsia="Calibri"/>
          <w:sz w:val="22"/>
          <w:szCs w:val="22"/>
          <w:lang w:val="en-US" w:eastAsia="en-US"/>
        </w:rPr>
        <w:t xml:space="preserve">contribution of </w:t>
      </w:r>
      <m:oMath>
        <m:sSup>
          <m:sSupPr>
            <m:ctrlPr>
              <w:rPr>
                <w:rFonts w:ascii="Cambria Math" w:eastAsia="Calibri" w:hAnsi="Cambria Math"/>
                <w:i/>
                <w:sz w:val="22"/>
                <w:szCs w:val="22"/>
                <w:lang w:val="en-US" w:eastAsia="en-US"/>
              </w:rPr>
            </m:ctrlPr>
          </m:sSupPr>
          <m:e>
            <m:r>
              <w:rPr>
                <w:rFonts w:ascii="Cambria Math" w:eastAsia="Calibri" w:hAnsi="Cambria Math"/>
                <w:sz w:val="22"/>
                <w:szCs w:val="22"/>
                <w:lang w:val="en-US" w:eastAsia="en-US"/>
              </w:rPr>
              <m:t>PrP</m:t>
            </m:r>
          </m:e>
          <m:sup>
            <m:r>
              <w:rPr>
                <w:rFonts w:ascii="Cambria Math" w:eastAsia="Calibri" w:hAnsi="Cambria Math"/>
                <w:sz w:val="22"/>
                <w:szCs w:val="22"/>
                <w:lang w:val="en-US" w:eastAsia="en-US"/>
              </w:rPr>
              <m:t>Sc</m:t>
            </m:r>
          </m:sup>
        </m:sSup>
        <m:r>
          <w:rPr>
            <w:rFonts w:ascii="Cambria Math" w:eastAsia="Calibri" w:hAnsi="Cambria Math"/>
            <w:sz w:val="22"/>
            <w:szCs w:val="22"/>
            <w:lang w:val="en-US" w:eastAsia="en-US"/>
          </w:rPr>
          <m:t>⇌suPrP</m:t>
        </m:r>
      </m:oMath>
      <w:r w:rsidR="00637337">
        <w:rPr>
          <w:rFonts w:eastAsia="Calibri"/>
          <w:sz w:val="22"/>
          <w:szCs w:val="22"/>
          <w:lang w:val="en-US" w:eastAsia="en-US"/>
        </w:rPr>
        <w:t xml:space="preserve"> equilibrium to prion spreading and amplification based on the spatial diffusion of suPrP</w:t>
      </w:r>
      <w:r w:rsidR="00C842C7">
        <w:rPr>
          <w:rFonts w:eastAsia="Calibri"/>
          <w:sz w:val="22"/>
          <w:szCs w:val="22"/>
          <w:lang w:val="en-US" w:eastAsia="en-US"/>
        </w:rPr>
        <w:t xml:space="preserve">, </w:t>
      </w:r>
      <w:r w:rsidR="00915A05">
        <w:rPr>
          <w:rFonts w:eastAsia="Calibri"/>
          <w:sz w:val="22"/>
          <w:szCs w:val="22"/>
          <w:lang w:val="en-US" w:eastAsia="en-US"/>
        </w:rPr>
        <w:t>which</w:t>
      </w:r>
      <w:r w:rsidR="00C842C7">
        <w:rPr>
          <w:rFonts w:eastAsia="Calibri"/>
          <w:sz w:val="22"/>
          <w:szCs w:val="22"/>
          <w:lang w:val="en-US" w:eastAsia="en-US"/>
        </w:rPr>
        <w:t xml:space="preserve"> may </w:t>
      </w:r>
      <w:r w:rsidR="00637337">
        <w:rPr>
          <w:rFonts w:eastAsia="Calibri"/>
          <w:sz w:val="22"/>
          <w:szCs w:val="22"/>
          <w:lang w:val="en-US" w:eastAsia="en-US"/>
        </w:rPr>
        <w:t xml:space="preserve">bypass the contribution of active fragmentation (i.e. that required contribution of housekeeping protein and energy). </w:t>
      </w:r>
    </w:p>
    <w:p w14:paraId="5B9C1CDC" w14:textId="77777777" w:rsidR="007037A9" w:rsidDel="00C4496A" w:rsidRDefault="007037A9" w:rsidP="00544911">
      <w:pPr>
        <w:spacing w:before="60" w:line="480" w:lineRule="auto"/>
        <w:jc w:val="both"/>
        <w:textAlignment w:val="baseline"/>
        <w:rPr>
          <w:del w:id="161" w:author="Human Rezaei" w:date="2017-11-07T11:28:00Z"/>
          <w:rFonts w:eastAsia="Calibri"/>
          <w:sz w:val="22"/>
          <w:szCs w:val="22"/>
          <w:lang w:val="en-US" w:eastAsia="en-US"/>
        </w:rPr>
      </w:pPr>
    </w:p>
    <w:p w14:paraId="0F0C0ACD" w14:textId="77777777" w:rsidR="002C7403" w:rsidRDefault="002C7403" w:rsidP="0027489C">
      <w:pPr>
        <w:spacing w:before="60"/>
        <w:jc w:val="both"/>
        <w:textAlignment w:val="baseline"/>
        <w:rPr>
          <w:rFonts w:eastAsia="Calibri"/>
          <w:sz w:val="22"/>
          <w:szCs w:val="22"/>
          <w:lang w:val="en-US" w:eastAsia="en-US"/>
        </w:rPr>
      </w:pPr>
    </w:p>
    <w:p w14:paraId="5C071D02" w14:textId="77777777" w:rsidR="00637337" w:rsidRPr="00F512D0" w:rsidRDefault="00637337" w:rsidP="0027489C">
      <w:pPr>
        <w:pStyle w:val="Task"/>
        <w:spacing w:before="60"/>
        <w:rPr>
          <w:rFonts w:eastAsia="Calibri"/>
          <w:sz w:val="22"/>
          <w:u w:val="single"/>
          <w:lang w:eastAsia="en-US"/>
        </w:rPr>
      </w:pPr>
      <w:r w:rsidRPr="00F512D0">
        <w:rPr>
          <w:rFonts w:eastAsia="Calibri"/>
          <w:sz w:val="22"/>
          <w:u w:val="single"/>
          <w:lang w:eastAsia="en-US"/>
        </w:rPr>
        <w:t>Task 2.1. Adaptive templating response of a strain or brain isolate to a given PrP</w:t>
      </w:r>
      <w:r w:rsidRPr="00F512D0">
        <w:rPr>
          <w:rFonts w:eastAsia="Calibri"/>
          <w:sz w:val="22"/>
          <w:u w:val="single"/>
          <w:vertAlign w:val="superscript"/>
          <w:lang w:eastAsia="en-US"/>
        </w:rPr>
        <w:t>C</w:t>
      </w:r>
      <w:r w:rsidRPr="00F512D0">
        <w:rPr>
          <w:rFonts w:eastAsia="Calibri"/>
          <w:sz w:val="22"/>
          <w:u w:val="single"/>
          <w:lang w:eastAsia="en-US"/>
        </w:rPr>
        <w:t xml:space="preserve"> substrate</w:t>
      </w:r>
    </w:p>
    <w:p w14:paraId="17F0BAF5" w14:textId="77777777" w:rsidR="00637337" w:rsidRPr="00FF3EBC" w:rsidRDefault="00D17D04" w:rsidP="0027489C">
      <w:pPr>
        <w:spacing w:before="60"/>
        <w:contextualSpacing/>
        <w:jc w:val="both"/>
        <w:rPr>
          <w:rFonts w:eastAsia="Calibri"/>
          <w:sz w:val="22"/>
          <w:szCs w:val="22"/>
          <w:lang w:val="en-US" w:eastAsia="en-US"/>
        </w:rPr>
      </w:pPr>
      <w:r>
        <w:rPr>
          <w:rFonts w:eastAsia="Calibri"/>
          <w:sz w:val="22"/>
          <w:szCs w:val="22"/>
          <w:lang w:val="en-US" w:eastAsia="en-US"/>
        </w:rPr>
        <w:t>As mentioned above, t</w:t>
      </w:r>
      <w:r w:rsidR="00637337">
        <w:rPr>
          <w:rFonts w:eastAsia="Calibri"/>
          <w:sz w:val="22"/>
          <w:szCs w:val="22"/>
          <w:lang w:val="en-US" w:eastAsia="en-US"/>
        </w:rPr>
        <w:t xml:space="preserve">he SIT mechanisms gain in complexity with the existence of different </w:t>
      </w:r>
      <w:r w:rsidRPr="0026330E">
        <w:rPr>
          <w:rFonts w:eastAsia="Calibri"/>
          <w:sz w:val="22"/>
          <w:szCs w:val="22"/>
          <w:lang w:val="en-US" w:eastAsia="en-US"/>
        </w:rPr>
        <w:t>PrP</w:t>
      </w:r>
      <w:r w:rsidRPr="0026330E">
        <w:rPr>
          <w:rFonts w:eastAsia="Calibri"/>
          <w:sz w:val="22"/>
          <w:szCs w:val="22"/>
          <w:vertAlign w:val="superscript"/>
          <w:lang w:val="en-US" w:eastAsia="en-US"/>
        </w:rPr>
        <w:t>Sc</w:t>
      </w:r>
      <w:r>
        <w:rPr>
          <w:rFonts w:eastAsia="Calibri"/>
          <w:sz w:val="22"/>
          <w:szCs w:val="22"/>
          <w:lang w:val="en-US" w:eastAsia="en-US"/>
        </w:rPr>
        <w:t xml:space="preserve"> </w:t>
      </w:r>
      <w:r w:rsidR="00637337">
        <w:rPr>
          <w:rFonts w:eastAsia="Calibri"/>
          <w:sz w:val="22"/>
          <w:szCs w:val="22"/>
          <w:lang w:val="en-US" w:eastAsia="en-US"/>
        </w:rPr>
        <w:t>subassemblies, each one with a given templating efficiency. In addition, a given strain has a preference for a given PrP</w:t>
      </w:r>
      <w:r w:rsidR="00637337" w:rsidRPr="00D17D04">
        <w:rPr>
          <w:rFonts w:eastAsia="Calibri"/>
          <w:sz w:val="22"/>
          <w:szCs w:val="22"/>
          <w:vertAlign w:val="superscript"/>
          <w:lang w:val="en-US" w:eastAsia="en-US"/>
        </w:rPr>
        <w:t>C</w:t>
      </w:r>
      <w:r w:rsidR="00637337">
        <w:rPr>
          <w:rFonts w:eastAsia="Calibri"/>
          <w:sz w:val="22"/>
          <w:szCs w:val="22"/>
          <w:lang w:val="en-US" w:eastAsia="en-US"/>
        </w:rPr>
        <w:t xml:space="preserve"> substrate (PrP polymorphism, mutations, PrP</w:t>
      </w:r>
      <w:r w:rsidR="00637337" w:rsidRPr="00D17D04">
        <w:rPr>
          <w:rFonts w:eastAsia="Calibri"/>
          <w:sz w:val="22"/>
          <w:szCs w:val="22"/>
          <w:vertAlign w:val="superscript"/>
          <w:lang w:val="en-US" w:eastAsia="en-US"/>
        </w:rPr>
        <w:t>C</w:t>
      </w:r>
      <w:r w:rsidR="00637337">
        <w:rPr>
          <w:rFonts w:eastAsia="Calibri"/>
          <w:sz w:val="22"/>
          <w:szCs w:val="22"/>
          <w:lang w:val="en-US" w:eastAsia="en-US"/>
        </w:rPr>
        <w:t xml:space="preserve"> glycoforms, etc.) (</w:t>
      </w:r>
      <w:r w:rsidR="00637337" w:rsidRPr="00D17D04">
        <w:rPr>
          <w:rFonts w:eastAsia="Calibri"/>
          <w:sz w:val="22"/>
          <w:szCs w:val="22"/>
          <w:highlight w:val="yellow"/>
          <w:lang w:val="en-US" w:eastAsia="en-US"/>
        </w:rPr>
        <w:t>refs</w:t>
      </w:r>
      <w:r w:rsidR="00637337">
        <w:rPr>
          <w:rFonts w:eastAsia="Calibri"/>
          <w:sz w:val="22"/>
          <w:szCs w:val="22"/>
          <w:lang w:val="en-US" w:eastAsia="en-US"/>
        </w:rPr>
        <w:t xml:space="preserve">). Thus, by taking into account the existence of </w:t>
      </w:r>
      <w:r w:rsidRPr="0026330E">
        <w:rPr>
          <w:rFonts w:eastAsia="Calibri"/>
          <w:sz w:val="22"/>
          <w:szCs w:val="22"/>
          <w:lang w:val="en-US" w:eastAsia="en-US"/>
        </w:rPr>
        <w:t>PrP</w:t>
      </w:r>
      <w:r w:rsidRPr="0026330E">
        <w:rPr>
          <w:rFonts w:eastAsia="Calibri"/>
          <w:sz w:val="22"/>
          <w:szCs w:val="22"/>
          <w:vertAlign w:val="superscript"/>
          <w:lang w:val="en-US" w:eastAsia="en-US"/>
        </w:rPr>
        <w:t>Sc</w:t>
      </w:r>
      <w:r>
        <w:rPr>
          <w:rFonts w:eastAsia="Calibri"/>
          <w:sz w:val="22"/>
          <w:szCs w:val="22"/>
          <w:lang w:val="en-US" w:eastAsia="en-US"/>
        </w:rPr>
        <w:t xml:space="preserve"> </w:t>
      </w:r>
      <w:r w:rsidR="00637337">
        <w:rPr>
          <w:rFonts w:eastAsia="Calibri"/>
          <w:sz w:val="22"/>
          <w:szCs w:val="22"/>
          <w:lang w:val="en-US" w:eastAsia="en-US"/>
        </w:rPr>
        <w:t xml:space="preserve">substrain forming a network of exchange, it is expected that depending on </w:t>
      </w:r>
      <w:r w:rsidR="00AD1841">
        <w:rPr>
          <w:rFonts w:eastAsia="Calibri"/>
          <w:sz w:val="22"/>
          <w:szCs w:val="22"/>
          <w:lang w:val="en-US" w:eastAsia="en-US"/>
        </w:rPr>
        <w:t xml:space="preserve">the </w:t>
      </w:r>
      <w:r w:rsidR="00637337">
        <w:rPr>
          <w:rFonts w:eastAsia="Calibri"/>
          <w:sz w:val="22"/>
          <w:szCs w:val="22"/>
          <w:lang w:val="en-US" w:eastAsia="en-US"/>
        </w:rPr>
        <w:t>type of PrP</w:t>
      </w:r>
      <w:r w:rsidR="00637337" w:rsidRPr="00D17D04">
        <w:rPr>
          <w:rFonts w:eastAsia="Calibri"/>
          <w:sz w:val="22"/>
          <w:szCs w:val="22"/>
          <w:vertAlign w:val="superscript"/>
          <w:lang w:val="en-US" w:eastAsia="en-US"/>
        </w:rPr>
        <w:t>C</w:t>
      </w:r>
      <w:r w:rsidR="00637337">
        <w:rPr>
          <w:rFonts w:eastAsia="Calibri"/>
          <w:sz w:val="22"/>
          <w:szCs w:val="22"/>
          <w:lang w:val="en-US" w:eastAsia="en-US"/>
        </w:rPr>
        <w:t xml:space="preserve"> substrate, the subset of </w:t>
      </w:r>
      <w:r w:rsidRPr="0026330E">
        <w:rPr>
          <w:rFonts w:eastAsia="Calibri"/>
          <w:sz w:val="22"/>
          <w:szCs w:val="22"/>
          <w:lang w:val="en-US" w:eastAsia="en-US"/>
        </w:rPr>
        <w:t>PrP</w:t>
      </w:r>
      <w:r w:rsidRPr="0026330E">
        <w:rPr>
          <w:rFonts w:eastAsia="Calibri"/>
          <w:sz w:val="22"/>
          <w:szCs w:val="22"/>
          <w:vertAlign w:val="superscript"/>
          <w:lang w:val="en-US" w:eastAsia="en-US"/>
        </w:rPr>
        <w:t>Sc</w:t>
      </w:r>
      <w:r>
        <w:rPr>
          <w:rFonts w:eastAsia="Calibri"/>
          <w:sz w:val="22"/>
          <w:szCs w:val="22"/>
          <w:lang w:val="en-US" w:eastAsia="en-US"/>
        </w:rPr>
        <w:t xml:space="preserve"> </w:t>
      </w:r>
      <w:r w:rsidR="00637337">
        <w:rPr>
          <w:rFonts w:eastAsia="Calibri"/>
          <w:sz w:val="22"/>
          <w:szCs w:val="22"/>
          <w:lang w:val="en-US" w:eastAsia="en-US"/>
        </w:rPr>
        <w:t xml:space="preserve">subassemblies with the higher templating rate will be promoted </w:t>
      </w:r>
      <w:r w:rsidR="00637337">
        <w:rPr>
          <w:rFonts w:eastAsia="Calibri"/>
          <w:sz w:val="22"/>
          <w:szCs w:val="22"/>
          <w:lang w:val="en-US" w:eastAsia="en-US"/>
        </w:rPr>
        <w:lastRenderedPageBreak/>
        <w:t xml:space="preserve">and other subassemblies sub-served. This preferential templating should shift the state of the network by modifying the partition between different </w:t>
      </w:r>
      <w:r w:rsidRPr="0026330E">
        <w:rPr>
          <w:rFonts w:eastAsia="Calibri"/>
          <w:sz w:val="22"/>
          <w:szCs w:val="22"/>
          <w:lang w:val="en-US" w:eastAsia="en-US"/>
        </w:rPr>
        <w:t>PrP</w:t>
      </w:r>
      <w:r w:rsidRPr="0026330E">
        <w:rPr>
          <w:rFonts w:eastAsia="Calibri"/>
          <w:sz w:val="22"/>
          <w:szCs w:val="22"/>
          <w:vertAlign w:val="superscript"/>
          <w:lang w:val="en-US" w:eastAsia="en-US"/>
        </w:rPr>
        <w:t>Sc</w:t>
      </w:r>
      <w:r>
        <w:rPr>
          <w:rFonts w:eastAsia="Calibri"/>
          <w:sz w:val="22"/>
          <w:szCs w:val="22"/>
          <w:lang w:val="en-US" w:eastAsia="en-US"/>
        </w:rPr>
        <w:t xml:space="preserve"> </w:t>
      </w:r>
      <w:r w:rsidR="00637337">
        <w:rPr>
          <w:rFonts w:eastAsia="Calibri"/>
          <w:sz w:val="22"/>
          <w:szCs w:val="22"/>
          <w:lang w:val="en-US" w:eastAsia="en-US"/>
        </w:rPr>
        <w:t xml:space="preserve">subassemblies. We call this phenomenon an </w:t>
      </w:r>
      <w:r w:rsidR="00637337" w:rsidRPr="00A67602">
        <w:rPr>
          <w:rFonts w:eastAsia="Calibri"/>
          <w:b/>
          <w:sz w:val="22"/>
          <w:szCs w:val="22"/>
          <w:lang w:val="en-US" w:eastAsia="en-US"/>
        </w:rPr>
        <w:t xml:space="preserve">Adaptive </w:t>
      </w:r>
      <w:r w:rsidR="00637337">
        <w:rPr>
          <w:rFonts w:eastAsia="Calibri"/>
          <w:b/>
          <w:sz w:val="22"/>
          <w:szCs w:val="22"/>
          <w:lang w:val="en-US" w:eastAsia="en-US"/>
        </w:rPr>
        <w:t xml:space="preserve">Templating </w:t>
      </w:r>
      <w:r w:rsidR="00637337" w:rsidRPr="00A67602">
        <w:rPr>
          <w:rFonts w:eastAsia="Calibri"/>
          <w:b/>
          <w:sz w:val="22"/>
          <w:szCs w:val="22"/>
          <w:lang w:val="en-US" w:eastAsia="en-US"/>
        </w:rPr>
        <w:t>Response</w:t>
      </w:r>
      <w:r w:rsidR="00637337">
        <w:rPr>
          <w:rFonts w:eastAsia="Calibri"/>
          <w:b/>
          <w:sz w:val="22"/>
          <w:szCs w:val="22"/>
          <w:lang w:val="en-US" w:eastAsia="en-US"/>
        </w:rPr>
        <w:t xml:space="preserve"> (ATR) </w:t>
      </w:r>
      <w:r w:rsidR="00637337" w:rsidRPr="005A33A6">
        <w:rPr>
          <w:rFonts w:eastAsia="Calibri"/>
          <w:sz w:val="22"/>
          <w:szCs w:val="22"/>
          <w:lang w:val="en-US" w:eastAsia="en-US"/>
        </w:rPr>
        <w:t>of the exchange networ</w:t>
      </w:r>
      <w:r w:rsidR="00637337" w:rsidRPr="00DD6232">
        <w:rPr>
          <w:rFonts w:eastAsia="Calibri"/>
          <w:sz w:val="22"/>
          <w:szCs w:val="22"/>
          <w:lang w:val="en-US" w:eastAsia="en-US"/>
        </w:rPr>
        <w:t>k</w:t>
      </w:r>
      <w:r w:rsidR="00637337" w:rsidRPr="000923C6">
        <w:rPr>
          <w:rFonts w:eastAsia="Calibri"/>
          <w:sz w:val="22"/>
          <w:szCs w:val="22"/>
          <w:lang w:val="en-US" w:eastAsia="en-US"/>
        </w:rPr>
        <w:t>.</w:t>
      </w:r>
      <w:r w:rsidR="00637337">
        <w:rPr>
          <w:rFonts w:eastAsia="Calibri"/>
          <w:sz w:val="22"/>
          <w:szCs w:val="22"/>
          <w:lang w:val="en-US" w:eastAsia="en-US"/>
        </w:rPr>
        <w:t xml:space="preserve"> Preliminary exploration of an exchange network composed from 3 different subassemblies suggested that for certain parameters of the exchange process</w:t>
      </w:r>
      <w:r w:rsidR="00804739">
        <w:rPr>
          <w:rFonts w:eastAsia="Calibri"/>
          <w:sz w:val="22"/>
          <w:szCs w:val="22"/>
          <w:lang w:val="en-US" w:eastAsia="en-US"/>
        </w:rPr>
        <w:t>,</w:t>
      </w:r>
      <w:r w:rsidR="00637337">
        <w:rPr>
          <w:rFonts w:eastAsia="Calibri"/>
          <w:sz w:val="22"/>
          <w:szCs w:val="22"/>
          <w:lang w:val="en-US" w:eastAsia="en-US"/>
        </w:rPr>
        <w:t xml:space="preserve"> the preferential templating of one subtype will not eliminate other subtype but in opposite contribute to their maintaining. The aim of this task is to explore the </w:t>
      </w:r>
      <w:r w:rsidR="00637337">
        <w:rPr>
          <w:rFonts w:eastAsia="Calibri"/>
          <w:b/>
          <w:sz w:val="22"/>
          <w:szCs w:val="22"/>
          <w:lang w:val="en-US" w:eastAsia="en-US"/>
        </w:rPr>
        <w:t>ATR</w:t>
      </w:r>
      <w:r w:rsidR="00637337">
        <w:rPr>
          <w:rFonts w:eastAsia="Calibri"/>
          <w:sz w:val="22"/>
          <w:szCs w:val="22"/>
          <w:lang w:val="en-US" w:eastAsia="en-US"/>
        </w:rPr>
        <w:t xml:space="preserve"> of a given strain with regard to a </w:t>
      </w:r>
      <w:r w:rsidR="00804739">
        <w:rPr>
          <w:rFonts w:eastAsia="Calibri"/>
          <w:sz w:val="22"/>
          <w:szCs w:val="22"/>
          <w:lang w:val="en-US" w:eastAsia="en-US"/>
        </w:rPr>
        <w:t xml:space="preserve">defined </w:t>
      </w:r>
      <w:r w:rsidR="00637337">
        <w:rPr>
          <w:rFonts w:eastAsia="Calibri"/>
          <w:sz w:val="22"/>
          <w:szCs w:val="22"/>
          <w:lang w:val="en-US" w:eastAsia="en-US"/>
        </w:rPr>
        <w:t>substrate</w:t>
      </w:r>
      <w:r w:rsidR="002B4A3E">
        <w:rPr>
          <w:rFonts w:eastAsia="Calibri"/>
          <w:sz w:val="22"/>
          <w:szCs w:val="22"/>
          <w:lang w:val="en-US" w:eastAsia="en-US"/>
        </w:rPr>
        <w:t xml:space="preserve"> and to ad</w:t>
      </w:r>
      <w:r w:rsidR="00804739">
        <w:rPr>
          <w:rFonts w:eastAsia="Calibri"/>
          <w:sz w:val="22"/>
          <w:szCs w:val="22"/>
          <w:lang w:val="en-US" w:eastAsia="en-US"/>
        </w:rPr>
        <w:t>d</w:t>
      </w:r>
      <w:r w:rsidR="002B4A3E">
        <w:rPr>
          <w:rFonts w:eastAsia="Calibri"/>
          <w:sz w:val="22"/>
          <w:szCs w:val="22"/>
          <w:lang w:val="en-US" w:eastAsia="en-US"/>
        </w:rPr>
        <w:t xml:space="preserve">ress </w:t>
      </w:r>
      <w:r w:rsidR="00637337">
        <w:rPr>
          <w:rFonts w:eastAsia="Calibri"/>
          <w:sz w:val="22"/>
          <w:szCs w:val="22"/>
          <w:lang w:val="en-US" w:eastAsia="en-US"/>
        </w:rPr>
        <w:t xml:space="preserve">the </w:t>
      </w:r>
      <w:r>
        <w:rPr>
          <w:rFonts w:eastAsia="Calibri"/>
          <w:sz w:val="22"/>
          <w:szCs w:val="22"/>
          <w:lang w:val="en-US" w:eastAsia="en-US"/>
        </w:rPr>
        <w:t>o</w:t>
      </w:r>
      <w:r w:rsidR="00637337" w:rsidRPr="00FF3EBC">
        <w:rPr>
          <w:rFonts w:eastAsia="Calibri"/>
          <w:sz w:val="22"/>
          <w:szCs w:val="22"/>
          <w:lang w:val="en-US" w:eastAsia="en-US"/>
        </w:rPr>
        <w:t>rthosteric mechanism of PrP</w:t>
      </w:r>
      <w:r w:rsidR="00637337" w:rsidRPr="00D17D04">
        <w:rPr>
          <w:rFonts w:eastAsia="Calibri"/>
          <w:sz w:val="22"/>
          <w:szCs w:val="22"/>
          <w:vertAlign w:val="superscript"/>
          <w:lang w:val="en-US" w:eastAsia="en-US"/>
        </w:rPr>
        <w:t>C</w:t>
      </w:r>
      <w:r w:rsidR="00637337" w:rsidRPr="00FF3EBC">
        <w:rPr>
          <w:rFonts w:eastAsia="Calibri"/>
          <w:sz w:val="22"/>
          <w:szCs w:val="22"/>
          <w:lang w:val="en-US" w:eastAsia="en-US"/>
        </w:rPr>
        <w:t xml:space="preserve"> structural rearrangement during the templating</w:t>
      </w:r>
      <w:r w:rsidR="00637337">
        <w:rPr>
          <w:rFonts w:eastAsia="Calibri"/>
          <w:sz w:val="22"/>
          <w:szCs w:val="22"/>
          <w:lang w:val="en-US" w:eastAsia="en-US"/>
        </w:rPr>
        <w:t xml:space="preserve"> process. </w:t>
      </w:r>
    </w:p>
    <w:p w14:paraId="09410BB2" w14:textId="77777777" w:rsidR="00637337" w:rsidRPr="00FF3EBC" w:rsidRDefault="00637337" w:rsidP="0027489C">
      <w:pPr>
        <w:spacing w:before="60"/>
        <w:contextualSpacing/>
        <w:jc w:val="both"/>
        <w:rPr>
          <w:rFonts w:eastAsia="Calibri"/>
          <w:sz w:val="22"/>
          <w:szCs w:val="22"/>
          <w:lang w:val="en-US" w:eastAsia="en-US"/>
        </w:rPr>
      </w:pPr>
    </w:p>
    <w:p w14:paraId="1F6A521B" w14:textId="77777777" w:rsidR="00637337" w:rsidRPr="00F512D0" w:rsidRDefault="00637337" w:rsidP="0027489C">
      <w:pPr>
        <w:pStyle w:val="Task"/>
        <w:spacing w:before="60"/>
        <w:rPr>
          <w:rFonts w:eastAsia="Calibri"/>
          <w:sz w:val="22"/>
          <w:lang w:eastAsia="en-US"/>
        </w:rPr>
      </w:pPr>
      <w:r w:rsidRPr="00F512D0">
        <w:rPr>
          <w:rFonts w:eastAsia="Calibri"/>
          <w:sz w:val="22"/>
          <w:lang w:eastAsia="en-US"/>
        </w:rPr>
        <w:t xml:space="preserve">Subtask 2.1.1: Characterization of </w:t>
      </w:r>
      <w:ins w:id="162" w:author="Vincent Béringue" w:date="2017-11-06T19:25:00Z">
        <w:r w:rsidR="00804739">
          <w:rPr>
            <w:rFonts w:eastAsia="Calibri"/>
            <w:sz w:val="22"/>
            <w:lang w:eastAsia="en-US"/>
          </w:rPr>
          <w:t xml:space="preserve">the </w:t>
        </w:r>
      </w:ins>
      <w:r w:rsidRPr="00F512D0">
        <w:rPr>
          <w:rFonts w:eastAsia="Calibri"/>
          <w:sz w:val="22"/>
          <w:lang w:eastAsia="en-US"/>
        </w:rPr>
        <w:t>adaptive templating response to different PrP</w:t>
      </w:r>
      <w:r w:rsidRPr="00F512D0">
        <w:rPr>
          <w:rFonts w:eastAsia="Calibri"/>
          <w:sz w:val="22"/>
          <w:vertAlign w:val="superscript"/>
          <w:lang w:eastAsia="en-US"/>
        </w:rPr>
        <w:t>C</w:t>
      </w:r>
      <w:r w:rsidRPr="00F512D0">
        <w:rPr>
          <w:rFonts w:eastAsia="Calibri"/>
          <w:sz w:val="22"/>
          <w:lang w:eastAsia="en-US"/>
        </w:rPr>
        <w:t xml:space="preserve"> substrate. </w:t>
      </w:r>
    </w:p>
    <w:p w14:paraId="4CDC9041" w14:textId="77777777" w:rsidR="00637337" w:rsidRPr="00C1025E" w:rsidRDefault="00637337" w:rsidP="0027489C">
      <w:pPr>
        <w:spacing w:before="60"/>
        <w:contextualSpacing/>
        <w:jc w:val="both"/>
        <w:rPr>
          <w:rFonts w:eastAsia="Calibri"/>
          <w:sz w:val="22"/>
          <w:szCs w:val="22"/>
          <w:lang w:val="en-US" w:eastAsia="en-US"/>
        </w:rPr>
      </w:pPr>
      <w:r w:rsidRPr="00FF3EBC">
        <w:rPr>
          <w:rFonts w:eastAsia="Calibri"/>
          <w:b/>
          <w:sz w:val="22"/>
          <w:szCs w:val="22"/>
          <w:lang w:val="en-US" w:eastAsia="en-US"/>
        </w:rPr>
        <w:t>Objective</w:t>
      </w:r>
      <w:r w:rsidR="007F7A79">
        <w:rPr>
          <w:rFonts w:eastAsia="Calibri"/>
          <w:b/>
          <w:sz w:val="22"/>
          <w:szCs w:val="22"/>
          <w:lang w:val="en-US" w:eastAsia="en-US"/>
        </w:rPr>
        <w:t xml:space="preserve">. </w:t>
      </w:r>
      <w:r w:rsidR="007F7A79">
        <w:rPr>
          <w:rFonts w:eastAsia="Calibri"/>
          <w:sz w:val="22"/>
          <w:szCs w:val="22"/>
          <w:lang w:val="en-US" w:eastAsia="en-US"/>
        </w:rPr>
        <w:t xml:space="preserve">It is well documented in </w:t>
      </w:r>
      <w:r w:rsidR="00E73044">
        <w:rPr>
          <w:rFonts w:eastAsia="Calibri"/>
          <w:sz w:val="22"/>
          <w:szCs w:val="22"/>
          <w:lang w:val="en-US" w:eastAsia="en-US"/>
        </w:rPr>
        <w:t xml:space="preserve">the </w:t>
      </w:r>
      <w:r w:rsidR="007F7A79">
        <w:rPr>
          <w:rFonts w:eastAsia="Calibri"/>
          <w:sz w:val="22"/>
          <w:szCs w:val="22"/>
          <w:lang w:val="en-US" w:eastAsia="en-US"/>
        </w:rPr>
        <w:t>prion field that during homologous transmission (i.e when the primary structure of PrP</w:t>
      </w:r>
      <w:r w:rsidR="007F7A79" w:rsidRPr="000312E6">
        <w:rPr>
          <w:rFonts w:eastAsia="Calibri"/>
          <w:sz w:val="22"/>
          <w:szCs w:val="22"/>
          <w:vertAlign w:val="superscript"/>
          <w:lang w:val="en-US" w:eastAsia="en-US"/>
        </w:rPr>
        <w:t>Sc</w:t>
      </w:r>
      <w:r w:rsidR="007F7A79">
        <w:rPr>
          <w:rFonts w:eastAsia="Calibri"/>
          <w:sz w:val="22"/>
          <w:szCs w:val="22"/>
          <w:lang w:val="en-US" w:eastAsia="en-US"/>
        </w:rPr>
        <w:t xml:space="preserve"> and PrP</w:t>
      </w:r>
      <w:r w:rsidR="007F7A79" w:rsidRPr="000312E6">
        <w:rPr>
          <w:rFonts w:eastAsia="Calibri"/>
          <w:sz w:val="22"/>
          <w:szCs w:val="22"/>
          <w:vertAlign w:val="superscript"/>
          <w:lang w:val="en-US" w:eastAsia="en-US"/>
        </w:rPr>
        <w:t>C</w:t>
      </w:r>
      <w:r w:rsidR="007F7A79">
        <w:rPr>
          <w:rFonts w:eastAsia="Calibri"/>
          <w:sz w:val="22"/>
          <w:szCs w:val="22"/>
          <w:lang w:val="en-US" w:eastAsia="en-US"/>
        </w:rPr>
        <w:t xml:space="preserve"> are identical), the prion strain characteristics (quaternary structure diversity and all physio-pathological phenotypes) are faithfully conserved on iterative passage (</w:t>
      </w:r>
      <w:r w:rsidR="007F7A79" w:rsidRPr="00E73044">
        <w:rPr>
          <w:rFonts w:eastAsia="Calibri"/>
          <w:sz w:val="22"/>
          <w:szCs w:val="22"/>
          <w:highlight w:val="yellow"/>
          <w:lang w:val="en-US" w:eastAsia="en-US"/>
        </w:rPr>
        <w:t>ref</w:t>
      </w:r>
      <w:r w:rsidR="007F7A79">
        <w:rPr>
          <w:rFonts w:eastAsia="Calibri"/>
          <w:sz w:val="22"/>
          <w:szCs w:val="22"/>
          <w:lang w:val="en-US" w:eastAsia="en-US"/>
        </w:rPr>
        <w:t>). This affirmation can become false in an absolutely unpredictable manner when the primary structure of PrP</w:t>
      </w:r>
      <w:r w:rsidR="007F7A79" w:rsidRPr="00E73044">
        <w:rPr>
          <w:rFonts w:eastAsia="Calibri"/>
          <w:sz w:val="22"/>
          <w:szCs w:val="22"/>
          <w:vertAlign w:val="superscript"/>
          <w:lang w:val="en-US" w:eastAsia="en-US"/>
        </w:rPr>
        <w:t>C</w:t>
      </w:r>
      <w:r w:rsidR="007F7A79">
        <w:rPr>
          <w:rFonts w:eastAsia="Calibri"/>
          <w:sz w:val="22"/>
          <w:szCs w:val="22"/>
          <w:lang w:val="en-US" w:eastAsia="en-US"/>
        </w:rPr>
        <w:t xml:space="preserve"> serving as substrate changes (</w:t>
      </w:r>
      <w:r w:rsidR="007F7A79" w:rsidRPr="00E73044">
        <w:rPr>
          <w:rFonts w:eastAsia="Calibri"/>
          <w:sz w:val="22"/>
          <w:szCs w:val="22"/>
          <w:highlight w:val="yellow"/>
          <w:lang w:val="en-US" w:eastAsia="en-US"/>
        </w:rPr>
        <w:t>ref</w:t>
      </w:r>
      <w:r w:rsidR="007F7A79">
        <w:rPr>
          <w:rFonts w:eastAsia="Calibri"/>
          <w:sz w:val="22"/>
          <w:szCs w:val="22"/>
          <w:lang w:val="en-US" w:eastAsia="en-US"/>
        </w:rPr>
        <w:t xml:space="preserve">). Thus, during prion replication in the presence of homologous </w:t>
      </w:r>
      <w:r w:rsidR="00E73044">
        <w:rPr>
          <w:rFonts w:eastAsia="Calibri"/>
          <w:sz w:val="22"/>
          <w:szCs w:val="22"/>
          <w:lang w:val="en-US" w:eastAsia="en-US"/>
        </w:rPr>
        <w:t>PrP</w:t>
      </w:r>
      <w:r w:rsidR="00E73044" w:rsidRPr="00E73044">
        <w:rPr>
          <w:rFonts w:eastAsia="Calibri"/>
          <w:sz w:val="22"/>
          <w:szCs w:val="22"/>
          <w:vertAlign w:val="superscript"/>
          <w:lang w:val="en-US" w:eastAsia="en-US"/>
        </w:rPr>
        <w:t>C</w:t>
      </w:r>
      <w:r w:rsidR="007F7A79">
        <w:rPr>
          <w:rFonts w:eastAsia="Calibri"/>
          <w:sz w:val="22"/>
          <w:szCs w:val="22"/>
          <w:lang w:val="en-US" w:eastAsia="en-US"/>
        </w:rPr>
        <w:t xml:space="preserve">, the structural diversity of </w:t>
      </w:r>
      <w:r w:rsidR="00E73044">
        <w:rPr>
          <w:rFonts w:eastAsia="Calibri"/>
          <w:sz w:val="22"/>
          <w:szCs w:val="22"/>
          <w:lang w:val="en-US" w:eastAsia="en-US"/>
        </w:rPr>
        <w:t>PrP</w:t>
      </w:r>
      <w:r w:rsidR="00E73044" w:rsidRPr="000312E6">
        <w:rPr>
          <w:rFonts w:eastAsia="Calibri"/>
          <w:sz w:val="22"/>
          <w:szCs w:val="22"/>
          <w:vertAlign w:val="superscript"/>
          <w:lang w:val="en-US" w:eastAsia="en-US"/>
        </w:rPr>
        <w:t>Sc</w:t>
      </w:r>
      <w:r w:rsidR="00E73044">
        <w:rPr>
          <w:rFonts w:eastAsia="Calibri"/>
          <w:sz w:val="22"/>
          <w:szCs w:val="22"/>
          <w:lang w:val="en-US" w:eastAsia="en-US"/>
        </w:rPr>
        <w:t xml:space="preserve"> </w:t>
      </w:r>
      <w:r w:rsidR="007F7A79">
        <w:rPr>
          <w:rFonts w:eastAsia="Calibri"/>
          <w:sz w:val="22"/>
          <w:szCs w:val="22"/>
          <w:lang w:val="en-US" w:eastAsia="en-US"/>
        </w:rPr>
        <w:t xml:space="preserve">subassemblies will remain invariant, whereas in the presence of heterologous </w:t>
      </w:r>
      <w:r w:rsidR="00E73044">
        <w:rPr>
          <w:rFonts w:eastAsia="Calibri"/>
          <w:sz w:val="22"/>
          <w:szCs w:val="22"/>
          <w:lang w:val="en-US" w:eastAsia="en-US"/>
        </w:rPr>
        <w:t>PrP</w:t>
      </w:r>
      <w:r w:rsidR="00E73044" w:rsidRPr="00E73044">
        <w:rPr>
          <w:rFonts w:eastAsia="Calibri"/>
          <w:sz w:val="22"/>
          <w:szCs w:val="22"/>
          <w:vertAlign w:val="superscript"/>
          <w:lang w:val="en-US" w:eastAsia="en-US"/>
        </w:rPr>
        <w:t>C</w:t>
      </w:r>
      <w:r w:rsidR="007F7A79">
        <w:rPr>
          <w:rFonts w:eastAsia="Calibri"/>
          <w:sz w:val="22"/>
          <w:szCs w:val="22"/>
          <w:lang w:val="en-US" w:eastAsia="en-US"/>
        </w:rPr>
        <w:t xml:space="preserve">, the ATR of the network will be at the origin of a change in the partition of different </w:t>
      </w:r>
      <w:r w:rsidR="00E73044">
        <w:rPr>
          <w:rFonts w:eastAsia="Calibri"/>
          <w:sz w:val="22"/>
          <w:szCs w:val="22"/>
          <w:lang w:val="en-US" w:eastAsia="en-US"/>
        </w:rPr>
        <w:t>PrP</w:t>
      </w:r>
      <w:r w:rsidR="00E73044" w:rsidRPr="000312E6">
        <w:rPr>
          <w:rFonts w:eastAsia="Calibri"/>
          <w:sz w:val="22"/>
          <w:szCs w:val="22"/>
          <w:vertAlign w:val="superscript"/>
          <w:lang w:val="en-US" w:eastAsia="en-US"/>
        </w:rPr>
        <w:t>Sc</w:t>
      </w:r>
      <w:r w:rsidR="00E73044">
        <w:rPr>
          <w:rFonts w:eastAsia="Calibri"/>
          <w:sz w:val="22"/>
          <w:szCs w:val="22"/>
          <w:lang w:val="en-US" w:eastAsia="en-US"/>
        </w:rPr>
        <w:t xml:space="preserve"> </w:t>
      </w:r>
      <w:r w:rsidR="007F7A79">
        <w:rPr>
          <w:rFonts w:eastAsia="Calibri"/>
          <w:sz w:val="22"/>
          <w:szCs w:val="22"/>
          <w:lang w:val="en-US" w:eastAsia="en-US"/>
        </w:rPr>
        <w:t>subassemblies.</w:t>
      </w:r>
      <w:r w:rsidR="00E73044">
        <w:rPr>
          <w:rFonts w:eastAsia="Calibri"/>
          <w:sz w:val="22"/>
          <w:szCs w:val="22"/>
          <w:lang w:val="en-US" w:eastAsia="en-US"/>
        </w:rPr>
        <w:t xml:space="preserve"> </w:t>
      </w:r>
      <w:r w:rsidRPr="00F30C6D">
        <w:rPr>
          <w:rFonts w:eastAsia="Calibri"/>
          <w:sz w:val="22"/>
          <w:szCs w:val="22"/>
          <w:lang w:val="en-US" w:eastAsia="en-US"/>
        </w:rPr>
        <w:t xml:space="preserve">The objective of this task </w:t>
      </w:r>
      <w:r>
        <w:rPr>
          <w:rFonts w:eastAsia="Calibri"/>
          <w:sz w:val="22"/>
          <w:szCs w:val="22"/>
          <w:lang w:val="en-US" w:eastAsia="en-US"/>
        </w:rPr>
        <w:t xml:space="preserve">is to characterize the response of different </w:t>
      </w:r>
      <w:r w:rsidR="00E73044">
        <w:rPr>
          <w:rFonts w:eastAsia="Calibri"/>
          <w:sz w:val="22"/>
          <w:szCs w:val="22"/>
          <w:lang w:val="en-US" w:eastAsia="en-US"/>
        </w:rPr>
        <w:t>PrP</w:t>
      </w:r>
      <w:r w:rsidR="00E73044" w:rsidRPr="000312E6">
        <w:rPr>
          <w:rFonts w:eastAsia="Calibri"/>
          <w:sz w:val="22"/>
          <w:szCs w:val="22"/>
          <w:vertAlign w:val="superscript"/>
          <w:lang w:val="en-US" w:eastAsia="en-US"/>
        </w:rPr>
        <w:t>Sc</w:t>
      </w:r>
      <w:r w:rsidR="00E73044">
        <w:rPr>
          <w:rFonts w:eastAsia="Calibri"/>
          <w:sz w:val="22"/>
          <w:szCs w:val="22"/>
          <w:lang w:val="en-US" w:eastAsia="en-US"/>
        </w:rPr>
        <w:t xml:space="preserve"> </w:t>
      </w:r>
      <w:r>
        <w:rPr>
          <w:rFonts w:eastAsia="Calibri"/>
          <w:sz w:val="22"/>
          <w:szCs w:val="22"/>
          <w:lang w:val="en-US" w:eastAsia="en-US"/>
        </w:rPr>
        <w:t>subassemblies from specific strains to different PrP</w:t>
      </w:r>
      <w:r w:rsidRPr="00E73044">
        <w:rPr>
          <w:rFonts w:eastAsia="Calibri"/>
          <w:sz w:val="22"/>
          <w:szCs w:val="22"/>
          <w:vertAlign w:val="superscript"/>
          <w:lang w:val="en-US" w:eastAsia="en-US"/>
        </w:rPr>
        <w:t>C</w:t>
      </w:r>
      <w:r>
        <w:rPr>
          <w:rFonts w:eastAsia="Calibri"/>
          <w:sz w:val="22"/>
          <w:szCs w:val="22"/>
          <w:lang w:val="en-US" w:eastAsia="en-US"/>
        </w:rPr>
        <w:t xml:space="preserve"> in order to identify on the substrate scaffold a selective structural determinant that will affect specifically the dynamic of a </w:t>
      </w:r>
      <w:r w:rsidR="00E73044">
        <w:rPr>
          <w:rFonts w:eastAsia="Calibri"/>
          <w:sz w:val="22"/>
          <w:szCs w:val="22"/>
          <w:lang w:val="en-US" w:eastAsia="en-US"/>
        </w:rPr>
        <w:t>PrP</w:t>
      </w:r>
      <w:r w:rsidR="00E73044" w:rsidRPr="000312E6">
        <w:rPr>
          <w:rFonts w:eastAsia="Calibri"/>
          <w:sz w:val="22"/>
          <w:szCs w:val="22"/>
          <w:vertAlign w:val="superscript"/>
          <w:lang w:val="en-US" w:eastAsia="en-US"/>
        </w:rPr>
        <w:t>Sc</w:t>
      </w:r>
      <w:r w:rsidR="00E73044">
        <w:rPr>
          <w:rFonts w:eastAsia="Calibri"/>
          <w:sz w:val="22"/>
          <w:szCs w:val="22"/>
          <w:lang w:val="en-US" w:eastAsia="en-US"/>
        </w:rPr>
        <w:t xml:space="preserve"> </w:t>
      </w:r>
      <w:r>
        <w:rPr>
          <w:rFonts w:eastAsia="Calibri"/>
          <w:sz w:val="22"/>
          <w:szCs w:val="22"/>
          <w:lang w:val="en-US" w:eastAsia="en-US"/>
        </w:rPr>
        <w:t>subpopulation during the templating process.</w:t>
      </w:r>
    </w:p>
    <w:p w14:paraId="4496DB2A" w14:textId="77777777" w:rsidR="00637337" w:rsidRPr="00FF3EBC" w:rsidRDefault="00637337" w:rsidP="0027489C">
      <w:pPr>
        <w:spacing w:before="60"/>
        <w:contextualSpacing/>
        <w:jc w:val="both"/>
        <w:rPr>
          <w:rFonts w:eastAsia="Calibri"/>
          <w:sz w:val="22"/>
          <w:szCs w:val="22"/>
          <w:lang w:val="en-US" w:eastAsia="en-US"/>
        </w:rPr>
      </w:pPr>
      <w:r w:rsidRPr="00FF3EBC">
        <w:rPr>
          <w:rFonts w:eastAsia="Calibri"/>
          <w:b/>
          <w:sz w:val="22"/>
          <w:szCs w:val="22"/>
          <w:lang w:val="en-US" w:eastAsia="en-US"/>
        </w:rPr>
        <w:t>Methodology</w:t>
      </w:r>
      <w:r w:rsidR="00E73044">
        <w:rPr>
          <w:rFonts w:eastAsia="Calibri"/>
          <w:b/>
          <w:sz w:val="22"/>
          <w:szCs w:val="22"/>
          <w:lang w:val="en-US" w:eastAsia="en-US"/>
        </w:rPr>
        <w:t>.</w:t>
      </w:r>
      <w:r w:rsidRPr="00FF3EBC">
        <w:rPr>
          <w:rFonts w:eastAsia="Calibri"/>
          <w:sz w:val="22"/>
          <w:szCs w:val="22"/>
          <w:lang w:val="en-US" w:eastAsia="en-US"/>
        </w:rPr>
        <w:t xml:space="preserve"> </w:t>
      </w:r>
      <w:r w:rsidR="00E73044">
        <w:rPr>
          <w:rFonts w:eastAsia="Calibri"/>
          <w:sz w:val="22"/>
          <w:szCs w:val="22"/>
          <w:lang w:val="en-US" w:eastAsia="en-US"/>
        </w:rPr>
        <w:t xml:space="preserve">The INRA prion strain </w:t>
      </w:r>
      <w:r w:rsidRPr="00FF3EBC">
        <w:rPr>
          <w:rFonts w:eastAsia="Calibri"/>
          <w:sz w:val="22"/>
          <w:szCs w:val="22"/>
          <w:lang w:val="en-US" w:eastAsia="en-US"/>
        </w:rPr>
        <w:t>library</w:t>
      </w:r>
      <w:r>
        <w:rPr>
          <w:rFonts w:eastAsia="Calibri"/>
          <w:sz w:val="22"/>
          <w:szCs w:val="22"/>
          <w:lang w:val="en-US" w:eastAsia="en-US"/>
        </w:rPr>
        <w:t xml:space="preserve"> </w:t>
      </w:r>
      <w:r w:rsidRPr="00FF3EBC">
        <w:rPr>
          <w:rFonts w:eastAsia="Calibri"/>
          <w:sz w:val="22"/>
          <w:szCs w:val="22"/>
          <w:lang w:val="en-US" w:eastAsia="en-US"/>
        </w:rPr>
        <w:t xml:space="preserve">will serve for the purification of extractive infectious prion </w:t>
      </w:r>
      <w:r>
        <w:rPr>
          <w:rFonts w:eastAsia="Calibri"/>
          <w:sz w:val="22"/>
          <w:szCs w:val="22"/>
          <w:lang w:val="en-US" w:eastAsia="en-US"/>
        </w:rPr>
        <w:t>sub</w:t>
      </w:r>
      <w:r w:rsidRPr="00FF3EBC">
        <w:rPr>
          <w:rFonts w:eastAsia="Calibri"/>
          <w:sz w:val="22"/>
          <w:szCs w:val="22"/>
          <w:lang w:val="en-US" w:eastAsia="en-US"/>
        </w:rPr>
        <w:t>assemblies (</w:t>
      </w:r>
      <w:r w:rsidRPr="00E73044">
        <w:rPr>
          <w:rFonts w:eastAsia="Calibri"/>
          <w:sz w:val="22"/>
          <w:szCs w:val="22"/>
          <w:highlight w:val="yellow"/>
          <w:lang w:val="en-US" w:eastAsia="en-US"/>
        </w:rPr>
        <w:t>refs</w:t>
      </w:r>
      <w:r w:rsidRPr="00FF3EBC">
        <w:rPr>
          <w:rFonts w:eastAsia="Calibri"/>
          <w:sz w:val="22"/>
          <w:szCs w:val="22"/>
          <w:lang w:val="en-US" w:eastAsia="en-US"/>
        </w:rPr>
        <w:t>)</w:t>
      </w:r>
      <w:r w:rsidR="00E73044">
        <w:rPr>
          <w:rFonts w:eastAsia="Calibri"/>
          <w:sz w:val="22"/>
          <w:szCs w:val="22"/>
          <w:lang w:val="en-US" w:eastAsia="en-US"/>
        </w:rPr>
        <w:t xml:space="preserve">. The purified assemblies will be used </w:t>
      </w:r>
      <w:r w:rsidRPr="00FF3EBC">
        <w:rPr>
          <w:rFonts w:eastAsia="Calibri"/>
          <w:sz w:val="22"/>
          <w:szCs w:val="22"/>
          <w:lang w:val="en-US" w:eastAsia="en-US"/>
        </w:rPr>
        <w:t>to template a library of structurally well characterized PrP substrate (extractive PrP</w:t>
      </w:r>
      <w:r w:rsidRPr="00FF3EBC">
        <w:rPr>
          <w:rFonts w:eastAsia="Calibri"/>
          <w:sz w:val="22"/>
          <w:szCs w:val="22"/>
          <w:vertAlign w:val="superscript"/>
          <w:lang w:val="en-US" w:eastAsia="en-US"/>
        </w:rPr>
        <w:t>C</w:t>
      </w:r>
      <w:r w:rsidRPr="00FF3EBC">
        <w:rPr>
          <w:rFonts w:eastAsia="Calibri"/>
          <w:sz w:val="22"/>
          <w:szCs w:val="22"/>
          <w:lang w:val="en-US" w:eastAsia="en-US"/>
        </w:rPr>
        <w:t xml:space="preserve"> and recombinant PrP). The substrate library comprises PrP mutants for which single specific mutation, substitution or deletion has been introduced</w:t>
      </w:r>
      <w:r>
        <w:rPr>
          <w:rFonts w:eastAsia="Calibri"/>
          <w:sz w:val="22"/>
          <w:szCs w:val="22"/>
          <w:lang w:val="en-US" w:eastAsia="en-US"/>
        </w:rPr>
        <w:t xml:space="preserve"> in a precise region</w:t>
      </w:r>
      <w:r w:rsidRPr="00FF3EBC">
        <w:rPr>
          <w:rFonts w:eastAsia="Calibri"/>
          <w:sz w:val="22"/>
          <w:szCs w:val="22"/>
          <w:lang w:val="en-US" w:eastAsia="en-US"/>
        </w:rPr>
        <w:t xml:space="preserve"> in order to tune either the overall conformational dynamic of PrP or to constraint a specific region (as example</w:t>
      </w:r>
      <w:r>
        <w:rPr>
          <w:rFonts w:eastAsia="Calibri"/>
          <w:sz w:val="22"/>
          <w:szCs w:val="22"/>
          <w:lang w:val="en-US" w:eastAsia="en-US"/>
        </w:rPr>
        <w:t>,</w:t>
      </w:r>
      <w:r w:rsidRPr="00FF3EBC">
        <w:rPr>
          <w:rFonts w:eastAsia="Calibri"/>
          <w:sz w:val="22"/>
          <w:szCs w:val="22"/>
          <w:lang w:val="en-US" w:eastAsia="en-US"/>
        </w:rPr>
        <w:t xml:space="preserve"> introduction of </w:t>
      </w:r>
      <w:r>
        <w:rPr>
          <w:rFonts w:eastAsia="Calibri"/>
          <w:sz w:val="22"/>
          <w:szCs w:val="22"/>
          <w:lang w:val="en-US" w:eastAsia="en-US"/>
        </w:rPr>
        <w:t>S</w:t>
      </w:r>
      <w:r w:rsidRPr="00FF3EBC">
        <w:rPr>
          <w:rFonts w:eastAsia="Calibri"/>
          <w:sz w:val="22"/>
          <w:szCs w:val="22"/>
          <w:lang w:val="en-US" w:eastAsia="en-US"/>
        </w:rPr>
        <w:t>-</w:t>
      </w:r>
      <w:r>
        <w:rPr>
          <w:rFonts w:eastAsia="Calibri"/>
          <w:sz w:val="22"/>
          <w:szCs w:val="22"/>
          <w:lang w:val="en-US" w:eastAsia="en-US"/>
        </w:rPr>
        <w:t xml:space="preserve">S </w:t>
      </w:r>
      <w:r w:rsidRPr="00FF3EBC">
        <w:rPr>
          <w:rFonts w:eastAsia="Calibri"/>
          <w:sz w:val="22"/>
          <w:szCs w:val="22"/>
          <w:lang w:val="en-US" w:eastAsia="en-US"/>
        </w:rPr>
        <w:t>bond</w:t>
      </w:r>
      <w:r>
        <w:rPr>
          <w:rFonts w:eastAsia="Calibri"/>
          <w:sz w:val="22"/>
          <w:szCs w:val="22"/>
          <w:lang w:val="en-US" w:eastAsia="en-US"/>
        </w:rPr>
        <w:t>,</w:t>
      </w:r>
      <w:r w:rsidRPr="00FF3EBC">
        <w:rPr>
          <w:rFonts w:eastAsia="Calibri"/>
          <w:sz w:val="22"/>
          <w:szCs w:val="22"/>
          <w:lang w:val="en-US" w:eastAsia="en-US"/>
        </w:rPr>
        <w:t xml:space="preserve"> </w:t>
      </w:r>
      <w:r w:rsidRPr="00B4481A">
        <w:rPr>
          <w:rFonts w:eastAsia="Calibri"/>
          <w:sz w:val="22"/>
          <w:szCs w:val="22"/>
          <w:highlight w:val="yellow"/>
          <w:lang w:val="en-US" w:eastAsia="en-US"/>
        </w:rPr>
        <w:t>ref</w:t>
      </w:r>
      <w:r w:rsidRPr="00FF3EBC">
        <w:rPr>
          <w:rFonts w:eastAsia="Calibri"/>
          <w:sz w:val="22"/>
          <w:szCs w:val="22"/>
          <w:lang w:val="en-US" w:eastAsia="en-US"/>
        </w:rPr>
        <w:t xml:space="preserve">). </w:t>
      </w:r>
      <w:r>
        <w:rPr>
          <w:rFonts w:eastAsia="Calibri"/>
          <w:sz w:val="22"/>
          <w:szCs w:val="22"/>
          <w:lang w:val="en-US" w:eastAsia="en-US"/>
        </w:rPr>
        <w:t xml:space="preserve">Preliminary experiments using as template vCJD, 263K or synthetic human infectious </w:t>
      </w:r>
      <w:del w:id="163" w:author="Vincent Béringue" w:date="2017-11-06T19:26:00Z">
        <w:r w:rsidDel="00002B6A">
          <w:rPr>
            <w:rFonts w:eastAsia="Calibri"/>
            <w:sz w:val="22"/>
            <w:szCs w:val="22"/>
            <w:lang w:val="en-US" w:eastAsia="en-US"/>
          </w:rPr>
          <w:delText xml:space="preserve">Prion </w:delText>
        </w:r>
      </w:del>
      <w:ins w:id="164" w:author="Vincent Béringue" w:date="2017-11-06T19:26:00Z">
        <w:r w:rsidR="00002B6A">
          <w:rPr>
            <w:rFonts w:eastAsia="Calibri"/>
            <w:sz w:val="22"/>
            <w:szCs w:val="22"/>
            <w:lang w:val="en-US" w:eastAsia="en-US"/>
          </w:rPr>
          <w:t xml:space="preserve">prions </w:t>
        </w:r>
      </w:ins>
      <w:del w:id="165" w:author="Vincent Béringue" w:date="2017-11-06T19:26:00Z">
        <w:r w:rsidDel="00002B6A">
          <w:rPr>
            <w:rFonts w:eastAsia="Calibri"/>
            <w:sz w:val="22"/>
            <w:szCs w:val="22"/>
            <w:lang w:val="en-US" w:eastAsia="en-US"/>
          </w:rPr>
          <w:delText xml:space="preserve">strain </w:delText>
        </w:r>
      </w:del>
      <w:r>
        <w:rPr>
          <w:rFonts w:eastAsia="Calibri"/>
          <w:sz w:val="22"/>
          <w:szCs w:val="22"/>
          <w:lang w:val="en-US" w:eastAsia="en-US"/>
        </w:rPr>
        <w:t>and as substrate human or bovine PrP, revealed that the best technique to evaluate t</w:t>
      </w:r>
      <w:r w:rsidRPr="00FF3EBC">
        <w:rPr>
          <w:rFonts w:eastAsia="Calibri"/>
          <w:sz w:val="22"/>
          <w:szCs w:val="22"/>
          <w:lang w:val="en-US" w:eastAsia="en-US"/>
        </w:rPr>
        <w:t>he</w:t>
      </w:r>
      <w:r>
        <w:rPr>
          <w:rFonts w:eastAsia="Calibri"/>
          <w:sz w:val="22"/>
          <w:szCs w:val="22"/>
          <w:lang w:val="en-US" w:eastAsia="en-US"/>
        </w:rPr>
        <w:t xml:space="preserve"> ATR is </w:t>
      </w:r>
      <w:r w:rsidRPr="00FF3EBC">
        <w:rPr>
          <w:rFonts w:eastAsia="Calibri"/>
          <w:sz w:val="22"/>
          <w:szCs w:val="22"/>
          <w:lang w:val="en-US" w:eastAsia="en-US"/>
        </w:rPr>
        <w:t xml:space="preserve">the evolution of the </w:t>
      </w:r>
      <w:r>
        <w:rPr>
          <w:rFonts w:eastAsia="Calibri"/>
          <w:sz w:val="22"/>
          <w:szCs w:val="22"/>
          <w:lang w:val="en-US" w:eastAsia="en-US"/>
        </w:rPr>
        <w:t>variation kinetic of</w:t>
      </w:r>
      <w:r w:rsidRPr="00FF3EBC">
        <w:rPr>
          <w:rFonts w:eastAsia="Calibri"/>
          <w:sz w:val="22"/>
          <w:szCs w:val="22"/>
          <w:lang w:val="en-US" w:eastAsia="en-US"/>
        </w:rPr>
        <w:t xml:space="preserve"> </w:t>
      </w:r>
      <w:r>
        <w:rPr>
          <w:rFonts w:eastAsia="Calibri"/>
          <w:sz w:val="22"/>
          <w:szCs w:val="22"/>
          <w:lang w:val="en-US" w:eastAsia="en-US"/>
        </w:rPr>
        <w:t>weighted-</w:t>
      </w:r>
      <w:r w:rsidRPr="00FF3EBC">
        <w:rPr>
          <w:rFonts w:eastAsia="Calibri"/>
          <w:sz w:val="22"/>
          <w:szCs w:val="22"/>
          <w:lang w:val="en-US" w:eastAsia="en-US"/>
        </w:rPr>
        <w:t>average molecular weight</w:t>
      </w:r>
      <w:r>
        <w:rPr>
          <w:rFonts w:eastAsia="Calibri"/>
          <w:sz w:val="22"/>
          <w:szCs w:val="22"/>
          <w:lang w:val="en-US" w:eastAsia="en-US"/>
        </w:rPr>
        <w:t xml:space="preserve"> during the templating, as </w:t>
      </w:r>
      <w:r w:rsidRPr="00FF3EBC">
        <w:rPr>
          <w:rFonts w:eastAsia="Calibri"/>
          <w:sz w:val="22"/>
          <w:szCs w:val="22"/>
          <w:lang w:val="en-US" w:eastAsia="en-US"/>
        </w:rPr>
        <w:t xml:space="preserve">determined by </w:t>
      </w:r>
      <w:r>
        <w:rPr>
          <w:rFonts w:eastAsia="Calibri"/>
          <w:sz w:val="22"/>
          <w:szCs w:val="22"/>
          <w:lang w:val="en-US" w:eastAsia="en-US"/>
        </w:rPr>
        <w:t xml:space="preserve">few-molecule </w:t>
      </w:r>
      <w:r w:rsidRPr="00FF3EBC">
        <w:rPr>
          <w:rFonts w:eastAsia="Calibri"/>
          <w:sz w:val="22"/>
          <w:szCs w:val="22"/>
          <w:lang w:val="en-US" w:eastAsia="en-US"/>
        </w:rPr>
        <w:t>light scattering</w:t>
      </w:r>
      <w:r>
        <w:rPr>
          <w:rFonts w:eastAsia="Calibri"/>
          <w:sz w:val="22"/>
          <w:szCs w:val="22"/>
          <w:lang w:val="en-US" w:eastAsia="en-US"/>
        </w:rPr>
        <w:t xml:space="preserve"> approach. More conventional approaches as </w:t>
      </w:r>
      <w:r w:rsidRPr="00FF3EBC">
        <w:rPr>
          <w:rFonts w:eastAsia="Calibri"/>
          <w:sz w:val="22"/>
          <w:szCs w:val="22"/>
          <w:lang w:val="en-US" w:eastAsia="en-US"/>
        </w:rPr>
        <w:t>Thioflavin T fluorescence measurement as function of time and the increase of size of assemblies estimated by atomic force microscopy images analysis by an automatic image analysis algorithm already developed by Marie Doumic group at INRIA</w:t>
      </w:r>
      <w:r>
        <w:rPr>
          <w:rFonts w:eastAsia="Calibri"/>
          <w:sz w:val="22"/>
          <w:szCs w:val="22"/>
          <w:lang w:val="en-US" w:eastAsia="en-US"/>
        </w:rPr>
        <w:t xml:space="preserve"> will also be used</w:t>
      </w:r>
      <w:r w:rsidRPr="00FF3EBC">
        <w:rPr>
          <w:rFonts w:eastAsia="Calibri"/>
          <w:sz w:val="22"/>
          <w:szCs w:val="22"/>
          <w:lang w:val="en-US" w:eastAsia="en-US"/>
        </w:rPr>
        <w:t xml:space="preserve">. </w:t>
      </w:r>
      <w:r>
        <w:rPr>
          <w:rFonts w:eastAsia="Calibri"/>
          <w:sz w:val="22"/>
          <w:szCs w:val="22"/>
          <w:lang w:val="en-US" w:eastAsia="en-US"/>
        </w:rPr>
        <w:t xml:space="preserve">The estimation of the heterodispersity parameter (cf. </w:t>
      </w:r>
      <w:r w:rsidRPr="00B4481A">
        <w:rPr>
          <w:rFonts w:eastAsia="Calibri"/>
          <w:sz w:val="22"/>
          <w:szCs w:val="22"/>
          <w:highlight w:val="yellow"/>
          <w:lang w:val="en-US" w:eastAsia="en-US"/>
        </w:rPr>
        <w:t>substask xxx</w:t>
      </w:r>
      <w:r>
        <w:rPr>
          <w:rFonts w:eastAsia="Calibri"/>
          <w:sz w:val="22"/>
          <w:szCs w:val="22"/>
          <w:lang w:val="en-US" w:eastAsia="en-US"/>
        </w:rPr>
        <w:t xml:space="preserve">) using single molecule NanoIR technique will be used to determine the effect of different PrP substrate on the inflation of </w:t>
      </w:r>
      <w:r w:rsidR="00B4481A">
        <w:rPr>
          <w:rFonts w:eastAsia="Calibri"/>
          <w:sz w:val="22"/>
          <w:szCs w:val="22"/>
          <w:lang w:val="en-US" w:eastAsia="en-US"/>
        </w:rPr>
        <w:t>PrP</w:t>
      </w:r>
      <w:r w:rsidR="00B4481A" w:rsidRPr="000312E6">
        <w:rPr>
          <w:rFonts w:eastAsia="Calibri"/>
          <w:sz w:val="22"/>
          <w:szCs w:val="22"/>
          <w:vertAlign w:val="superscript"/>
          <w:lang w:val="en-US" w:eastAsia="en-US"/>
        </w:rPr>
        <w:t>Sc</w:t>
      </w:r>
      <w:r w:rsidR="00B4481A">
        <w:rPr>
          <w:rFonts w:eastAsia="Calibri"/>
          <w:sz w:val="22"/>
          <w:szCs w:val="22"/>
          <w:lang w:val="en-US" w:eastAsia="en-US"/>
        </w:rPr>
        <w:t xml:space="preserve"> </w:t>
      </w:r>
      <w:r>
        <w:rPr>
          <w:rFonts w:eastAsia="Calibri"/>
          <w:sz w:val="22"/>
          <w:szCs w:val="22"/>
          <w:lang w:val="en-US" w:eastAsia="en-US"/>
        </w:rPr>
        <w:t xml:space="preserve">subpopulation (Contribution of Ariane Deniset from Soleil synchrotron who will dedicate 30% of her research time). By combining this last technique to the use of </w:t>
      </w:r>
      <w:r w:rsidR="00B4481A" w:rsidRPr="00B4481A">
        <w:rPr>
          <w:rFonts w:eastAsia="Calibri"/>
          <w:sz w:val="22"/>
          <w:szCs w:val="22"/>
          <w:vertAlign w:val="superscript"/>
          <w:lang w:val="en-US" w:eastAsia="en-US"/>
        </w:rPr>
        <w:t>13</w:t>
      </w:r>
      <w:r w:rsidRPr="00B41569">
        <w:rPr>
          <w:rFonts w:eastAsia="Calibri"/>
          <w:sz w:val="22"/>
          <w:szCs w:val="22"/>
          <w:lang w:val="en-US" w:eastAsia="en-US"/>
        </w:rPr>
        <w:t xml:space="preserve">C labelled </w:t>
      </w:r>
      <w:r>
        <w:rPr>
          <w:rFonts w:eastAsia="Calibri"/>
          <w:sz w:val="22"/>
          <w:szCs w:val="22"/>
          <w:lang w:val="en-US" w:eastAsia="en-US"/>
        </w:rPr>
        <w:t xml:space="preserve">PrP </w:t>
      </w:r>
      <w:r w:rsidRPr="00B41569">
        <w:rPr>
          <w:rFonts w:eastAsia="Calibri"/>
          <w:sz w:val="22"/>
          <w:szCs w:val="22"/>
          <w:lang w:val="en-US" w:eastAsia="en-US"/>
        </w:rPr>
        <w:t>substrate</w:t>
      </w:r>
      <w:r>
        <w:rPr>
          <w:rFonts w:eastAsia="Calibri"/>
          <w:sz w:val="22"/>
          <w:szCs w:val="22"/>
          <w:lang w:val="en-US" w:eastAsia="en-US"/>
        </w:rPr>
        <w:t>, we</w:t>
      </w:r>
      <w:r w:rsidRPr="00B41569">
        <w:rPr>
          <w:rFonts w:eastAsia="Calibri"/>
          <w:sz w:val="22"/>
          <w:szCs w:val="22"/>
          <w:lang w:val="en-US" w:eastAsia="en-US"/>
        </w:rPr>
        <w:t xml:space="preserve"> </w:t>
      </w:r>
      <w:r>
        <w:rPr>
          <w:rFonts w:eastAsia="Calibri"/>
          <w:sz w:val="22"/>
          <w:szCs w:val="22"/>
          <w:lang w:val="en-US" w:eastAsia="en-US"/>
        </w:rPr>
        <w:t xml:space="preserve">will be able to </w:t>
      </w:r>
      <w:r w:rsidRPr="00B41569">
        <w:rPr>
          <w:rFonts w:eastAsia="Calibri"/>
          <w:sz w:val="22"/>
          <w:szCs w:val="22"/>
          <w:lang w:val="en-US" w:eastAsia="en-US"/>
        </w:rPr>
        <w:t xml:space="preserve">distinguish the infrared absorbance of the </w:t>
      </w:r>
      <w:r w:rsidR="00B4481A">
        <w:rPr>
          <w:rFonts w:eastAsia="Calibri"/>
          <w:sz w:val="22"/>
          <w:szCs w:val="22"/>
          <w:lang w:val="en-US" w:eastAsia="en-US"/>
        </w:rPr>
        <w:t>PrP</w:t>
      </w:r>
      <w:r w:rsidR="00B4481A" w:rsidRPr="000312E6">
        <w:rPr>
          <w:rFonts w:eastAsia="Calibri"/>
          <w:sz w:val="22"/>
          <w:szCs w:val="22"/>
          <w:vertAlign w:val="superscript"/>
          <w:lang w:val="en-US" w:eastAsia="en-US"/>
        </w:rPr>
        <w:t>Sc</w:t>
      </w:r>
      <w:r w:rsidR="00B4481A">
        <w:rPr>
          <w:rFonts w:eastAsia="Calibri"/>
          <w:sz w:val="22"/>
          <w:szCs w:val="22"/>
          <w:lang w:val="en-US" w:eastAsia="en-US"/>
        </w:rPr>
        <w:t xml:space="preserve"> </w:t>
      </w:r>
      <w:r>
        <w:rPr>
          <w:rFonts w:eastAsia="Calibri"/>
          <w:sz w:val="22"/>
          <w:szCs w:val="22"/>
          <w:lang w:val="en-US" w:eastAsia="en-US"/>
        </w:rPr>
        <w:t xml:space="preserve">subassemblies </w:t>
      </w:r>
      <w:r w:rsidRPr="00B41569">
        <w:rPr>
          <w:rFonts w:eastAsia="Calibri"/>
          <w:sz w:val="22"/>
          <w:szCs w:val="22"/>
          <w:lang w:val="en-US" w:eastAsia="en-US"/>
        </w:rPr>
        <w:t>that</w:t>
      </w:r>
      <w:r>
        <w:rPr>
          <w:rFonts w:eastAsia="Calibri"/>
          <w:sz w:val="22"/>
          <w:szCs w:val="22"/>
          <w:lang w:val="en-US" w:eastAsia="en-US"/>
        </w:rPr>
        <w:t xml:space="preserve"> will serve as template from those which will not participate</w:t>
      </w:r>
      <w:r w:rsidRPr="00B41569">
        <w:rPr>
          <w:rFonts w:eastAsia="Calibri"/>
          <w:sz w:val="22"/>
          <w:szCs w:val="22"/>
          <w:lang w:val="en-US" w:eastAsia="en-US"/>
        </w:rPr>
        <w:t>.</w:t>
      </w:r>
      <w:r w:rsidR="00B4481A">
        <w:rPr>
          <w:rFonts w:eastAsia="Calibri"/>
          <w:sz w:val="22"/>
          <w:szCs w:val="22"/>
          <w:lang w:val="en-US" w:eastAsia="en-US"/>
        </w:rPr>
        <w:t xml:space="preserve"> </w:t>
      </w:r>
      <w:r w:rsidRPr="00FF3EBC">
        <w:rPr>
          <w:rFonts w:eastAsia="Calibri"/>
          <w:sz w:val="22"/>
          <w:szCs w:val="22"/>
          <w:lang w:val="en-US" w:eastAsia="en-US"/>
        </w:rPr>
        <w:t>By using isothermal titration calorimetric (ITC) measurement during iterative addition of substrate on the template</w:t>
      </w:r>
      <w:r>
        <w:rPr>
          <w:rFonts w:eastAsia="Calibri"/>
          <w:sz w:val="22"/>
          <w:szCs w:val="22"/>
          <w:lang w:val="en-US" w:eastAsia="en-US"/>
        </w:rPr>
        <w:t>,</w:t>
      </w:r>
      <w:r w:rsidRPr="00FF3EBC">
        <w:rPr>
          <w:rFonts w:eastAsia="Calibri"/>
          <w:sz w:val="22"/>
          <w:szCs w:val="22"/>
          <w:lang w:val="en-US" w:eastAsia="en-US"/>
        </w:rPr>
        <w:t xml:space="preserve"> we will explore the amplitude of </w:t>
      </w:r>
      <w:r>
        <w:rPr>
          <w:rFonts w:eastAsia="Calibri"/>
          <w:sz w:val="22"/>
          <w:szCs w:val="22"/>
          <w:lang w:val="en-US" w:eastAsia="en-US"/>
        </w:rPr>
        <w:t xml:space="preserve">the </w:t>
      </w:r>
      <w:r w:rsidRPr="00FF3EBC">
        <w:rPr>
          <w:rFonts w:eastAsia="Calibri"/>
          <w:sz w:val="22"/>
          <w:szCs w:val="22"/>
          <w:lang w:val="en-US" w:eastAsia="en-US"/>
        </w:rPr>
        <w:t>structural rearrangement</w:t>
      </w:r>
      <w:r>
        <w:rPr>
          <w:rFonts w:eastAsia="Calibri"/>
          <w:sz w:val="22"/>
          <w:szCs w:val="22"/>
          <w:lang w:val="en-US" w:eastAsia="en-US"/>
        </w:rPr>
        <w:t>s</w:t>
      </w:r>
      <w:r w:rsidRPr="00FF3EBC">
        <w:rPr>
          <w:rFonts w:eastAsia="Calibri"/>
          <w:sz w:val="22"/>
          <w:szCs w:val="22"/>
          <w:lang w:val="en-US" w:eastAsia="en-US"/>
        </w:rPr>
        <w:t xml:space="preserve"> of the substrate </w:t>
      </w:r>
      <w:r>
        <w:rPr>
          <w:rFonts w:eastAsia="Calibri"/>
          <w:sz w:val="22"/>
          <w:szCs w:val="22"/>
          <w:lang w:val="en-US" w:eastAsia="en-US"/>
        </w:rPr>
        <w:t>through</w:t>
      </w:r>
      <w:r w:rsidRPr="00FF3EBC">
        <w:rPr>
          <w:rFonts w:eastAsia="Calibri"/>
          <w:sz w:val="22"/>
          <w:szCs w:val="22"/>
          <w:lang w:val="en-US" w:eastAsia="en-US"/>
        </w:rPr>
        <w:t xml:space="preserve"> the excess of heat-release during the templating process. The ITC device will be funded by the ERC grant. The combination of all these readouts will lead us to have a quantitative estimation of </w:t>
      </w:r>
      <w:r>
        <w:rPr>
          <w:rFonts w:eastAsia="Calibri"/>
          <w:sz w:val="22"/>
          <w:szCs w:val="22"/>
          <w:lang w:val="en-US" w:eastAsia="en-US"/>
        </w:rPr>
        <w:t>adaptive response of the network of exchange during the templating process</w:t>
      </w:r>
      <w:r w:rsidRPr="00FF3EBC">
        <w:rPr>
          <w:rFonts w:eastAsia="Calibri"/>
          <w:sz w:val="22"/>
          <w:szCs w:val="22"/>
          <w:lang w:val="en-US" w:eastAsia="en-US"/>
        </w:rPr>
        <w:t xml:space="preserve">. </w:t>
      </w:r>
    </w:p>
    <w:p w14:paraId="6A62B405" w14:textId="77777777" w:rsidR="00637337" w:rsidRPr="00F30C6D" w:rsidRDefault="00B4481A" w:rsidP="0027489C">
      <w:pPr>
        <w:spacing w:before="60"/>
        <w:contextualSpacing/>
        <w:jc w:val="both"/>
        <w:rPr>
          <w:rFonts w:eastAsia="Calibri"/>
          <w:strike/>
          <w:sz w:val="22"/>
          <w:szCs w:val="22"/>
          <w:lang w:val="en-US" w:eastAsia="en-US"/>
        </w:rPr>
      </w:pPr>
      <w:r>
        <w:rPr>
          <w:rFonts w:eastAsia="Calibri"/>
          <w:b/>
          <w:sz w:val="22"/>
          <w:szCs w:val="22"/>
          <w:lang w:val="en-US" w:eastAsia="en-US"/>
        </w:rPr>
        <w:t>Outcome.</w:t>
      </w:r>
      <w:r w:rsidR="00637337" w:rsidRPr="00FF3EBC">
        <w:rPr>
          <w:rFonts w:eastAsia="Calibri"/>
          <w:b/>
          <w:sz w:val="22"/>
          <w:szCs w:val="22"/>
          <w:lang w:val="en-US" w:eastAsia="en-US"/>
        </w:rPr>
        <w:t xml:space="preserve"> </w:t>
      </w:r>
      <w:r w:rsidR="00637337" w:rsidRPr="00FF3EBC">
        <w:rPr>
          <w:rFonts w:eastAsia="Calibri"/>
          <w:sz w:val="22"/>
          <w:szCs w:val="22"/>
          <w:lang w:val="en-US" w:eastAsia="en-US"/>
        </w:rPr>
        <w:t xml:space="preserve">The use of different PrP </w:t>
      </w:r>
      <w:r w:rsidR="00637337">
        <w:rPr>
          <w:rFonts w:eastAsia="Calibri"/>
          <w:sz w:val="22"/>
          <w:szCs w:val="22"/>
          <w:lang w:val="en-US" w:eastAsia="en-US"/>
        </w:rPr>
        <w:t xml:space="preserve">mutants </w:t>
      </w:r>
      <w:r w:rsidR="00637337" w:rsidRPr="00FF3EBC">
        <w:rPr>
          <w:rFonts w:eastAsia="Calibri"/>
          <w:sz w:val="22"/>
          <w:szCs w:val="22"/>
          <w:lang w:val="en-US" w:eastAsia="en-US"/>
        </w:rPr>
        <w:t xml:space="preserve">with deletion or substitution in a specific region will inform us about the importance of these regions </w:t>
      </w:r>
      <w:r w:rsidR="00637337">
        <w:rPr>
          <w:rFonts w:eastAsia="Calibri"/>
          <w:sz w:val="22"/>
          <w:szCs w:val="22"/>
          <w:lang w:val="en-US" w:eastAsia="en-US"/>
        </w:rPr>
        <w:t>to induce an adaptive templating response</w:t>
      </w:r>
      <w:r w:rsidR="00637337" w:rsidRPr="00FF3EBC">
        <w:rPr>
          <w:rFonts w:eastAsia="Calibri"/>
          <w:sz w:val="22"/>
          <w:szCs w:val="22"/>
          <w:lang w:val="en-US" w:eastAsia="en-US"/>
        </w:rPr>
        <w:t xml:space="preserve">. The use of structurally different prion strains will lead </w:t>
      </w:r>
      <w:r w:rsidR="00637337">
        <w:rPr>
          <w:rFonts w:eastAsia="Calibri"/>
          <w:sz w:val="22"/>
          <w:szCs w:val="22"/>
          <w:lang w:val="en-US" w:eastAsia="en-US"/>
        </w:rPr>
        <w:t xml:space="preserve">also </w:t>
      </w:r>
      <w:r w:rsidR="00637337" w:rsidRPr="00FF3EBC">
        <w:rPr>
          <w:rFonts w:eastAsia="Calibri"/>
          <w:sz w:val="22"/>
          <w:szCs w:val="22"/>
          <w:lang w:val="en-US" w:eastAsia="en-US"/>
        </w:rPr>
        <w:t xml:space="preserve">to explore </w:t>
      </w:r>
      <w:r w:rsidR="00637337">
        <w:rPr>
          <w:rFonts w:eastAsia="Calibri"/>
          <w:sz w:val="22"/>
          <w:szCs w:val="22"/>
          <w:lang w:val="en-US" w:eastAsia="en-US"/>
        </w:rPr>
        <w:t xml:space="preserve">whether </w:t>
      </w:r>
      <w:r w:rsidR="00637337" w:rsidRPr="00FF3EBC">
        <w:rPr>
          <w:rFonts w:eastAsia="Calibri"/>
          <w:sz w:val="22"/>
          <w:szCs w:val="22"/>
          <w:lang w:val="en-US" w:eastAsia="en-US"/>
        </w:rPr>
        <w:t xml:space="preserve">different prion strains </w:t>
      </w:r>
      <w:r w:rsidR="00637337">
        <w:rPr>
          <w:rFonts w:eastAsia="Calibri"/>
          <w:sz w:val="22"/>
          <w:szCs w:val="22"/>
          <w:lang w:val="en-US" w:eastAsia="en-US"/>
        </w:rPr>
        <w:t xml:space="preserve">could </w:t>
      </w:r>
      <w:r w:rsidR="00637337" w:rsidRPr="00F30C6D">
        <w:rPr>
          <w:rFonts w:eastAsia="Calibri"/>
          <w:sz w:val="22"/>
          <w:szCs w:val="22"/>
          <w:u w:val="single"/>
          <w:lang w:val="en-US" w:eastAsia="en-US"/>
        </w:rPr>
        <w:t xml:space="preserve">share a </w:t>
      </w:r>
      <w:r w:rsidR="00637337">
        <w:rPr>
          <w:rFonts w:eastAsia="Calibri"/>
          <w:sz w:val="22"/>
          <w:szCs w:val="22"/>
          <w:u w:val="single"/>
          <w:lang w:val="en-US" w:eastAsia="en-US"/>
        </w:rPr>
        <w:t>common</w:t>
      </w:r>
      <w:r w:rsidR="00637337" w:rsidRPr="00F30C6D">
        <w:rPr>
          <w:rFonts w:eastAsia="Calibri"/>
          <w:sz w:val="22"/>
          <w:szCs w:val="22"/>
          <w:u w:val="single"/>
          <w:lang w:val="en-US" w:eastAsia="en-US"/>
        </w:rPr>
        <w:t xml:space="preserve"> domain for an ATR</w:t>
      </w:r>
      <w:r w:rsidR="00637337" w:rsidRPr="00FF3EBC">
        <w:rPr>
          <w:rFonts w:eastAsia="Calibri"/>
          <w:sz w:val="22"/>
          <w:szCs w:val="22"/>
          <w:lang w:val="en-US" w:eastAsia="en-US"/>
        </w:rPr>
        <w:t xml:space="preserve">. </w:t>
      </w:r>
    </w:p>
    <w:p w14:paraId="67A114E2" w14:textId="77777777" w:rsidR="00637337" w:rsidRDefault="00796716" w:rsidP="0027489C">
      <w:pPr>
        <w:spacing w:before="60"/>
        <w:jc w:val="both"/>
        <w:rPr>
          <w:rFonts w:eastAsia="Calibri"/>
          <w:sz w:val="22"/>
          <w:szCs w:val="22"/>
          <w:lang w:val="en-US" w:eastAsia="en-US"/>
        </w:rPr>
      </w:pPr>
      <w:ins w:id="166" w:author="Human Rezaei" w:date="2017-11-07T15:08:00Z">
        <w:r w:rsidRPr="00242028">
          <w:rPr>
            <w:b/>
            <w:sz w:val="22"/>
            <w:szCs w:val="22"/>
            <w:lang w:val="en-US"/>
          </w:rPr>
          <w:t>Synergetic outcome:</w:t>
        </w:r>
        <w:r>
          <w:rPr>
            <w:sz w:val="22"/>
            <w:szCs w:val="22"/>
            <w:lang w:val="en-US"/>
          </w:rPr>
          <w:t xml:space="preserve"> </w:t>
        </w:r>
      </w:ins>
      <w:ins w:id="167" w:author="Human Rezaei" w:date="2017-11-07T15:09:00Z">
        <w:r w:rsidR="00740C5F">
          <w:rPr>
            <w:sz w:val="22"/>
            <w:szCs w:val="22"/>
            <w:lang w:val="en-US"/>
          </w:rPr>
          <w:t xml:space="preserve">The information that will obtained through this subtask </w:t>
        </w:r>
      </w:ins>
      <w:ins w:id="168" w:author="Human Rezaei" w:date="2017-11-07T15:10:00Z">
        <w:r w:rsidR="00740C5F">
          <w:rPr>
            <w:sz w:val="22"/>
            <w:szCs w:val="22"/>
            <w:lang w:val="en-US"/>
          </w:rPr>
          <w:t>will lead to</w:t>
        </w:r>
      </w:ins>
      <w:ins w:id="169" w:author="Human Rezaei" w:date="2017-11-07T15:18:00Z">
        <w:r w:rsidR="007377A9">
          <w:rPr>
            <w:sz w:val="22"/>
            <w:szCs w:val="22"/>
            <w:lang w:val="en-US"/>
          </w:rPr>
          <w:t xml:space="preserve"> build and</w:t>
        </w:r>
      </w:ins>
      <w:ins w:id="170" w:author="Human Rezaei" w:date="2017-11-07T15:10:00Z">
        <w:r w:rsidR="00740C5F">
          <w:rPr>
            <w:sz w:val="22"/>
            <w:szCs w:val="22"/>
            <w:lang w:val="en-US"/>
          </w:rPr>
          <w:t xml:space="preserve"> improve the mathematic model of exchange between different subassemblies in </w:t>
        </w:r>
      </w:ins>
      <w:ins w:id="171" w:author="Human Rezaei" w:date="2017-11-07T15:11:00Z">
        <w:r w:rsidR="00740C5F">
          <w:rPr>
            <w:sz w:val="22"/>
            <w:szCs w:val="22"/>
            <w:lang w:val="en-US"/>
          </w:rPr>
          <w:t>the context of replication. Beyon</w:t>
        </w:r>
      </w:ins>
      <w:ins w:id="172" w:author="Human Rezaei" w:date="2017-11-07T15:14:00Z">
        <w:r w:rsidR="00EB4A73">
          <w:rPr>
            <w:sz w:val="22"/>
            <w:szCs w:val="22"/>
            <w:lang w:val="en-US"/>
          </w:rPr>
          <w:t>d</w:t>
        </w:r>
      </w:ins>
      <w:ins w:id="173" w:author="Human Rezaei" w:date="2017-11-07T15:11:00Z">
        <w:r w:rsidR="00740C5F">
          <w:rPr>
            <w:sz w:val="22"/>
            <w:szCs w:val="22"/>
            <w:lang w:val="en-US"/>
          </w:rPr>
          <w:t xml:space="preserve"> the</w:t>
        </w:r>
      </w:ins>
      <w:ins w:id="174" w:author="Human Rezaei" w:date="2017-11-07T15:14:00Z">
        <w:r w:rsidR="00EB4A73">
          <w:rPr>
            <w:sz w:val="22"/>
            <w:szCs w:val="22"/>
            <w:lang w:val="en-US"/>
          </w:rPr>
          <w:t xml:space="preserve"> </w:t>
        </w:r>
      </w:ins>
      <w:ins w:id="175" w:author="Human Rezaei" w:date="2017-11-07T15:11:00Z">
        <w:r w:rsidR="00740C5F">
          <w:rPr>
            <w:sz w:val="22"/>
            <w:szCs w:val="22"/>
            <w:lang w:val="en-US"/>
          </w:rPr>
          <w:t>fact that we will build a</w:t>
        </w:r>
      </w:ins>
      <w:ins w:id="176" w:author="Human Rezaei" w:date="2017-11-07T15:14:00Z">
        <w:r w:rsidR="00EB4A73">
          <w:rPr>
            <w:sz w:val="22"/>
            <w:szCs w:val="22"/>
            <w:lang w:val="en-US"/>
          </w:rPr>
          <w:t xml:space="preserve"> kinetic</w:t>
        </w:r>
      </w:ins>
      <w:ins w:id="177" w:author="Human Rezaei" w:date="2017-11-07T15:11:00Z">
        <w:r w:rsidR="00740C5F">
          <w:rPr>
            <w:sz w:val="22"/>
            <w:szCs w:val="22"/>
            <w:lang w:val="en-US"/>
          </w:rPr>
          <w:t xml:space="preserve"> templating model</w:t>
        </w:r>
      </w:ins>
      <w:ins w:id="178" w:author="Human Rezaei" w:date="2017-11-07T15:16:00Z">
        <w:r w:rsidR="007377A9">
          <w:rPr>
            <w:sz w:val="22"/>
            <w:szCs w:val="22"/>
            <w:lang w:val="en-US"/>
          </w:rPr>
          <w:t>,</w:t>
        </w:r>
      </w:ins>
      <w:ins w:id="179" w:author="Human Rezaei" w:date="2017-11-07T15:17:00Z">
        <w:r w:rsidR="007377A9">
          <w:rPr>
            <w:sz w:val="22"/>
            <w:szCs w:val="22"/>
            <w:lang w:val="en-US"/>
          </w:rPr>
          <w:t xml:space="preserve"> we</w:t>
        </w:r>
      </w:ins>
      <w:ins w:id="180" w:author="Human Rezaei" w:date="2017-11-07T15:11:00Z">
        <w:r w:rsidR="00740C5F">
          <w:rPr>
            <w:sz w:val="22"/>
            <w:szCs w:val="22"/>
            <w:lang w:val="en-US"/>
          </w:rPr>
          <w:t xml:space="preserve"> will </w:t>
        </w:r>
        <w:r w:rsidR="00A111A6">
          <w:rPr>
            <w:sz w:val="22"/>
            <w:szCs w:val="22"/>
            <w:lang w:val="en-US"/>
          </w:rPr>
          <w:t>also</w:t>
        </w:r>
        <w:r w:rsidR="00740C5F">
          <w:rPr>
            <w:sz w:val="22"/>
            <w:szCs w:val="22"/>
            <w:lang w:val="en-US"/>
          </w:rPr>
          <w:t xml:space="preserve"> start to </w:t>
        </w:r>
      </w:ins>
      <w:ins w:id="181" w:author="Human Rezaei" w:date="2017-11-07T15:12:00Z">
        <w:r w:rsidR="00A111A6">
          <w:rPr>
            <w:sz w:val="22"/>
            <w:szCs w:val="22"/>
            <w:lang w:val="en-US"/>
          </w:rPr>
          <w:t xml:space="preserve">analyze mathematically </w:t>
        </w:r>
      </w:ins>
      <w:ins w:id="182" w:author="Human Rezaei" w:date="2017-11-07T15:14:00Z">
        <w:r w:rsidR="00EB4A73">
          <w:rPr>
            <w:sz w:val="22"/>
            <w:szCs w:val="22"/>
            <w:lang w:val="en-US"/>
          </w:rPr>
          <w:t>the response of the</w:t>
        </w:r>
      </w:ins>
      <w:ins w:id="183" w:author="Human Rezaei" w:date="2017-11-07T15:18:00Z">
        <w:r w:rsidR="00D824F1">
          <w:rPr>
            <w:sz w:val="22"/>
            <w:szCs w:val="22"/>
            <w:lang w:val="en-US"/>
          </w:rPr>
          <w:t xml:space="preserve"> model of</w:t>
        </w:r>
      </w:ins>
      <w:ins w:id="184" w:author="Human Rezaei" w:date="2017-11-07T15:14:00Z">
        <w:r w:rsidR="00EB4A73">
          <w:rPr>
            <w:sz w:val="22"/>
            <w:szCs w:val="22"/>
            <w:lang w:val="en-US"/>
          </w:rPr>
          <w:t xml:space="preserve"> network of exchange to </w:t>
        </w:r>
      </w:ins>
      <w:ins w:id="185" w:author="Human Rezaei" w:date="2017-11-07T15:16:00Z">
        <w:r w:rsidR="00EB4A73">
          <w:rPr>
            <w:sz w:val="22"/>
            <w:szCs w:val="22"/>
            <w:lang w:val="en-US"/>
          </w:rPr>
          <w:t xml:space="preserve">a </w:t>
        </w:r>
      </w:ins>
      <w:ins w:id="186" w:author="Human Rezaei" w:date="2017-11-07T15:17:00Z">
        <w:r w:rsidR="007377A9">
          <w:rPr>
            <w:sz w:val="22"/>
            <w:szCs w:val="22"/>
            <w:lang w:val="en-US"/>
          </w:rPr>
          <w:t xml:space="preserve">templating </w:t>
        </w:r>
      </w:ins>
      <w:ins w:id="187" w:author="Human Rezaei" w:date="2017-11-07T15:14:00Z">
        <w:r w:rsidR="00EB4A73">
          <w:rPr>
            <w:sz w:val="22"/>
            <w:szCs w:val="22"/>
            <w:lang w:val="en-US"/>
          </w:rPr>
          <w:t xml:space="preserve">perturbation (here </w:t>
        </w:r>
      </w:ins>
      <w:ins w:id="188" w:author="Human Rezaei" w:date="2017-11-07T15:15:00Z">
        <w:r w:rsidR="00EB4A73">
          <w:rPr>
            <w:sz w:val="22"/>
            <w:szCs w:val="22"/>
            <w:lang w:val="en-US"/>
          </w:rPr>
          <w:t xml:space="preserve">the </w:t>
        </w:r>
      </w:ins>
      <w:ins w:id="189" w:author="Human Rezaei" w:date="2017-11-07T15:16:00Z">
        <w:r w:rsidR="00EB4A73">
          <w:rPr>
            <w:sz w:val="22"/>
            <w:szCs w:val="22"/>
            <w:lang w:val="en-US"/>
          </w:rPr>
          <w:t>templating of a specific subassemblies by a PrPC)</w:t>
        </w:r>
      </w:ins>
      <w:ins w:id="190" w:author="Human Rezaei" w:date="2017-11-07T15:13:00Z">
        <w:r w:rsidR="007377A9">
          <w:rPr>
            <w:sz w:val="22"/>
            <w:szCs w:val="22"/>
            <w:lang w:val="en-US"/>
          </w:rPr>
          <w:t xml:space="preserve"> </w:t>
        </w:r>
      </w:ins>
      <w:ins w:id="191" w:author="Human Rezaei" w:date="2017-11-07T15:17:00Z">
        <w:r w:rsidR="007377A9">
          <w:rPr>
            <w:sz w:val="22"/>
            <w:szCs w:val="22"/>
            <w:lang w:val="en-US"/>
          </w:rPr>
          <w:t>and analyze the adaptive response of the network</w:t>
        </w:r>
      </w:ins>
      <w:ins w:id="192" w:author="Human Rezaei" w:date="2017-11-07T15:18:00Z">
        <w:r w:rsidR="007377A9">
          <w:rPr>
            <w:sz w:val="22"/>
            <w:szCs w:val="22"/>
            <w:lang w:val="en-US"/>
          </w:rPr>
          <w:t xml:space="preserve">. </w:t>
        </w:r>
      </w:ins>
    </w:p>
    <w:p w14:paraId="29AAFF9D" w14:textId="77777777" w:rsidR="00637337" w:rsidRPr="00B4481A" w:rsidRDefault="00637337" w:rsidP="0027489C">
      <w:pPr>
        <w:pStyle w:val="Task"/>
        <w:spacing w:before="60"/>
        <w:rPr>
          <w:rFonts w:eastAsia="Calibri"/>
          <w:sz w:val="22"/>
          <w:lang w:eastAsia="en-US"/>
        </w:rPr>
      </w:pPr>
      <w:r w:rsidRPr="00B4481A">
        <w:rPr>
          <w:rFonts w:eastAsia="Calibri"/>
          <w:sz w:val="22"/>
          <w:lang w:eastAsia="en-US"/>
        </w:rPr>
        <w:t xml:space="preserve">Subtask 2.1.2: Adaptive response to therapeutic molecules and specific ligands </w:t>
      </w:r>
    </w:p>
    <w:p w14:paraId="201CF7E3" w14:textId="77777777" w:rsidR="00637337" w:rsidRDefault="00637337" w:rsidP="0027489C">
      <w:pPr>
        <w:spacing w:before="60"/>
        <w:contextualSpacing/>
        <w:jc w:val="both"/>
        <w:rPr>
          <w:rFonts w:eastAsia="Calibri"/>
          <w:sz w:val="22"/>
          <w:szCs w:val="22"/>
          <w:lang w:val="en-US" w:eastAsia="en-US"/>
        </w:rPr>
      </w:pPr>
      <w:r w:rsidRPr="00F30C6D">
        <w:rPr>
          <w:rFonts w:eastAsia="Calibri"/>
          <w:b/>
          <w:sz w:val="22"/>
          <w:szCs w:val="22"/>
          <w:lang w:val="en-US" w:eastAsia="en-US"/>
        </w:rPr>
        <w:t>Objective</w:t>
      </w:r>
      <w:r w:rsidR="00B841F6">
        <w:rPr>
          <w:rFonts w:eastAsia="Calibri"/>
          <w:b/>
          <w:sz w:val="22"/>
          <w:szCs w:val="22"/>
          <w:lang w:val="en-US" w:eastAsia="en-US"/>
        </w:rPr>
        <w:t>.</w:t>
      </w:r>
      <w:r w:rsidR="00B841F6">
        <w:rPr>
          <w:rFonts w:eastAsia="Calibri"/>
          <w:sz w:val="22"/>
          <w:szCs w:val="22"/>
          <w:lang w:val="en-US" w:eastAsia="en-US"/>
        </w:rPr>
        <w:t xml:space="preserve"> The adaptive partition of different PrP</w:t>
      </w:r>
      <w:r w:rsidR="00B841F6" w:rsidRPr="000312E6">
        <w:rPr>
          <w:rFonts w:eastAsia="Calibri"/>
          <w:sz w:val="22"/>
          <w:szCs w:val="22"/>
          <w:vertAlign w:val="superscript"/>
          <w:lang w:val="en-US" w:eastAsia="en-US"/>
        </w:rPr>
        <w:t>Sc</w:t>
      </w:r>
      <w:r w:rsidR="00B841F6">
        <w:rPr>
          <w:rFonts w:eastAsia="Calibri"/>
          <w:sz w:val="22"/>
          <w:szCs w:val="22"/>
          <w:lang w:val="en-US" w:eastAsia="en-US"/>
        </w:rPr>
        <w:t xml:space="preserve"> subassemblies within the network of exchange is not restricted to the templating process and a ligand that stabilizes or destabilizes a subpopulation should also induce </w:t>
      </w:r>
      <w:r w:rsidR="00B841F6" w:rsidRPr="00F30C6D">
        <w:rPr>
          <w:rFonts w:eastAsia="Calibri"/>
          <w:b/>
          <w:sz w:val="22"/>
          <w:szCs w:val="22"/>
          <w:lang w:val="en-US" w:eastAsia="en-US"/>
        </w:rPr>
        <w:t xml:space="preserve">an adaptive response </w:t>
      </w:r>
      <w:r w:rsidR="00B841F6">
        <w:rPr>
          <w:rFonts w:eastAsia="Calibri"/>
          <w:sz w:val="22"/>
          <w:szCs w:val="22"/>
          <w:lang w:val="en-US" w:eastAsia="en-US"/>
        </w:rPr>
        <w:t>of the network of exchange. A panel of molecules and therapeutics ligands exist</w:t>
      </w:r>
      <w:ins w:id="193" w:author="Vincent Béringue" w:date="2017-11-06T22:44:00Z">
        <w:r w:rsidR="0058628A">
          <w:rPr>
            <w:rFonts w:eastAsia="Calibri"/>
            <w:sz w:val="22"/>
            <w:szCs w:val="22"/>
            <w:lang w:val="en-US" w:eastAsia="en-US"/>
          </w:rPr>
          <w:t>s</w:t>
        </w:r>
      </w:ins>
      <w:r w:rsidR="00B841F6">
        <w:rPr>
          <w:rFonts w:eastAsia="Calibri"/>
          <w:sz w:val="22"/>
          <w:szCs w:val="22"/>
          <w:lang w:val="en-US" w:eastAsia="en-US"/>
        </w:rPr>
        <w:t xml:space="preserve"> modulating modestly the disease evolution (</w:t>
      </w:r>
      <w:r w:rsidR="00B841F6" w:rsidRPr="00B841F6">
        <w:rPr>
          <w:rFonts w:eastAsia="Calibri"/>
          <w:sz w:val="22"/>
          <w:szCs w:val="22"/>
          <w:highlight w:val="yellow"/>
          <w:lang w:val="en-US" w:eastAsia="en-US"/>
        </w:rPr>
        <w:t>refs</w:t>
      </w:r>
      <w:r w:rsidR="00B841F6">
        <w:rPr>
          <w:rFonts w:eastAsia="Calibri"/>
          <w:sz w:val="22"/>
          <w:szCs w:val="22"/>
          <w:lang w:val="en-US" w:eastAsia="en-US"/>
        </w:rPr>
        <w:t>). I</w:t>
      </w:r>
      <w:r>
        <w:rPr>
          <w:rFonts w:eastAsia="Calibri"/>
          <w:sz w:val="22"/>
          <w:szCs w:val="22"/>
          <w:lang w:val="en-US" w:eastAsia="en-US"/>
        </w:rPr>
        <w:t>n this task, we will determine the effect of certain (sometimes proprietary) ligands to induce an adaptive response from the network of exchange.</w:t>
      </w:r>
    </w:p>
    <w:p w14:paraId="125E8EBE" w14:textId="77777777" w:rsidR="00637337" w:rsidRPr="00F30C6D" w:rsidRDefault="00637337" w:rsidP="0027489C">
      <w:pPr>
        <w:spacing w:before="60"/>
        <w:contextualSpacing/>
        <w:jc w:val="both"/>
        <w:rPr>
          <w:rFonts w:eastAsia="Calibri"/>
          <w:b/>
          <w:sz w:val="22"/>
          <w:szCs w:val="22"/>
          <w:lang w:val="en-US" w:eastAsia="en-US"/>
        </w:rPr>
      </w:pPr>
      <w:r w:rsidRPr="00F30C6D">
        <w:rPr>
          <w:rFonts w:eastAsia="Calibri"/>
          <w:b/>
          <w:sz w:val="22"/>
          <w:szCs w:val="22"/>
          <w:lang w:val="en-US" w:eastAsia="en-US"/>
        </w:rPr>
        <w:t>Methodology</w:t>
      </w:r>
      <w:r w:rsidR="00B841F6">
        <w:rPr>
          <w:rFonts w:eastAsia="Calibri"/>
          <w:b/>
          <w:sz w:val="22"/>
          <w:szCs w:val="22"/>
          <w:lang w:val="en-US" w:eastAsia="en-US"/>
        </w:rPr>
        <w:t>.</w:t>
      </w:r>
      <w:r w:rsidRPr="00A109C4">
        <w:rPr>
          <w:rFonts w:eastAsia="Calibri"/>
          <w:sz w:val="22"/>
          <w:szCs w:val="22"/>
          <w:lang w:val="en-US" w:eastAsia="en-US"/>
        </w:rPr>
        <w:t xml:space="preserve"> </w:t>
      </w:r>
      <w:r>
        <w:rPr>
          <w:rFonts w:eastAsia="Calibri"/>
          <w:sz w:val="22"/>
          <w:szCs w:val="22"/>
          <w:lang w:val="en-US" w:eastAsia="en-US"/>
        </w:rPr>
        <w:t xml:space="preserve">The approaches adopted here are similar to those used in subtask 2.1.1 for ATR exploration. Indeed, the ligands used in this task could be assimilated to a PrP substrate with the difference that </w:t>
      </w:r>
      <w:r w:rsidR="00B841F6">
        <w:rPr>
          <w:rFonts w:eastAsia="Calibri"/>
          <w:sz w:val="22"/>
          <w:szCs w:val="22"/>
          <w:lang w:val="en-US" w:eastAsia="en-US"/>
        </w:rPr>
        <w:t>they</w:t>
      </w:r>
      <w:r>
        <w:rPr>
          <w:rFonts w:eastAsia="Calibri"/>
          <w:sz w:val="22"/>
          <w:szCs w:val="22"/>
          <w:lang w:val="en-US" w:eastAsia="en-US"/>
        </w:rPr>
        <w:t xml:space="preserve"> will </w:t>
      </w:r>
      <w:r>
        <w:rPr>
          <w:rFonts w:eastAsia="Calibri"/>
          <w:sz w:val="22"/>
          <w:szCs w:val="22"/>
          <w:lang w:val="en-US" w:eastAsia="en-US"/>
        </w:rPr>
        <w:lastRenderedPageBreak/>
        <w:t>not be converted. We envisage to use three types of ligands. This first type will correspond to classical therapeutic ligands already well described for their partial effect on prion replication (e.g. Congo-Red, Pentosan Polysulphate, Polyene antibiotics, etc…</w:t>
      </w:r>
      <w:r>
        <w:rPr>
          <w:rFonts w:eastAsia="Calibri"/>
          <w:sz w:val="22"/>
          <w:szCs w:val="22"/>
          <w:lang w:val="en-US" w:eastAsia="en-US"/>
        </w:rPr>
        <w:fldChar w:fldCharType="begin">
          <w:fldData xml:space="preserve">PEVuZE5vdGU+PENpdGU+PEF1dGhvcj5CZXJpbmd1ZTwvQXV0aG9yPjxZZWFyPjIwMDA8L1llYXI+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</w:fldData>
        </w:fldChar>
      </w:r>
      <w:r w:rsidR="00B841F6">
        <w:rPr>
          <w:rFonts w:eastAsia="Calibri"/>
          <w:sz w:val="22"/>
          <w:szCs w:val="22"/>
          <w:lang w:val="en-US" w:eastAsia="en-US"/>
        </w:rPr>
        <w:instrText xml:space="preserve"> ADDIN EN.CITE </w:instrText>
      </w:r>
      <w:r w:rsidR="00B841F6">
        <w:rPr>
          <w:rFonts w:eastAsia="Calibri"/>
          <w:sz w:val="22"/>
          <w:szCs w:val="22"/>
          <w:lang w:val="en-US" w:eastAsia="en-US"/>
        </w:rPr>
        <w:fldChar w:fldCharType="begin">
          <w:fldData xml:space="preserve">PEVuZE5vdGU+PENpdGU+PEF1dGhvcj5CZXJpbmd1ZTwvQXV0aG9yPjxZZWFyPjIwMDA8L1llYXI+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</w:fldData>
        </w:fldChar>
      </w:r>
      <w:r w:rsidR="00B841F6">
        <w:rPr>
          <w:rFonts w:eastAsia="Calibri"/>
          <w:sz w:val="22"/>
          <w:szCs w:val="22"/>
          <w:lang w:val="en-US" w:eastAsia="en-US"/>
        </w:rPr>
        <w:instrText xml:space="preserve"> ADDIN EN.CITE.DATA </w:instrText>
      </w:r>
      <w:r w:rsidR="00B841F6">
        <w:rPr>
          <w:rFonts w:eastAsia="Calibri"/>
          <w:sz w:val="22"/>
          <w:szCs w:val="22"/>
          <w:lang w:val="en-US" w:eastAsia="en-US"/>
        </w:rPr>
      </w:r>
      <w:r w:rsidR="00B841F6">
        <w:rPr>
          <w:rFonts w:eastAsia="Calibri"/>
          <w:sz w:val="22"/>
          <w:szCs w:val="22"/>
          <w:lang w:val="en-US" w:eastAsia="en-US"/>
        </w:rPr>
        <w:fldChar w:fldCharType="end"/>
      </w:r>
      <w:r>
        <w:rPr>
          <w:rFonts w:eastAsia="Calibri"/>
          <w:sz w:val="22"/>
          <w:szCs w:val="22"/>
          <w:lang w:val="en-US" w:eastAsia="en-US"/>
        </w:rPr>
      </w:r>
      <w:r>
        <w:rPr>
          <w:rFonts w:eastAsia="Calibri"/>
          <w:sz w:val="22"/>
          <w:szCs w:val="22"/>
          <w:lang w:val="en-US" w:eastAsia="en-US"/>
        </w:rPr>
        <w:fldChar w:fldCharType="separate"/>
      </w:r>
      <w:r w:rsidR="00B841F6">
        <w:rPr>
          <w:rFonts w:eastAsia="Calibri"/>
          <w:noProof/>
          <w:sz w:val="22"/>
          <w:szCs w:val="22"/>
          <w:lang w:val="en-US" w:eastAsia="en-US"/>
        </w:rPr>
        <w:t>(</w:t>
      </w:r>
      <w:r w:rsidR="00B841F6" w:rsidRPr="00B841F6">
        <w:rPr>
          <w:rFonts w:eastAsia="Calibri"/>
          <w:i/>
          <w:noProof/>
          <w:sz w:val="22"/>
          <w:szCs w:val="22"/>
          <w:lang w:val="en-US" w:eastAsia="en-US"/>
        </w:rPr>
        <w:t>46, 55</w:t>
      </w:r>
      <w:r w:rsidR="00B841F6">
        <w:rPr>
          <w:rFonts w:eastAsia="Calibri"/>
          <w:noProof/>
          <w:sz w:val="22"/>
          <w:szCs w:val="22"/>
          <w:lang w:val="en-US" w:eastAsia="en-US"/>
        </w:rPr>
        <w:t>)</w:t>
      </w:r>
      <w:r>
        <w:rPr>
          <w:rFonts w:eastAsia="Calibri"/>
          <w:sz w:val="22"/>
          <w:szCs w:val="22"/>
          <w:lang w:val="en-US" w:eastAsia="en-US"/>
        </w:rPr>
        <w:fldChar w:fldCharType="end"/>
      </w:r>
      <w:r>
        <w:rPr>
          <w:rFonts w:eastAsia="Calibri"/>
          <w:sz w:val="22"/>
          <w:szCs w:val="22"/>
          <w:lang w:val="en-US" w:eastAsia="en-US"/>
        </w:rPr>
        <w:t>). The second type of ligand</w:t>
      </w:r>
      <w:del w:id="194" w:author="Vincent Béringue" w:date="2017-11-06T22:44:00Z">
        <w:r w:rsidDel="0058628A">
          <w:rPr>
            <w:rFonts w:eastAsia="Calibri"/>
            <w:sz w:val="22"/>
            <w:szCs w:val="22"/>
            <w:lang w:val="en-US" w:eastAsia="en-US"/>
          </w:rPr>
          <w:delText>s</w:delText>
        </w:r>
      </w:del>
      <w:r>
        <w:rPr>
          <w:rFonts w:eastAsia="Calibri"/>
          <w:sz w:val="22"/>
          <w:szCs w:val="22"/>
          <w:lang w:val="en-US" w:eastAsia="en-US"/>
        </w:rPr>
        <w:t xml:space="preserve"> will be monoclonal antibody directed against specific regions of PrP. A large panel of antibodies covering different regions of PrP is available in </w:t>
      </w:r>
      <w:r w:rsidR="00B841F6">
        <w:rPr>
          <w:rFonts w:eastAsia="Calibri"/>
          <w:sz w:val="22"/>
          <w:szCs w:val="22"/>
          <w:lang w:val="en-US" w:eastAsia="en-US"/>
        </w:rPr>
        <w:t xml:space="preserve">the </w:t>
      </w:r>
      <w:r>
        <w:rPr>
          <w:rFonts w:eastAsia="Calibri"/>
          <w:sz w:val="22"/>
          <w:szCs w:val="22"/>
          <w:lang w:val="en-US" w:eastAsia="en-US"/>
        </w:rPr>
        <w:t xml:space="preserve">INRA group (e.g. </w:t>
      </w:r>
      <w:r>
        <w:rPr>
          <w:rFonts w:eastAsia="Calibri"/>
          <w:sz w:val="22"/>
          <w:szCs w:val="22"/>
          <w:lang w:val="en-US" w:eastAsia="en-US"/>
        </w:rPr>
        <w:fldChar w:fldCharType="begin"/>
      </w:r>
      <w:r w:rsidR="00B841F6">
        <w:rPr>
          <w:rFonts w:eastAsia="Calibri"/>
          <w:sz w:val="22"/>
          <w:szCs w:val="22"/>
          <w:lang w:val="en-US" w:eastAsia="en-US"/>
        </w:rPr>
        <w:instrText xml:space="preserve"> ADDIN EN.CITE &lt;EndNote&gt;&lt;Cite&gt;&lt;Author&gt;Rezaei&lt;/Author&gt;&lt;Year&gt;2005&lt;/Year&gt;&lt;RecNum&gt;396&lt;/RecNum&gt;&lt;DisplayText&gt;(&lt;style face="italic"&gt;57&lt;/style&gt;)&lt;/DisplayText&gt;&lt;record&gt;&lt;rec-number&gt;396&lt;/rec-number&gt;&lt;foreign-keys&gt;&lt;key app="EN" db-id="5zdsfz0smsxed6erdv2xeff0f2x5eavzw05v" timestamp="1509445510"&gt;396&lt;/key&gt;&lt;/foreign-keys&gt;&lt;ref-type name="Journal Article"&gt;17&lt;/ref-type&gt;&lt;contributors&gt;&lt;authors&gt;&lt;author&gt;Rezaei, H.&lt;/author&gt;&lt;author&gt;Eghiaian, F.&lt;/author&gt;&lt;author&gt;Perez, J.&lt;/author&gt;&lt;author&gt;Doublet, B.&lt;/author&gt;&lt;author&gt;Choiset, Y.&lt;/author&gt;&lt;author&gt;Haertle, T.&lt;/author&gt;&lt;author&gt;Grosclaude, J.&lt;/author&gt;&lt;/authors&gt;&lt;/contributors&gt;&lt;auth-address&gt;Virologie et Immunologie Moleculaires (VIM), INRA, F-78352 Jouy-en-Josas, France. human.rezaei@jouy.inra.fr&lt;/auth-address&gt;&lt;titles&gt;&lt;title&gt;Sequential generation of two structurally distinct ovine prion protein soluble oligomers displaying different biochemical reactivities&lt;/title&gt;&lt;secondary-title&gt;J Mol Biol&lt;/secondary-title&gt;&lt;/titles&gt;&lt;periodical&gt;&lt;full-title&gt;J Mol Biol&lt;/full-title&gt;&lt;/periodical&gt;&lt;pages&gt;665-79&lt;/pages&gt;&lt;volume&gt;347&lt;/volume&gt;&lt;number&gt;3&lt;/number&gt;&lt;keywords&gt;&lt;keyword&gt;Animals&lt;/keyword&gt;&lt;keyword&gt;Epitope Mapping&lt;/keyword&gt;&lt;keyword&gt;Models, Molecular&lt;/keyword&gt;&lt;keyword&gt;Polymers/chemistry&lt;/keyword&gt;&lt;keyword&gt;Prions/*chemistry&lt;/keyword&gt;&lt;keyword&gt;*Protein Conformation&lt;/keyword&gt;&lt;keyword&gt;Sheep&lt;/keyword&gt;&lt;keyword&gt;Thermodynamics&lt;/keyword&gt;&lt;/keywords&gt;&lt;dates&gt;&lt;year&gt;2005&lt;/year&gt;&lt;pub-dates&gt;&lt;date&gt;Apr 01&lt;/date&gt;&lt;/pub-dates&gt;&lt;/dates&gt;&lt;isbn&gt;0022-2836 (Print)&amp;#xD;0022-2836 (Linking)&lt;/isbn&gt;&lt;accession-num&gt;15755458&lt;/accession-num&gt;&lt;urls&gt;&lt;related-urls&gt;&lt;url&gt;http://www.ncbi.nlm.nih.gov/pubmed/15755458&lt;/url&gt;&lt;/related-urls&gt;&lt;/urls&gt;&lt;electronic-resource-num&gt;10.1016/j.jmb.2005.01.043&lt;/electronic-resource-num&gt;&lt;research-notes&gt;Epitope mapping&lt;/research-notes&gt;&lt;/record&gt;&lt;/Cite&gt;&lt;/EndNote&gt;</w:instrText>
      </w:r>
      <w:r>
        <w:rPr>
          <w:rFonts w:eastAsia="Calibri"/>
          <w:sz w:val="22"/>
          <w:szCs w:val="22"/>
          <w:lang w:val="en-US" w:eastAsia="en-US"/>
        </w:rPr>
        <w:fldChar w:fldCharType="separate"/>
      </w:r>
      <w:r w:rsidR="00B841F6">
        <w:rPr>
          <w:rFonts w:eastAsia="Calibri"/>
          <w:noProof/>
          <w:sz w:val="22"/>
          <w:szCs w:val="22"/>
          <w:lang w:val="en-US" w:eastAsia="en-US"/>
        </w:rPr>
        <w:t>(</w:t>
      </w:r>
      <w:r w:rsidR="00B841F6" w:rsidRPr="00B841F6">
        <w:rPr>
          <w:rFonts w:eastAsia="Calibri"/>
          <w:i/>
          <w:noProof/>
          <w:sz w:val="22"/>
          <w:szCs w:val="22"/>
          <w:lang w:val="en-US" w:eastAsia="en-US"/>
        </w:rPr>
        <w:t>57</w:t>
      </w:r>
      <w:r w:rsidR="00B841F6">
        <w:rPr>
          <w:rFonts w:eastAsia="Calibri"/>
          <w:noProof/>
          <w:sz w:val="22"/>
          <w:szCs w:val="22"/>
          <w:lang w:val="en-US" w:eastAsia="en-US"/>
        </w:rPr>
        <w:t>)</w:t>
      </w:r>
      <w:r>
        <w:rPr>
          <w:rFonts w:eastAsia="Calibri"/>
          <w:sz w:val="22"/>
          <w:szCs w:val="22"/>
          <w:lang w:val="en-US" w:eastAsia="en-US"/>
        </w:rPr>
        <w:fldChar w:fldCharType="end"/>
      </w:r>
      <w:r>
        <w:rPr>
          <w:rFonts w:eastAsia="Calibri"/>
          <w:sz w:val="22"/>
          <w:szCs w:val="22"/>
          <w:lang w:val="en-US" w:eastAsia="en-US"/>
        </w:rPr>
        <w:t xml:space="preserve">). The third panel of ligand will correspond to </w:t>
      </w:r>
      <w:r w:rsidRPr="000678A2">
        <w:rPr>
          <w:rFonts w:eastAsia="Calibri"/>
          <w:sz w:val="22"/>
          <w:szCs w:val="22"/>
          <w:lang w:val="en-US" w:eastAsia="en-US"/>
        </w:rPr>
        <w:t>alpha-P protein designed ligands for different conformation</w:t>
      </w:r>
      <w:r>
        <w:rPr>
          <w:rFonts w:eastAsia="Calibri"/>
          <w:sz w:val="22"/>
          <w:szCs w:val="22"/>
          <w:lang w:val="en-US" w:eastAsia="en-US"/>
        </w:rPr>
        <w:t>s</w:t>
      </w:r>
      <w:r w:rsidRPr="000678A2">
        <w:rPr>
          <w:rFonts w:eastAsia="Calibri"/>
          <w:sz w:val="22"/>
          <w:szCs w:val="22"/>
          <w:lang w:val="en-US" w:eastAsia="en-US"/>
        </w:rPr>
        <w:t xml:space="preserve"> or domain</w:t>
      </w:r>
      <w:r>
        <w:rPr>
          <w:rFonts w:eastAsia="Calibri"/>
          <w:sz w:val="22"/>
          <w:szCs w:val="22"/>
          <w:lang w:val="en-US" w:eastAsia="en-US"/>
        </w:rPr>
        <w:t>s</w:t>
      </w:r>
      <w:r w:rsidRPr="000678A2">
        <w:rPr>
          <w:rFonts w:eastAsia="Calibri"/>
          <w:sz w:val="22"/>
          <w:szCs w:val="22"/>
          <w:lang w:val="en-US" w:eastAsia="en-US"/>
        </w:rPr>
        <w:t xml:space="preserve"> </w:t>
      </w:r>
      <w:r>
        <w:rPr>
          <w:rFonts w:eastAsia="Calibri"/>
          <w:sz w:val="22"/>
          <w:szCs w:val="22"/>
          <w:lang w:val="en-US" w:eastAsia="en-US"/>
        </w:rPr>
        <w:t xml:space="preserve">from </w:t>
      </w:r>
      <w:r w:rsidRPr="000678A2">
        <w:rPr>
          <w:rFonts w:eastAsia="Calibri"/>
          <w:sz w:val="22"/>
          <w:szCs w:val="22"/>
          <w:lang w:val="en-US" w:eastAsia="en-US"/>
        </w:rPr>
        <w:t>PrP</w:t>
      </w:r>
      <w:r>
        <w:rPr>
          <w:rFonts w:eastAsia="Calibri"/>
          <w:sz w:val="22"/>
          <w:szCs w:val="22"/>
          <w:lang w:val="en-US" w:eastAsia="en-US"/>
        </w:rPr>
        <w:t>. This last type of ligand will require the contribution of P</w:t>
      </w:r>
      <w:r w:rsidR="00B841F6">
        <w:rPr>
          <w:rFonts w:eastAsia="Calibri"/>
          <w:sz w:val="22"/>
          <w:szCs w:val="22"/>
          <w:lang w:val="en-US" w:eastAsia="en-US"/>
        </w:rPr>
        <w:t xml:space="preserve">. </w:t>
      </w:r>
      <w:r>
        <w:rPr>
          <w:rFonts w:eastAsia="Calibri"/>
          <w:sz w:val="22"/>
          <w:szCs w:val="22"/>
          <w:lang w:val="en-US" w:eastAsia="en-US"/>
        </w:rPr>
        <w:t>Minard</w:t>
      </w:r>
      <w:r w:rsidR="00B841F6">
        <w:rPr>
          <w:rFonts w:eastAsia="Calibri"/>
          <w:sz w:val="22"/>
          <w:szCs w:val="22"/>
          <w:lang w:val="en-US" w:eastAsia="en-US"/>
        </w:rPr>
        <w:t>’s</w:t>
      </w:r>
      <w:r>
        <w:rPr>
          <w:rFonts w:eastAsia="Calibri"/>
          <w:sz w:val="22"/>
          <w:szCs w:val="22"/>
          <w:lang w:val="en-US" w:eastAsia="en-US"/>
        </w:rPr>
        <w:t xml:space="preserve"> group, an expert on </w:t>
      </w:r>
      <w:r w:rsidRPr="000678A2">
        <w:rPr>
          <w:rFonts w:eastAsia="Calibri"/>
          <w:sz w:val="22"/>
          <w:szCs w:val="22"/>
          <w:lang w:val="en-US" w:eastAsia="en-US"/>
        </w:rPr>
        <w:t>alpha-P protein</w:t>
      </w:r>
      <w:r>
        <w:rPr>
          <w:rFonts w:eastAsia="Calibri"/>
          <w:sz w:val="22"/>
          <w:szCs w:val="22"/>
          <w:lang w:val="en-US" w:eastAsia="en-US"/>
        </w:rPr>
        <w:t xml:space="preserve"> design and evolution.</w:t>
      </w:r>
    </w:p>
    <w:p w14:paraId="5096C93E" w14:textId="77777777" w:rsidR="00637337" w:rsidRDefault="00637337" w:rsidP="0027489C">
      <w:pPr>
        <w:spacing w:before="60"/>
        <w:contextualSpacing/>
        <w:jc w:val="both"/>
        <w:rPr>
          <w:rFonts w:eastAsia="Calibri"/>
          <w:b/>
          <w:sz w:val="22"/>
          <w:szCs w:val="22"/>
          <w:lang w:val="en-US" w:eastAsia="en-US"/>
        </w:rPr>
      </w:pPr>
      <w:r w:rsidRPr="00F30C6D">
        <w:rPr>
          <w:rFonts w:eastAsia="Calibri"/>
          <w:b/>
          <w:sz w:val="22"/>
          <w:szCs w:val="22"/>
          <w:lang w:val="en-US" w:eastAsia="en-US"/>
        </w:rPr>
        <w:t>Outcome</w:t>
      </w:r>
      <w:r w:rsidR="00C9500E">
        <w:rPr>
          <w:rFonts w:eastAsia="Calibri"/>
          <w:b/>
          <w:sz w:val="22"/>
          <w:szCs w:val="22"/>
          <w:lang w:val="en-US" w:eastAsia="en-US"/>
        </w:rPr>
        <w:t xml:space="preserve">. </w:t>
      </w:r>
      <w:r>
        <w:rPr>
          <w:rFonts w:eastAsia="Calibri"/>
          <w:sz w:val="22"/>
          <w:szCs w:val="22"/>
          <w:lang w:val="en-US" w:eastAsia="en-US"/>
        </w:rPr>
        <w:t xml:space="preserve">The major outcome of this task is the adaptive response of the </w:t>
      </w:r>
      <w:r w:rsidR="00C9500E">
        <w:rPr>
          <w:rFonts w:eastAsia="Calibri"/>
          <w:sz w:val="22"/>
          <w:szCs w:val="22"/>
          <w:lang w:val="en-US" w:eastAsia="en-US"/>
        </w:rPr>
        <w:t>PrP</w:t>
      </w:r>
      <w:r w:rsidR="00C9500E" w:rsidRPr="000312E6">
        <w:rPr>
          <w:rFonts w:eastAsia="Calibri"/>
          <w:sz w:val="22"/>
          <w:szCs w:val="22"/>
          <w:vertAlign w:val="superscript"/>
          <w:lang w:val="en-US" w:eastAsia="en-US"/>
        </w:rPr>
        <w:t>Sc</w:t>
      </w:r>
      <w:r w:rsidR="00C9500E">
        <w:rPr>
          <w:rFonts w:eastAsia="Calibri"/>
          <w:sz w:val="22"/>
          <w:szCs w:val="22"/>
          <w:lang w:val="en-US" w:eastAsia="en-US"/>
        </w:rPr>
        <w:t xml:space="preserve"> </w:t>
      </w:r>
      <w:r>
        <w:rPr>
          <w:rFonts w:eastAsia="Calibri"/>
          <w:sz w:val="22"/>
          <w:szCs w:val="22"/>
          <w:lang w:val="en-US" w:eastAsia="en-US"/>
        </w:rPr>
        <w:t xml:space="preserve">subassemblies to a ligand-induced perturbation. </w:t>
      </w:r>
      <w:r w:rsidRPr="00F30C6D">
        <w:rPr>
          <w:rFonts w:eastAsia="Calibri"/>
          <w:sz w:val="22"/>
          <w:szCs w:val="22"/>
          <w:lang w:val="en-US" w:eastAsia="en-US"/>
        </w:rPr>
        <w:t>This is the first time</w:t>
      </w:r>
      <w:r>
        <w:rPr>
          <w:rFonts w:eastAsia="Calibri"/>
          <w:sz w:val="22"/>
          <w:szCs w:val="22"/>
          <w:lang w:val="en-US" w:eastAsia="en-US"/>
        </w:rPr>
        <w:t xml:space="preserve"> to</w:t>
      </w:r>
      <w:r w:rsidRPr="00F30C6D">
        <w:rPr>
          <w:rFonts w:eastAsia="Calibri"/>
          <w:sz w:val="22"/>
          <w:szCs w:val="22"/>
          <w:lang w:val="en-US" w:eastAsia="en-US"/>
        </w:rPr>
        <w:t xml:space="preserve"> our knowledge </w:t>
      </w:r>
      <w:r>
        <w:rPr>
          <w:rFonts w:eastAsia="Calibri"/>
          <w:sz w:val="22"/>
          <w:szCs w:val="22"/>
          <w:lang w:val="en-US" w:eastAsia="en-US"/>
        </w:rPr>
        <w:t>in the prion field</w:t>
      </w:r>
      <w:r w:rsidRPr="004C7096">
        <w:rPr>
          <w:rFonts w:eastAsia="Calibri"/>
          <w:sz w:val="22"/>
          <w:szCs w:val="22"/>
          <w:lang w:val="en-US" w:eastAsia="en-US"/>
        </w:rPr>
        <w:t xml:space="preserve"> </w:t>
      </w:r>
      <w:r w:rsidRPr="00F30C6D">
        <w:rPr>
          <w:rFonts w:eastAsia="Calibri"/>
          <w:sz w:val="22"/>
          <w:szCs w:val="22"/>
          <w:lang w:val="en-US" w:eastAsia="en-US"/>
        </w:rPr>
        <w:t>that the effect of a ligand</w:t>
      </w:r>
      <w:r>
        <w:rPr>
          <w:rFonts w:eastAsia="Calibri"/>
          <w:sz w:val="22"/>
          <w:szCs w:val="22"/>
          <w:lang w:val="en-US" w:eastAsia="en-US"/>
        </w:rPr>
        <w:t xml:space="preserve"> or a therapeutic compound</w:t>
      </w:r>
      <w:r w:rsidRPr="00F30C6D">
        <w:rPr>
          <w:rFonts w:eastAsia="Calibri"/>
          <w:sz w:val="22"/>
          <w:szCs w:val="22"/>
          <w:lang w:val="en-US" w:eastAsia="en-US"/>
        </w:rPr>
        <w:t xml:space="preserve"> is investigated by taking </w:t>
      </w:r>
      <w:r>
        <w:rPr>
          <w:rFonts w:eastAsia="Calibri"/>
          <w:sz w:val="22"/>
          <w:szCs w:val="22"/>
          <w:lang w:val="en-US" w:eastAsia="en-US"/>
        </w:rPr>
        <w:t>in</w:t>
      </w:r>
      <w:r w:rsidRPr="00F30C6D">
        <w:rPr>
          <w:rFonts w:eastAsia="Calibri"/>
          <w:sz w:val="22"/>
          <w:szCs w:val="22"/>
          <w:lang w:val="en-US" w:eastAsia="en-US"/>
        </w:rPr>
        <w:t>to account the polydispersity of the target.</w:t>
      </w:r>
      <w:r>
        <w:rPr>
          <w:rFonts w:eastAsia="Calibri"/>
          <w:b/>
          <w:sz w:val="22"/>
          <w:szCs w:val="22"/>
          <w:lang w:val="en-US" w:eastAsia="en-US"/>
        </w:rPr>
        <w:t xml:space="preserve"> </w:t>
      </w:r>
    </w:p>
    <w:p w14:paraId="43B32E88" w14:textId="77777777" w:rsidR="00637337" w:rsidRPr="00FF3EBC" w:rsidRDefault="00637337" w:rsidP="0027489C">
      <w:pPr>
        <w:spacing w:before="60"/>
        <w:contextualSpacing/>
        <w:jc w:val="both"/>
        <w:rPr>
          <w:rFonts w:eastAsia="Calibri"/>
          <w:sz w:val="22"/>
          <w:szCs w:val="22"/>
          <w:lang w:val="en-US" w:eastAsia="en-US"/>
        </w:rPr>
      </w:pPr>
    </w:p>
    <w:p w14:paraId="4C0CFD88" w14:textId="77777777" w:rsidR="00637337" w:rsidRPr="00C9500E" w:rsidRDefault="00637337" w:rsidP="0027489C">
      <w:pPr>
        <w:pStyle w:val="Task"/>
        <w:spacing w:before="60"/>
        <w:rPr>
          <w:rFonts w:eastAsia="Calibri"/>
          <w:sz w:val="22"/>
          <w:lang w:eastAsia="en-US"/>
        </w:rPr>
      </w:pPr>
      <w:r w:rsidRPr="00C9500E">
        <w:rPr>
          <w:rFonts w:eastAsia="Calibri"/>
          <w:sz w:val="22"/>
          <w:lang w:eastAsia="en-US"/>
        </w:rPr>
        <w:t>Subtask 2.1.3: Allosteric mechanism of PrP</w:t>
      </w:r>
      <w:r w:rsidRPr="00C9500E">
        <w:rPr>
          <w:rFonts w:eastAsia="Calibri"/>
          <w:sz w:val="22"/>
          <w:vertAlign w:val="superscript"/>
          <w:lang w:eastAsia="en-US"/>
        </w:rPr>
        <w:t>C</w:t>
      </w:r>
      <w:r w:rsidRPr="00C9500E">
        <w:rPr>
          <w:rFonts w:eastAsia="Calibri"/>
          <w:sz w:val="22"/>
          <w:lang w:eastAsia="en-US"/>
        </w:rPr>
        <w:t xml:space="preserve"> structural rearrangement during the templating</w:t>
      </w:r>
    </w:p>
    <w:p w14:paraId="29673A5A" w14:textId="77777777" w:rsidR="00C9500E" w:rsidRPr="00FF3EBC" w:rsidRDefault="00C9500E" w:rsidP="0027489C">
      <w:pPr>
        <w:spacing w:before="60"/>
        <w:contextualSpacing/>
        <w:jc w:val="both"/>
        <w:rPr>
          <w:rFonts w:eastAsia="Calibri"/>
          <w:sz w:val="22"/>
          <w:szCs w:val="22"/>
          <w:lang w:val="en-US" w:eastAsia="en-US"/>
        </w:rPr>
      </w:pPr>
      <w:r w:rsidRPr="00FF3EBC">
        <w:rPr>
          <w:rFonts w:eastAsia="Calibri"/>
          <w:b/>
          <w:sz w:val="22"/>
          <w:szCs w:val="22"/>
          <w:lang w:val="en-US" w:eastAsia="en-US"/>
        </w:rPr>
        <w:t>Objective</w:t>
      </w:r>
      <w:r>
        <w:rPr>
          <w:rFonts w:eastAsia="Calibri"/>
          <w:b/>
          <w:sz w:val="22"/>
          <w:szCs w:val="22"/>
          <w:lang w:val="en-US" w:eastAsia="en-US"/>
        </w:rPr>
        <w:t xml:space="preserve">. </w:t>
      </w:r>
      <w:r w:rsidRPr="00FF3EBC">
        <w:rPr>
          <w:rFonts w:eastAsia="Calibri"/>
          <w:sz w:val="22"/>
          <w:szCs w:val="22"/>
          <w:lang w:val="en-US" w:eastAsia="en-US"/>
        </w:rPr>
        <w:t xml:space="preserve">Among </w:t>
      </w:r>
      <w:r>
        <w:rPr>
          <w:rFonts w:eastAsia="Calibri"/>
          <w:sz w:val="22"/>
          <w:szCs w:val="22"/>
          <w:lang w:val="en-US" w:eastAsia="en-US"/>
        </w:rPr>
        <w:t>p</w:t>
      </w:r>
      <w:r w:rsidRPr="00FF3EBC">
        <w:rPr>
          <w:rFonts w:eastAsia="Calibri"/>
          <w:sz w:val="22"/>
          <w:szCs w:val="22"/>
          <w:lang w:val="en-US" w:eastAsia="en-US"/>
        </w:rPr>
        <w:t>rionoids, PrP is the unique example for which the native state is folded</w:t>
      </w:r>
      <w:r>
        <w:rPr>
          <w:rFonts w:eastAsia="Calibri"/>
          <w:sz w:val="22"/>
          <w:szCs w:val="22"/>
          <w:lang w:val="en-US" w:eastAsia="en-US"/>
        </w:rPr>
        <w:t>. F</w:t>
      </w:r>
      <w:r w:rsidRPr="00FF3EBC">
        <w:rPr>
          <w:rFonts w:eastAsia="Calibri"/>
          <w:sz w:val="22"/>
          <w:szCs w:val="22"/>
          <w:lang w:val="en-US" w:eastAsia="en-US"/>
        </w:rPr>
        <w:t>or other prionoid</w:t>
      </w:r>
      <w:r>
        <w:rPr>
          <w:rFonts w:eastAsia="Calibri"/>
          <w:sz w:val="22"/>
          <w:szCs w:val="22"/>
          <w:lang w:val="en-US" w:eastAsia="en-US"/>
        </w:rPr>
        <w:t xml:space="preserve">s, </w:t>
      </w:r>
      <w:r w:rsidRPr="00FF3EBC">
        <w:rPr>
          <w:rFonts w:eastAsia="Calibri"/>
          <w:sz w:val="22"/>
          <w:szCs w:val="22"/>
          <w:lang w:val="en-US" w:eastAsia="en-US"/>
        </w:rPr>
        <w:t>the substrate of the conversion is usually either an internal disorder</w:t>
      </w:r>
      <w:r>
        <w:rPr>
          <w:rFonts w:eastAsia="Calibri"/>
          <w:sz w:val="22"/>
          <w:szCs w:val="22"/>
          <w:lang w:val="en-US" w:eastAsia="en-US"/>
        </w:rPr>
        <w:t>ed</w:t>
      </w:r>
      <w:r w:rsidRPr="00FF3EBC">
        <w:rPr>
          <w:rFonts w:eastAsia="Calibri"/>
          <w:sz w:val="22"/>
          <w:szCs w:val="22"/>
          <w:lang w:val="en-US" w:eastAsia="en-US"/>
        </w:rPr>
        <w:t xml:space="preserve"> protein or at least the domain involved in the conversion is a disordered domain</w:t>
      </w:r>
      <w:r>
        <w:rPr>
          <w:rFonts w:eastAsia="Calibri"/>
          <w:sz w:val="22"/>
          <w:szCs w:val="22"/>
          <w:lang w:val="en-US" w:eastAsia="en-US"/>
        </w:rPr>
        <w:t xml:space="preserve"> (</w:t>
      </w:r>
      <w:r w:rsidRPr="00C9500E">
        <w:rPr>
          <w:rFonts w:eastAsia="Calibri"/>
          <w:sz w:val="22"/>
          <w:szCs w:val="22"/>
          <w:highlight w:val="yellow"/>
          <w:lang w:val="en-US" w:eastAsia="en-US"/>
        </w:rPr>
        <w:t>ref</w:t>
      </w:r>
      <w:r>
        <w:rPr>
          <w:rFonts w:eastAsia="Calibri"/>
          <w:sz w:val="22"/>
          <w:szCs w:val="22"/>
          <w:lang w:val="en-US" w:eastAsia="en-US"/>
        </w:rPr>
        <w:t>)</w:t>
      </w:r>
      <w:r w:rsidRPr="00FF3EBC">
        <w:rPr>
          <w:rFonts w:eastAsia="Calibri"/>
          <w:sz w:val="22"/>
          <w:szCs w:val="22"/>
          <w:lang w:val="en-US" w:eastAsia="en-US"/>
        </w:rPr>
        <w:t>. Thus, during the templating process of the monomeric PrP</w:t>
      </w:r>
      <w:r>
        <w:rPr>
          <w:rFonts w:eastAsia="Calibri"/>
          <w:sz w:val="22"/>
          <w:szCs w:val="22"/>
          <w:lang w:val="en-US" w:eastAsia="en-US"/>
        </w:rPr>
        <w:t>,</w:t>
      </w:r>
      <w:r w:rsidRPr="00FF3EBC">
        <w:rPr>
          <w:rFonts w:eastAsia="Calibri"/>
          <w:sz w:val="22"/>
          <w:szCs w:val="22"/>
          <w:lang w:val="en-US" w:eastAsia="en-US"/>
        </w:rPr>
        <w:t xml:space="preserve"> at least a partial unfolding followed by an assisted refolding process occurs. These two processes are induced by the interaction between the template interface and the templating target interface of the substrate </w:t>
      </w:r>
      <w:r w:rsidRPr="000923C6">
        <w:rPr>
          <w:rFonts w:eastAsia="Calibri"/>
          <w:sz w:val="22"/>
          <w:szCs w:val="22"/>
          <w:highlight w:val="yellow"/>
          <w:lang w:val="en-US" w:eastAsia="en-US"/>
        </w:rPr>
        <w:t>(Fig.xx).</w:t>
      </w:r>
      <w:r>
        <w:rPr>
          <w:rFonts w:eastAsia="Calibri"/>
          <w:sz w:val="22"/>
          <w:szCs w:val="22"/>
          <w:lang w:val="en-US" w:eastAsia="en-US"/>
        </w:rPr>
        <w:t xml:space="preserve"> </w:t>
      </w:r>
      <w:r w:rsidRPr="00FF3EBC">
        <w:rPr>
          <w:rFonts w:eastAsia="Calibri"/>
          <w:sz w:val="22"/>
          <w:szCs w:val="22"/>
          <w:lang w:val="en-US" w:eastAsia="en-US"/>
        </w:rPr>
        <w:t xml:space="preserve">The aim of this task is to explore the </w:t>
      </w:r>
      <w:r>
        <w:rPr>
          <w:rFonts w:eastAsia="Calibri"/>
          <w:sz w:val="22"/>
          <w:szCs w:val="22"/>
          <w:lang w:val="en-US" w:eastAsia="en-US"/>
        </w:rPr>
        <w:t>allosteric</w:t>
      </w:r>
      <w:r w:rsidRPr="00FF3EBC">
        <w:rPr>
          <w:rFonts w:eastAsia="Calibri"/>
          <w:sz w:val="22"/>
          <w:szCs w:val="22"/>
          <w:lang w:val="en-US" w:eastAsia="en-US"/>
        </w:rPr>
        <w:t xml:space="preserve"> linkage between the templating target interface and other domain of the substrate during the templating process. </w:t>
      </w:r>
    </w:p>
    <w:p w14:paraId="78365068" w14:textId="77777777" w:rsidR="00637337" w:rsidRPr="00440D5D" w:rsidRDefault="00637337" w:rsidP="0027489C">
      <w:pPr>
        <w:spacing w:before="60"/>
        <w:contextualSpacing/>
        <w:jc w:val="center"/>
        <w:rPr>
          <w:rFonts w:eastAsia="Calibri"/>
          <w:sz w:val="22"/>
          <w:szCs w:val="22"/>
          <w:lang w:eastAsia="en-US"/>
        </w:rPr>
      </w:pPr>
      <w:r w:rsidRPr="00440D5D">
        <w:rPr>
          <w:rFonts w:eastAsia="Calibri"/>
          <w:noProof/>
          <w:sz w:val="22"/>
          <w:szCs w:val="22"/>
        </w:rPr>
        <w:drawing>
          <wp:inline distT="0" distB="0" distL="0" distR="0" wp14:anchorId="5C9A051C" wp14:editId="1BC2F584">
            <wp:extent cx="5508652" cy="1187283"/>
            <wp:effectExtent l="0" t="0" r="317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10-18 à 20.14.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6242" cy="1197540"/>
                    </a:xfrm>
                    <a:prstGeom prst="rect">
                      <a:avLst/>
                    </a:prstGeom>
                  </pic:spPr>
                </pic:pic>
              </a:graphicData>
            </a:graphic>
          </wp:inline>
        </w:drawing>
      </w:r>
    </w:p>
    <w:p w14:paraId="56B78B15" w14:textId="77777777" w:rsidR="00637337" w:rsidRPr="00FF3EBC" w:rsidRDefault="00637337" w:rsidP="0027489C">
      <w:pPr>
        <w:spacing w:before="60"/>
        <w:contextualSpacing/>
        <w:jc w:val="both"/>
        <w:outlineLvl w:val="0"/>
        <w:rPr>
          <w:rFonts w:eastAsia="Calibri"/>
          <w:sz w:val="22"/>
          <w:szCs w:val="22"/>
          <w:lang w:val="en-US" w:eastAsia="en-US"/>
        </w:rPr>
      </w:pPr>
      <w:r w:rsidRPr="000923C6">
        <w:rPr>
          <w:rFonts w:eastAsia="Calibri"/>
          <w:sz w:val="22"/>
          <w:szCs w:val="22"/>
          <w:highlight w:val="yellow"/>
          <w:lang w:val="en-US" w:eastAsia="en-US"/>
        </w:rPr>
        <w:t>Fig.xxx</w:t>
      </w:r>
    </w:p>
    <w:p w14:paraId="5A5F94A5" w14:textId="77777777" w:rsidR="00637337" w:rsidRDefault="00637337" w:rsidP="0027489C">
      <w:pPr>
        <w:spacing w:before="60"/>
        <w:contextualSpacing/>
        <w:jc w:val="both"/>
        <w:rPr>
          <w:rFonts w:eastAsia="Calibri"/>
          <w:sz w:val="22"/>
          <w:szCs w:val="22"/>
          <w:lang w:val="en-US" w:eastAsia="en-US"/>
        </w:rPr>
      </w:pPr>
      <w:r w:rsidRPr="00FF3EBC">
        <w:rPr>
          <w:rFonts w:eastAsia="Calibri"/>
          <w:b/>
          <w:sz w:val="22"/>
          <w:szCs w:val="22"/>
          <w:lang w:val="en-US" w:eastAsia="en-US"/>
        </w:rPr>
        <w:t>Methodology</w:t>
      </w:r>
      <w:r w:rsidR="00C9500E">
        <w:rPr>
          <w:rFonts w:eastAsia="Calibri"/>
          <w:b/>
          <w:sz w:val="22"/>
          <w:szCs w:val="22"/>
          <w:lang w:val="en-US" w:eastAsia="en-US"/>
        </w:rPr>
        <w:t xml:space="preserve">. </w:t>
      </w:r>
      <w:r>
        <w:rPr>
          <w:rFonts w:eastAsia="Calibri"/>
          <w:sz w:val="22"/>
          <w:szCs w:val="22"/>
          <w:lang w:val="en-US" w:eastAsia="en-US"/>
        </w:rPr>
        <w:t>The methodology adopted her</w:t>
      </w:r>
      <w:ins w:id="195" w:author="Vincent Béringue" w:date="2017-11-06T19:28:00Z">
        <w:r w:rsidR="002851FD">
          <w:rPr>
            <w:rFonts w:eastAsia="Calibri"/>
            <w:sz w:val="22"/>
            <w:szCs w:val="22"/>
            <w:lang w:val="en-US" w:eastAsia="en-US"/>
          </w:rPr>
          <w:t>e</w:t>
        </w:r>
      </w:ins>
      <w:r>
        <w:rPr>
          <w:rFonts w:eastAsia="Calibri"/>
          <w:sz w:val="22"/>
          <w:szCs w:val="22"/>
          <w:lang w:val="en-US" w:eastAsia="en-US"/>
        </w:rPr>
        <w:t xml:space="preserve"> will combine two approaches.</w:t>
      </w:r>
      <w:r w:rsidR="00C9500E">
        <w:rPr>
          <w:rFonts w:eastAsia="Calibri"/>
          <w:sz w:val="22"/>
          <w:szCs w:val="22"/>
          <w:lang w:val="en-US" w:eastAsia="en-US"/>
        </w:rPr>
        <w:t xml:space="preserve"> </w:t>
      </w:r>
      <w:r>
        <w:rPr>
          <w:rFonts w:eastAsia="Calibri"/>
          <w:sz w:val="22"/>
          <w:szCs w:val="22"/>
          <w:lang w:val="en-US" w:eastAsia="en-US"/>
        </w:rPr>
        <w:t>The first approach that will be undertaken is to identify the allosteric linkage between different PrP</w:t>
      </w:r>
      <w:r w:rsidRPr="00C9500E">
        <w:rPr>
          <w:rFonts w:eastAsia="Calibri"/>
          <w:sz w:val="22"/>
          <w:szCs w:val="22"/>
          <w:vertAlign w:val="superscript"/>
          <w:lang w:val="en-US" w:eastAsia="en-US"/>
        </w:rPr>
        <w:t>C</w:t>
      </w:r>
      <w:r>
        <w:rPr>
          <w:rFonts w:eastAsia="Calibri"/>
          <w:sz w:val="22"/>
          <w:szCs w:val="22"/>
          <w:lang w:val="en-US" w:eastAsia="en-US"/>
        </w:rPr>
        <w:t xml:space="preserve"> subdomain through the use of different PrP mutants out of a templating context (we will use mainly recombinant PrP). These PrP mutants could be divided into two groups. The first group corresponds to a library of </w:t>
      </w:r>
      <w:r w:rsidR="00C9500E">
        <w:rPr>
          <w:rFonts w:eastAsia="Calibri"/>
          <w:sz w:val="22"/>
          <w:szCs w:val="22"/>
          <w:lang w:val="en-US" w:eastAsia="en-US"/>
        </w:rPr>
        <w:t>PrP</w:t>
      </w:r>
      <w:r w:rsidR="00C9500E" w:rsidRPr="00C9500E">
        <w:rPr>
          <w:rFonts w:eastAsia="Calibri"/>
          <w:sz w:val="22"/>
          <w:szCs w:val="22"/>
          <w:vertAlign w:val="superscript"/>
          <w:lang w:val="en-US" w:eastAsia="en-US"/>
        </w:rPr>
        <w:t>C</w:t>
      </w:r>
      <w:r w:rsidR="00C9500E">
        <w:rPr>
          <w:rFonts w:eastAsia="Calibri"/>
          <w:sz w:val="22"/>
          <w:szCs w:val="22"/>
          <w:lang w:val="en-US" w:eastAsia="en-US"/>
        </w:rPr>
        <w:t xml:space="preserve"> </w:t>
      </w:r>
      <w:r>
        <w:rPr>
          <w:rFonts w:eastAsia="Calibri"/>
          <w:sz w:val="22"/>
          <w:szCs w:val="22"/>
          <w:lang w:val="en-US" w:eastAsia="en-US"/>
        </w:rPr>
        <w:t xml:space="preserve">with a unique replacement of </w:t>
      </w:r>
      <w:r w:rsidRPr="00FF3EBC">
        <w:rPr>
          <w:rFonts w:eastAsia="Calibri"/>
          <w:sz w:val="22"/>
          <w:szCs w:val="22"/>
          <w:lang w:val="en-US" w:eastAsia="en-US"/>
        </w:rPr>
        <w:t>a stretch of amino-acid with (GSGG)2</w:t>
      </w:r>
      <w:r>
        <w:rPr>
          <w:rFonts w:eastAsia="Calibri"/>
          <w:sz w:val="22"/>
          <w:szCs w:val="22"/>
          <w:lang w:val="en-US" w:eastAsia="en-US"/>
        </w:rPr>
        <w:t xml:space="preserve"> in a specific PrP</w:t>
      </w:r>
      <w:r w:rsidRPr="0058628A">
        <w:rPr>
          <w:rFonts w:eastAsia="Calibri"/>
          <w:sz w:val="22"/>
          <w:szCs w:val="22"/>
          <w:vertAlign w:val="superscript"/>
          <w:lang w:val="en-US" w:eastAsia="en-US"/>
        </w:rPr>
        <w:t>C</w:t>
      </w:r>
      <w:r>
        <w:rPr>
          <w:rFonts w:eastAsia="Calibri"/>
          <w:sz w:val="22"/>
          <w:szCs w:val="22"/>
          <w:lang w:val="en-US" w:eastAsia="en-US"/>
        </w:rPr>
        <w:t xml:space="preserve"> subdomain in order to induce a local unfolding (flexible mutant). The second group of PrP mutants will correspond to the introduction of </w:t>
      </w:r>
      <w:r w:rsidRPr="00FF3EBC">
        <w:rPr>
          <w:rFonts w:eastAsia="Calibri"/>
          <w:sz w:val="22"/>
          <w:szCs w:val="22"/>
          <w:lang w:val="en-US" w:eastAsia="en-US"/>
        </w:rPr>
        <w:t>covalent</w:t>
      </w:r>
      <w:r>
        <w:rPr>
          <w:rFonts w:eastAsia="Calibri"/>
          <w:sz w:val="22"/>
          <w:szCs w:val="22"/>
          <w:lang w:val="en-US" w:eastAsia="en-US"/>
        </w:rPr>
        <w:t>ly</w:t>
      </w:r>
      <w:r w:rsidRPr="00FF3EBC">
        <w:rPr>
          <w:rFonts w:eastAsia="Calibri"/>
          <w:sz w:val="22"/>
          <w:szCs w:val="22"/>
          <w:lang w:val="en-US" w:eastAsia="en-US"/>
        </w:rPr>
        <w:t xml:space="preserve"> st</w:t>
      </w:r>
      <w:r>
        <w:rPr>
          <w:rFonts w:eastAsia="Calibri"/>
          <w:sz w:val="22"/>
          <w:szCs w:val="22"/>
          <w:lang w:val="en-US" w:eastAsia="en-US"/>
        </w:rPr>
        <w:t>ructural constraint by an additional S</w:t>
      </w:r>
      <w:r w:rsidR="00C9500E">
        <w:rPr>
          <w:rFonts w:eastAsia="Calibri"/>
          <w:sz w:val="22"/>
          <w:szCs w:val="22"/>
          <w:lang w:val="en-US" w:eastAsia="en-US"/>
        </w:rPr>
        <w:t>-</w:t>
      </w:r>
      <w:r>
        <w:rPr>
          <w:rFonts w:eastAsia="Calibri"/>
          <w:sz w:val="22"/>
          <w:szCs w:val="22"/>
          <w:lang w:val="en-US" w:eastAsia="en-US"/>
        </w:rPr>
        <w:t xml:space="preserve">S bond (constrained mutants, </w:t>
      </w:r>
      <w:r w:rsidR="00C9500E">
        <w:rPr>
          <w:rFonts w:eastAsia="Calibri"/>
          <w:sz w:val="22"/>
          <w:szCs w:val="22"/>
          <w:lang w:val="en-US" w:eastAsia="en-US"/>
        </w:rPr>
        <w:fldChar w:fldCharType="begin">
          <w:fldData xml:space="preserve">PEVuZE5vdGU+PENpdGU+PEF1dGhvcj5FZ2hpYWlhbjwvQXV0aG9yPjxZZWFyPjIwMDc8L1llYXI+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</w:fldData>
        </w:fldChar>
      </w:r>
      <w:r w:rsidR="00E4770C">
        <w:rPr>
          <w:rFonts w:eastAsia="Calibri"/>
          <w:sz w:val="22"/>
          <w:szCs w:val="22"/>
          <w:lang w:val="en-US" w:eastAsia="en-US"/>
        </w:rPr>
        <w:instrText xml:space="preserve"> ADDIN EN.CITE </w:instrText>
      </w:r>
      <w:r w:rsidR="00E4770C">
        <w:rPr>
          <w:rFonts w:eastAsia="Calibri"/>
          <w:sz w:val="22"/>
          <w:szCs w:val="22"/>
          <w:lang w:val="en-US" w:eastAsia="en-US"/>
        </w:rPr>
        <w:fldChar w:fldCharType="begin">
          <w:fldData xml:space="preserve">PEVuZE5vdGU+PENpdGU+PEF1dGhvcj5FZ2hpYWlhbjwvQXV0aG9yPjxZZWFyPjIwMDc8L1llYXI+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</w:fldData>
        </w:fldChar>
      </w:r>
      <w:r w:rsidR="00E4770C">
        <w:rPr>
          <w:rFonts w:eastAsia="Calibri"/>
          <w:sz w:val="22"/>
          <w:szCs w:val="22"/>
          <w:lang w:val="en-US" w:eastAsia="en-US"/>
        </w:rPr>
        <w:instrText xml:space="preserve"> ADDIN EN.CITE.DATA </w:instrText>
      </w:r>
      <w:r w:rsidR="00E4770C">
        <w:rPr>
          <w:rFonts w:eastAsia="Calibri"/>
          <w:sz w:val="22"/>
          <w:szCs w:val="22"/>
          <w:lang w:val="en-US" w:eastAsia="en-US"/>
        </w:rPr>
      </w:r>
      <w:r w:rsidR="00E4770C">
        <w:rPr>
          <w:rFonts w:eastAsia="Calibri"/>
          <w:sz w:val="22"/>
          <w:szCs w:val="22"/>
          <w:lang w:val="en-US" w:eastAsia="en-US"/>
        </w:rPr>
        <w:fldChar w:fldCharType="end"/>
      </w:r>
      <w:r w:rsidR="00C9500E">
        <w:rPr>
          <w:rFonts w:eastAsia="Calibri"/>
          <w:sz w:val="22"/>
          <w:szCs w:val="22"/>
          <w:lang w:val="en-US" w:eastAsia="en-US"/>
        </w:rPr>
      </w:r>
      <w:r w:rsidR="00C9500E">
        <w:rPr>
          <w:rFonts w:eastAsia="Calibri"/>
          <w:sz w:val="22"/>
          <w:szCs w:val="22"/>
          <w:lang w:val="en-US" w:eastAsia="en-US"/>
        </w:rPr>
        <w:fldChar w:fldCharType="separate"/>
      </w:r>
      <w:r w:rsidR="00E4770C">
        <w:rPr>
          <w:rFonts w:eastAsia="Calibri"/>
          <w:noProof/>
          <w:sz w:val="22"/>
          <w:szCs w:val="22"/>
          <w:lang w:val="en-US" w:eastAsia="en-US"/>
        </w:rPr>
        <w:t>(</w:t>
      </w:r>
      <w:r w:rsidR="00E4770C" w:rsidRPr="00E4770C">
        <w:rPr>
          <w:rFonts w:eastAsia="Calibri"/>
          <w:i/>
          <w:noProof/>
          <w:sz w:val="22"/>
          <w:szCs w:val="22"/>
          <w:lang w:val="en-US" w:eastAsia="en-US"/>
        </w:rPr>
        <w:t>69</w:t>
      </w:r>
      <w:r w:rsidR="00E4770C">
        <w:rPr>
          <w:rFonts w:eastAsia="Calibri"/>
          <w:noProof/>
          <w:sz w:val="22"/>
          <w:szCs w:val="22"/>
          <w:lang w:val="en-US" w:eastAsia="en-US"/>
        </w:rPr>
        <w:t>)</w:t>
      </w:r>
      <w:r w:rsidR="00C9500E">
        <w:rPr>
          <w:rFonts w:eastAsia="Calibri"/>
          <w:sz w:val="22"/>
          <w:szCs w:val="22"/>
          <w:lang w:val="en-US" w:eastAsia="en-US"/>
        </w:rPr>
        <w:fldChar w:fldCharType="end"/>
      </w:r>
      <w:r>
        <w:rPr>
          <w:rFonts w:eastAsia="Calibri"/>
          <w:sz w:val="22"/>
          <w:szCs w:val="22"/>
          <w:lang w:val="en-US" w:eastAsia="en-US"/>
        </w:rPr>
        <w:t xml:space="preserve">). A structural approach using liquid NMR (participation of Christina Sizun) will lead to accurately assign the allosteric linkage between perturbed domain and other regions of PrP </w:t>
      </w:r>
      <w:r w:rsidR="00C9500E">
        <w:rPr>
          <w:rFonts w:eastAsia="Calibri"/>
          <w:sz w:val="22"/>
          <w:szCs w:val="22"/>
          <w:lang w:val="en-US" w:eastAsia="en-US"/>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E4770C">
        <w:rPr>
          <w:rFonts w:eastAsia="Calibri"/>
          <w:sz w:val="22"/>
          <w:szCs w:val="22"/>
          <w:lang w:val="en-US" w:eastAsia="en-US"/>
        </w:rPr>
        <w:instrText xml:space="preserve"> ADDIN EN.CITE </w:instrText>
      </w:r>
      <w:r w:rsidR="00E4770C">
        <w:rPr>
          <w:rFonts w:eastAsia="Calibri"/>
          <w:sz w:val="22"/>
          <w:szCs w:val="22"/>
          <w:lang w:val="en-US" w:eastAsia="en-US"/>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E4770C">
        <w:rPr>
          <w:rFonts w:eastAsia="Calibri"/>
          <w:sz w:val="22"/>
          <w:szCs w:val="22"/>
          <w:lang w:val="en-US" w:eastAsia="en-US"/>
        </w:rPr>
        <w:instrText xml:space="preserve"> ADDIN EN.CITE.DATA </w:instrText>
      </w:r>
      <w:r w:rsidR="00E4770C">
        <w:rPr>
          <w:rFonts w:eastAsia="Calibri"/>
          <w:sz w:val="22"/>
          <w:szCs w:val="22"/>
          <w:lang w:val="en-US" w:eastAsia="en-US"/>
        </w:rPr>
      </w:r>
      <w:r w:rsidR="00E4770C">
        <w:rPr>
          <w:rFonts w:eastAsia="Calibri"/>
          <w:sz w:val="22"/>
          <w:szCs w:val="22"/>
          <w:lang w:val="en-US" w:eastAsia="en-US"/>
        </w:rPr>
        <w:fldChar w:fldCharType="end"/>
      </w:r>
      <w:r w:rsidR="00C9500E">
        <w:rPr>
          <w:rFonts w:eastAsia="Calibri"/>
          <w:sz w:val="22"/>
          <w:szCs w:val="22"/>
          <w:lang w:val="en-US" w:eastAsia="en-US"/>
        </w:rPr>
      </w:r>
      <w:r w:rsidR="00C9500E">
        <w:rPr>
          <w:rFonts w:eastAsia="Calibri"/>
          <w:sz w:val="22"/>
          <w:szCs w:val="22"/>
          <w:lang w:val="en-US" w:eastAsia="en-US"/>
        </w:rPr>
        <w:fldChar w:fldCharType="separate"/>
      </w:r>
      <w:r w:rsidR="00E4770C">
        <w:rPr>
          <w:rFonts w:eastAsia="Calibri"/>
          <w:noProof/>
          <w:sz w:val="22"/>
          <w:szCs w:val="22"/>
          <w:lang w:val="en-US" w:eastAsia="en-US"/>
        </w:rPr>
        <w:t>(</w:t>
      </w:r>
      <w:r w:rsidR="00E4770C" w:rsidRPr="00E4770C">
        <w:rPr>
          <w:rFonts w:eastAsia="Calibri"/>
          <w:i/>
          <w:noProof/>
          <w:sz w:val="22"/>
          <w:szCs w:val="22"/>
          <w:lang w:val="en-US" w:eastAsia="en-US"/>
        </w:rPr>
        <w:t>70</w:t>
      </w:r>
      <w:r w:rsidR="00E4770C">
        <w:rPr>
          <w:rFonts w:eastAsia="Calibri"/>
          <w:noProof/>
          <w:sz w:val="22"/>
          <w:szCs w:val="22"/>
          <w:lang w:val="en-US" w:eastAsia="en-US"/>
        </w:rPr>
        <w:t>)</w:t>
      </w:r>
      <w:r w:rsidR="00C9500E">
        <w:rPr>
          <w:rFonts w:eastAsia="Calibri"/>
          <w:sz w:val="22"/>
          <w:szCs w:val="22"/>
          <w:lang w:val="en-US" w:eastAsia="en-US"/>
        </w:rPr>
        <w:fldChar w:fldCharType="end"/>
      </w:r>
      <w:r>
        <w:rPr>
          <w:rFonts w:eastAsia="Calibri"/>
          <w:sz w:val="22"/>
          <w:szCs w:val="22"/>
          <w:lang w:val="en-US" w:eastAsia="en-US"/>
        </w:rPr>
        <w:t>. Furthermore, NMR structural approach will generate experimental constrains in order to perform molecular dynamic simulation through the participation of Franca F</w:t>
      </w:r>
      <w:r w:rsidRPr="00FB1947">
        <w:rPr>
          <w:rFonts w:eastAsia="Calibri"/>
          <w:sz w:val="22"/>
          <w:szCs w:val="22"/>
          <w:lang w:val="en-US" w:eastAsia="en-US"/>
        </w:rPr>
        <w:t>raternali</w:t>
      </w:r>
      <w:r>
        <w:rPr>
          <w:rFonts w:eastAsia="Calibri"/>
          <w:sz w:val="22"/>
          <w:szCs w:val="22"/>
          <w:lang w:val="en-US" w:eastAsia="en-US"/>
        </w:rPr>
        <w:t>. In the paste</w:t>
      </w:r>
      <w:ins w:id="196" w:author="Vincent Béringue" w:date="2017-11-06T19:29:00Z">
        <w:r w:rsidR="002851FD">
          <w:rPr>
            <w:rFonts w:eastAsia="Calibri"/>
            <w:sz w:val="22"/>
            <w:szCs w:val="22"/>
            <w:lang w:val="en-US" w:eastAsia="en-US"/>
          </w:rPr>
          <w:t>,</w:t>
        </w:r>
      </w:ins>
      <w:r>
        <w:rPr>
          <w:rFonts w:eastAsia="Calibri"/>
          <w:sz w:val="22"/>
          <w:szCs w:val="22"/>
          <w:lang w:val="en-US" w:eastAsia="en-US"/>
        </w:rPr>
        <w:t xml:space="preserve"> these two approaches</w:t>
      </w:r>
      <w:r w:rsidR="002B30B0">
        <w:rPr>
          <w:rFonts w:eastAsia="Calibri"/>
          <w:sz w:val="22"/>
          <w:szCs w:val="22"/>
          <w:lang w:val="en-US" w:eastAsia="en-US"/>
        </w:rPr>
        <w:t xml:space="preserve"> have </w:t>
      </w:r>
      <w:r>
        <w:rPr>
          <w:rFonts w:eastAsia="Calibri"/>
          <w:sz w:val="22"/>
          <w:szCs w:val="22"/>
          <w:lang w:val="en-US" w:eastAsia="en-US"/>
        </w:rPr>
        <w:t xml:space="preserve">been successfully used (independently of each other) to identify the allosteric sequence of events for PrP oligomerization </w:t>
      </w:r>
      <w:r w:rsidR="002B30B0">
        <w:rPr>
          <w:rFonts w:eastAsia="Calibri"/>
          <w:sz w:val="22"/>
          <w:szCs w:val="22"/>
          <w:lang w:val="en-US" w:eastAsia="en-US"/>
        </w:rPr>
        <w:fldChar w:fldCharType="begin"/>
      </w:r>
      <w:r w:rsidR="00E4770C">
        <w:rPr>
          <w:rFonts w:eastAsia="Calibri"/>
          <w:sz w:val="22"/>
          <w:szCs w:val="22"/>
          <w:lang w:val="en-US" w:eastAsia="en-US"/>
        </w:rPr>
        <w:instrText xml:space="preserve"> ADDIN EN.CITE &lt;EndNote&gt;&lt;Cite&gt;&lt;Author&gt;Chakroun&lt;/Author&gt;&lt;Year&gt;2010&lt;/Year&gt;&lt;RecNum&gt;420&lt;/RecNum&gt;&lt;DisplayText&gt;(&lt;style face="italic"&gt;71&lt;/style&gt;)&lt;/DisplayText&gt;&lt;record&gt;&lt;rec-number&gt;420&lt;/rec-number&gt;&lt;foreign-keys&gt;&lt;key app="EN" db-id="5zdsfz0smsxed6erdv2xeff0f2x5eavzw05v" timestamp="1509905054"&gt;420&lt;/key&gt;&lt;/foreign-keys&gt;&lt;ref-type name="Journal Article"&gt;17&lt;/ref-type&gt;&lt;contributors&gt;&lt;authors&gt;&lt;author&gt;Chakroun, N.&lt;/author&gt;&lt;author&gt;Prigent, S.&lt;/author&gt;&lt;author&gt;Dreiss, C. A.&lt;/author&gt;&lt;author&gt;Noinville, S.&lt;/author&gt;&lt;author&gt;Chapuis, C.&lt;/author&gt;&lt;author&gt;Fraternali, F.&lt;/author&gt;&lt;author&gt;Rezaei, H.&lt;/author&gt;&lt;/authors&gt;&lt;/contributors&gt;&lt;auth-address&gt;Institut National de la Recherche Agronomique, Virologie et Immunologie Moleculaires, INRA, F-78352 Jouy-en-Josas, France.&lt;/auth-address&gt;&lt;titles&gt;&lt;title&gt;The oligomerization properties of prion protein are restricted to the H2H3 domain&lt;/title&gt;&lt;secondary-title&gt;FASEB J&lt;/secondary-title&gt;&lt;/titles&gt;&lt;periodical&gt;&lt;full-title&gt;FASEB J&lt;/full-title&gt;&lt;/periodical&gt;&lt;pages&gt;3222-31&lt;/pages&gt;&lt;volume&gt;24&lt;/volume&gt;&lt;number&gt;9&lt;/number&gt;&lt;edition&gt;2010/04/23&lt;/edition&gt;&lt;keywords&gt;&lt;keyword&gt;Animals&lt;/keyword&gt;&lt;keyword&gt;Chromatography, Gel&lt;/keyword&gt;&lt;keyword&gt;Molecular Dynamics Simulation&lt;/keyword&gt;&lt;keyword&gt;Prions/*chemistry/genetics&lt;/keyword&gt;&lt;keyword&gt;Protein Multimerization&lt;/keyword&gt;&lt;keyword&gt;Protein Structure, Secondary&lt;/keyword&gt;&lt;keyword&gt;Protein Structure, Tertiary&lt;/keyword&gt;&lt;keyword&gt;Sheep&lt;/keyword&gt;&lt;/keywords&gt;&lt;dates&gt;&lt;year&gt;2010&lt;/year&gt;&lt;pub-dates&gt;&lt;date&gt;Sep&lt;/date&gt;&lt;/pub-dates&gt;&lt;/dates&gt;&lt;isbn&gt;1530-6860 (Electronic)&amp;#xD;0892-6638 (Linking)&lt;/isbn&gt;&lt;accession-num&gt;20410442&lt;/accession-num&gt;&lt;urls&gt;&lt;related-urls&gt;&lt;url&gt;http://www.ncbi.nlm.nih.gov/entrez/query.fcgi?cmd=Retrieve&amp;amp;db=PubMed&amp;amp;dopt=Citation&amp;amp;list_uids=20410442&lt;/url&gt;&lt;/related-urls&gt;&lt;/urls&gt;&lt;electronic-resource-num&gt;fj.09-153924 [pii]&amp;#xD;10.1096/fj.09-153924&lt;/electronic-resource-num&gt;&lt;language&gt;eng&lt;/language&gt;&lt;/record&gt;&lt;/Cite&gt;&lt;/EndNote&gt;</w:instrText>
      </w:r>
      <w:r w:rsidR="002B30B0">
        <w:rPr>
          <w:rFonts w:eastAsia="Calibri"/>
          <w:sz w:val="22"/>
          <w:szCs w:val="22"/>
          <w:lang w:val="en-US" w:eastAsia="en-US"/>
        </w:rPr>
        <w:fldChar w:fldCharType="separate"/>
      </w:r>
      <w:r w:rsidR="00E4770C">
        <w:rPr>
          <w:rFonts w:eastAsia="Calibri"/>
          <w:noProof/>
          <w:sz w:val="22"/>
          <w:szCs w:val="22"/>
          <w:lang w:val="en-US" w:eastAsia="en-US"/>
        </w:rPr>
        <w:t>(</w:t>
      </w:r>
      <w:r w:rsidR="00E4770C" w:rsidRPr="00E4770C">
        <w:rPr>
          <w:rFonts w:eastAsia="Calibri"/>
          <w:i/>
          <w:noProof/>
          <w:sz w:val="22"/>
          <w:szCs w:val="22"/>
          <w:lang w:val="en-US" w:eastAsia="en-US"/>
        </w:rPr>
        <w:t>71</w:t>
      </w:r>
      <w:r w:rsidR="00E4770C">
        <w:rPr>
          <w:rFonts w:eastAsia="Calibri"/>
          <w:noProof/>
          <w:sz w:val="22"/>
          <w:szCs w:val="22"/>
          <w:lang w:val="en-US" w:eastAsia="en-US"/>
        </w:rPr>
        <w:t>)</w:t>
      </w:r>
      <w:r w:rsidR="002B30B0">
        <w:rPr>
          <w:rFonts w:eastAsia="Calibri"/>
          <w:sz w:val="22"/>
          <w:szCs w:val="22"/>
          <w:lang w:val="en-US" w:eastAsia="en-US"/>
        </w:rPr>
        <w:fldChar w:fldCharType="end"/>
      </w:r>
      <w:r>
        <w:rPr>
          <w:rFonts w:eastAsia="Calibri"/>
          <w:sz w:val="22"/>
          <w:szCs w:val="22"/>
          <w:lang w:val="en-US" w:eastAsia="en-US"/>
        </w:rPr>
        <w:t xml:space="preserve"> and to generate a bona fide mammalian prion with internal d</w:t>
      </w:r>
      <w:r w:rsidRPr="00851AE3">
        <w:rPr>
          <w:rFonts w:eastAsia="Calibri"/>
          <w:sz w:val="22"/>
          <w:szCs w:val="22"/>
          <w:lang w:val="en-US" w:eastAsia="en-US"/>
        </w:rPr>
        <w:t>eletions</w:t>
      </w:r>
      <w:r>
        <w:rPr>
          <w:rFonts w:eastAsia="Calibri"/>
          <w:sz w:val="22"/>
          <w:szCs w:val="22"/>
          <w:lang w:val="en-US" w:eastAsia="en-US"/>
        </w:rPr>
        <w:t xml:space="preserve"> </w:t>
      </w:r>
      <w:r w:rsidR="002B30B0">
        <w:rPr>
          <w:rFonts w:eastAsia="Calibri"/>
          <w:sz w:val="22"/>
          <w:szCs w:val="22"/>
          <w:lang w:val="en-US" w:eastAsia="en-US"/>
        </w:rPr>
        <w:t xml:space="preserve">in PrP </w:t>
      </w:r>
      <w:r w:rsidR="002B30B0">
        <w:rPr>
          <w:rFonts w:eastAsia="Calibri"/>
          <w:sz w:val="22"/>
          <w:szCs w:val="22"/>
          <w:lang w:val="en-US" w:eastAsia="en-US"/>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E4770C">
        <w:rPr>
          <w:rFonts w:eastAsia="Calibri"/>
          <w:sz w:val="22"/>
          <w:szCs w:val="22"/>
          <w:lang w:val="en-US" w:eastAsia="en-US"/>
        </w:rPr>
        <w:instrText xml:space="preserve"> ADDIN EN.CITE </w:instrText>
      </w:r>
      <w:r w:rsidR="00E4770C">
        <w:rPr>
          <w:rFonts w:eastAsia="Calibri"/>
          <w:sz w:val="22"/>
          <w:szCs w:val="22"/>
          <w:lang w:val="en-US" w:eastAsia="en-US"/>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E4770C">
        <w:rPr>
          <w:rFonts w:eastAsia="Calibri"/>
          <w:sz w:val="22"/>
          <w:szCs w:val="22"/>
          <w:lang w:val="en-US" w:eastAsia="en-US"/>
        </w:rPr>
        <w:instrText xml:space="preserve"> ADDIN EN.CITE.DATA </w:instrText>
      </w:r>
      <w:r w:rsidR="00E4770C">
        <w:rPr>
          <w:rFonts w:eastAsia="Calibri"/>
          <w:sz w:val="22"/>
          <w:szCs w:val="22"/>
          <w:lang w:val="en-US" w:eastAsia="en-US"/>
        </w:rPr>
      </w:r>
      <w:r w:rsidR="00E4770C">
        <w:rPr>
          <w:rFonts w:eastAsia="Calibri"/>
          <w:sz w:val="22"/>
          <w:szCs w:val="22"/>
          <w:lang w:val="en-US" w:eastAsia="en-US"/>
        </w:rPr>
        <w:fldChar w:fldCharType="end"/>
      </w:r>
      <w:r w:rsidR="002B30B0">
        <w:rPr>
          <w:rFonts w:eastAsia="Calibri"/>
          <w:sz w:val="22"/>
          <w:szCs w:val="22"/>
          <w:lang w:val="en-US" w:eastAsia="en-US"/>
        </w:rPr>
      </w:r>
      <w:r w:rsidR="002B30B0">
        <w:rPr>
          <w:rFonts w:eastAsia="Calibri"/>
          <w:sz w:val="22"/>
          <w:szCs w:val="22"/>
          <w:lang w:val="en-US" w:eastAsia="en-US"/>
        </w:rPr>
        <w:fldChar w:fldCharType="separate"/>
      </w:r>
      <w:r w:rsidR="00E4770C">
        <w:rPr>
          <w:rFonts w:eastAsia="Calibri"/>
          <w:noProof/>
          <w:sz w:val="22"/>
          <w:szCs w:val="22"/>
          <w:lang w:val="en-US" w:eastAsia="en-US"/>
        </w:rPr>
        <w:t>(</w:t>
      </w:r>
      <w:r w:rsidR="00E4770C" w:rsidRPr="00E4770C">
        <w:rPr>
          <w:rFonts w:eastAsia="Calibri"/>
          <w:i/>
          <w:noProof/>
          <w:sz w:val="22"/>
          <w:szCs w:val="22"/>
          <w:lang w:val="en-US" w:eastAsia="en-US"/>
        </w:rPr>
        <w:t>70</w:t>
      </w:r>
      <w:r w:rsidR="00E4770C">
        <w:rPr>
          <w:rFonts w:eastAsia="Calibri"/>
          <w:noProof/>
          <w:sz w:val="22"/>
          <w:szCs w:val="22"/>
          <w:lang w:val="en-US" w:eastAsia="en-US"/>
        </w:rPr>
        <w:t>)</w:t>
      </w:r>
      <w:r w:rsidR="002B30B0">
        <w:rPr>
          <w:rFonts w:eastAsia="Calibri"/>
          <w:sz w:val="22"/>
          <w:szCs w:val="22"/>
          <w:lang w:val="en-US" w:eastAsia="en-US"/>
        </w:rPr>
        <w:fldChar w:fldCharType="end"/>
      </w:r>
      <w:r>
        <w:rPr>
          <w:rFonts w:eastAsia="Calibri"/>
          <w:sz w:val="22"/>
          <w:szCs w:val="22"/>
          <w:lang w:val="en-US" w:eastAsia="en-US"/>
        </w:rPr>
        <w:t>.</w:t>
      </w:r>
    </w:p>
    <w:p w14:paraId="1FD66CFD" w14:textId="77777777" w:rsidR="00637337" w:rsidRDefault="00637337" w:rsidP="0027489C">
      <w:pPr>
        <w:spacing w:before="60"/>
        <w:contextualSpacing/>
        <w:jc w:val="both"/>
        <w:rPr>
          <w:rFonts w:eastAsia="Calibri"/>
          <w:sz w:val="22"/>
          <w:szCs w:val="22"/>
          <w:lang w:val="en-US" w:eastAsia="en-US"/>
        </w:rPr>
      </w:pPr>
      <w:r>
        <w:rPr>
          <w:rFonts w:eastAsia="Calibri"/>
          <w:sz w:val="22"/>
          <w:szCs w:val="22"/>
          <w:lang w:val="en-US" w:eastAsia="en-US"/>
        </w:rPr>
        <w:t xml:space="preserve">The second approach will require templating experiments and explore the response of the substrate to the adaptive templating (in the subtask 2.1.2 we investigate the ATR to a given substrate). To address this issue, we will use experimental approaches leading to explore specifically the structural variation of the substrate during the templating. By using flexible or constrained mutants of PrP isotopically </w:t>
      </w:r>
      <w:r w:rsidR="002B30B0" w:rsidRPr="002B30B0">
        <w:rPr>
          <w:rFonts w:eastAsia="Calibri"/>
          <w:sz w:val="22"/>
          <w:szCs w:val="22"/>
          <w:vertAlign w:val="superscript"/>
          <w:lang w:val="en-US" w:eastAsia="en-US"/>
        </w:rPr>
        <w:t>13</w:t>
      </w:r>
      <w:r>
        <w:rPr>
          <w:rFonts w:eastAsia="Calibri"/>
          <w:sz w:val="22"/>
          <w:szCs w:val="22"/>
          <w:lang w:val="en-US" w:eastAsia="en-US"/>
        </w:rPr>
        <w:t xml:space="preserve">C or </w:t>
      </w:r>
      <w:r w:rsidR="002B30B0" w:rsidRPr="002B30B0">
        <w:rPr>
          <w:rFonts w:eastAsia="Calibri"/>
          <w:sz w:val="22"/>
          <w:szCs w:val="22"/>
          <w:vertAlign w:val="superscript"/>
          <w:lang w:val="en-US" w:eastAsia="en-US"/>
        </w:rPr>
        <w:t>13</w:t>
      </w:r>
      <w:r>
        <w:rPr>
          <w:rFonts w:eastAsia="Calibri"/>
          <w:sz w:val="22"/>
          <w:szCs w:val="22"/>
          <w:lang w:val="en-US" w:eastAsia="en-US"/>
        </w:rPr>
        <w:t xml:space="preserve">C, </w:t>
      </w:r>
      <w:r w:rsidR="002B30B0" w:rsidRPr="002B30B0">
        <w:rPr>
          <w:rFonts w:eastAsia="Calibri"/>
          <w:sz w:val="22"/>
          <w:szCs w:val="22"/>
          <w:vertAlign w:val="superscript"/>
          <w:lang w:val="en-US" w:eastAsia="en-US"/>
        </w:rPr>
        <w:t>15</w:t>
      </w:r>
      <w:r>
        <w:rPr>
          <w:rFonts w:eastAsia="Calibri"/>
          <w:sz w:val="22"/>
          <w:szCs w:val="22"/>
          <w:lang w:val="en-US" w:eastAsia="en-US"/>
        </w:rPr>
        <w:t>N labeled as substrate of templ</w:t>
      </w:r>
      <w:r w:rsidR="00B7466D">
        <w:rPr>
          <w:rFonts w:eastAsia="Calibri"/>
          <w:sz w:val="22"/>
          <w:szCs w:val="22"/>
          <w:lang w:val="en-US" w:eastAsia="en-US"/>
        </w:rPr>
        <w:t>ating we can therefore monitor</w:t>
      </w:r>
      <w:r>
        <w:rPr>
          <w:rFonts w:eastAsia="Calibri"/>
          <w:sz w:val="22"/>
          <w:szCs w:val="22"/>
          <w:lang w:val="en-US" w:eastAsia="en-US"/>
        </w:rPr>
        <w:t xml:space="preserve"> fin</w:t>
      </w:r>
      <w:r w:rsidR="00B7466D">
        <w:rPr>
          <w:rFonts w:eastAsia="Calibri"/>
          <w:sz w:val="22"/>
          <w:szCs w:val="22"/>
          <w:lang w:val="en-US" w:eastAsia="en-US"/>
        </w:rPr>
        <w:t>e</w:t>
      </w:r>
      <w:r>
        <w:rPr>
          <w:rFonts w:eastAsia="Calibri"/>
          <w:sz w:val="22"/>
          <w:szCs w:val="22"/>
          <w:lang w:val="en-US" w:eastAsia="en-US"/>
        </w:rPr>
        <w:t xml:space="preserve"> structural modification</w:t>
      </w:r>
      <w:r w:rsidR="00B7466D">
        <w:rPr>
          <w:rFonts w:eastAsia="Calibri"/>
          <w:sz w:val="22"/>
          <w:szCs w:val="22"/>
          <w:lang w:val="en-US" w:eastAsia="en-US"/>
        </w:rPr>
        <w:t>s</w:t>
      </w:r>
      <w:r>
        <w:rPr>
          <w:rFonts w:eastAsia="Calibri"/>
          <w:sz w:val="22"/>
          <w:szCs w:val="22"/>
          <w:lang w:val="en-US" w:eastAsia="en-US"/>
        </w:rPr>
        <w:t xml:space="preserve"> after templating using solid state NMR (contribution of Christina Sizun). Due to the safety legislations, the template library that will be use should comprise only safety level 2 prion strains.</w:t>
      </w:r>
    </w:p>
    <w:p w14:paraId="001FE0BC" w14:textId="77777777" w:rsidR="00637337" w:rsidRDefault="00637337" w:rsidP="0027489C">
      <w:pPr>
        <w:spacing w:before="60"/>
        <w:contextualSpacing/>
        <w:jc w:val="both"/>
        <w:rPr>
          <w:rFonts w:eastAsia="Calibri"/>
          <w:sz w:val="22"/>
          <w:szCs w:val="22"/>
          <w:lang w:val="en-US" w:eastAsia="en-US"/>
        </w:rPr>
      </w:pPr>
      <w:r w:rsidRPr="000923C6">
        <w:rPr>
          <w:rFonts w:eastAsia="Calibri"/>
          <w:b/>
          <w:sz w:val="22"/>
          <w:szCs w:val="22"/>
          <w:lang w:val="en-US" w:eastAsia="en-US"/>
        </w:rPr>
        <w:t>Outcome</w:t>
      </w:r>
      <w:r w:rsidR="00B7466D">
        <w:rPr>
          <w:rFonts w:eastAsia="Calibri"/>
          <w:b/>
          <w:sz w:val="22"/>
          <w:szCs w:val="22"/>
          <w:lang w:val="en-US" w:eastAsia="en-US"/>
        </w:rPr>
        <w:t>.</w:t>
      </w:r>
      <w:r>
        <w:rPr>
          <w:rFonts w:eastAsia="Calibri"/>
          <w:sz w:val="22"/>
          <w:szCs w:val="22"/>
          <w:lang w:val="en-US" w:eastAsia="en-US"/>
        </w:rPr>
        <w:t xml:space="preserve"> The first part of this approach will lead to identify on PrP</w:t>
      </w:r>
      <w:r w:rsidRPr="00B7466D">
        <w:rPr>
          <w:rFonts w:eastAsia="Calibri"/>
          <w:sz w:val="22"/>
          <w:szCs w:val="22"/>
          <w:vertAlign w:val="superscript"/>
          <w:lang w:val="en-US" w:eastAsia="en-US"/>
        </w:rPr>
        <w:t>C</w:t>
      </w:r>
      <w:r>
        <w:rPr>
          <w:rFonts w:eastAsia="Calibri"/>
          <w:sz w:val="22"/>
          <w:szCs w:val="22"/>
          <w:lang w:val="en-US" w:eastAsia="en-US"/>
        </w:rPr>
        <w:t xml:space="preserve"> scaffold PrP subdomain that are allosterically linked out of a templating context. For example, preliminary study leads us to find a strong allosteric linkage between PrP L3 loop and the N-terminal region of H3 even if they are at 20Å distance. The second approach which is complementary of the approach developed in subtask 2.1.2 will lead to specifically investigate the propagation of structural information toward constrained or flexible mutants.</w:t>
      </w:r>
    </w:p>
    <w:p w14:paraId="61FD2FF6" w14:textId="77777777" w:rsidR="00637337" w:rsidRDefault="00637337" w:rsidP="0027489C">
      <w:pPr>
        <w:spacing w:before="60"/>
        <w:contextualSpacing/>
        <w:jc w:val="both"/>
        <w:rPr>
          <w:rFonts w:eastAsia="Calibri"/>
          <w:sz w:val="22"/>
          <w:szCs w:val="22"/>
          <w:lang w:val="en-US" w:eastAsia="en-US"/>
        </w:rPr>
      </w:pPr>
    </w:p>
    <w:p w14:paraId="4925DBE4" w14:textId="77777777" w:rsidR="00D53667" w:rsidRDefault="00D53667" w:rsidP="00D53667">
      <w:pPr>
        <w:pStyle w:val="Task"/>
        <w:spacing w:before="60"/>
        <w:rPr>
          <w:rFonts w:eastAsia="Calibri"/>
          <w:sz w:val="22"/>
          <w:lang w:eastAsia="en-US"/>
        </w:rPr>
      </w:pPr>
    </w:p>
    <w:p w14:paraId="4C7194CA" w14:textId="77777777" w:rsidR="00D53667" w:rsidRPr="0027489C" w:rsidRDefault="00D53667" w:rsidP="00D53667">
      <w:pPr>
        <w:pStyle w:val="Task"/>
        <w:spacing w:before="60"/>
        <w:rPr>
          <w:rFonts w:eastAsia="Calibri"/>
          <w:sz w:val="22"/>
          <w:lang w:eastAsia="en-US"/>
        </w:rPr>
      </w:pPr>
      <w:commentRangeStart w:id="197"/>
      <w:r w:rsidRPr="0027489C">
        <w:rPr>
          <w:rFonts w:eastAsia="Calibri"/>
          <w:sz w:val="22"/>
          <w:lang w:eastAsia="en-US"/>
        </w:rPr>
        <w:t>Subtask 2.</w:t>
      </w:r>
      <w:ins w:id="198" w:author="Human Rezaei" w:date="2017-11-08T06:01:00Z">
        <w:r>
          <w:rPr>
            <w:rFonts w:eastAsia="Calibri"/>
            <w:sz w:val="22"/>
            <w:lang w:eastAsia="en-US"/>
          </w:rPr>
          <w:t>1</w:t>
        </w:r>
      </w:ins>
      <w:del w:id="199" w:author="Human Rezaei" w:date="2017-11-08T06:01:00Z">
        <w:r w:rsidRPr="0027489C" w:rsidDel="00D53667">
          <w:rPr>
            <w:rFonts w:eastAsia="Calibri"/>
            <w:sz w:val="22"/>
            <w:lang w:eastAsia="en-US"/>
          </w:rPr>
          <w:delText>2</w:delText>
        </w:r>
      </w:del>
      <w:r w:rsidRPr="0027489C">
        <w:rPr>
          <w:rFonts w:eastAsia="Calibri"/>
          <w:sz w:val="22"/>
          <w:lang w:eastAsia="en-US"/>
        </w:rPr>
        <w:t>.</w:t>
      </w:r>
      <w:ins w:id="200" w:author="Human Rezaei" w:date="2017-11-08T06:01:00Z">
        <w:r>
          <w:rPr>
            <w:rFonts w:eastAsia="Calibri"/>
            <w:sz w:val="22"/>
            <w:lang w:eastAsia="en-US"/>
          </w:rPr>
          <w:t>4</w:t>
        </w:r>
      </w:ins>
      <w:del w:id="201" w:author="Human Rezaei" w:date="2017-11-08T06:01:00Z">
        <w:r w:rsidRPr="0027489C" w:rsidDel="00D53667">
          <w:rPr>
            <w:rFonts w:eastAsia="Calibri"/>
            <w:sz w:val="22"/>
            <w:lang w:eastAsia="en-US"/>
          </w:rPr>
          <w:delText>1</w:delText>
        </w:r>
      </w:del>
      <w:r w:rsidRPr="0027489C">
        <w:rPr>
          <w:rFonts w:eastAsia="Calibri"/>
          <w:sz w:val="22"/>
          <w:lang w:eastAsia="en-US"/>
        </w:rPr>
        <w:t xml:space="preserve">. </w:t>
      </w:r>
      <w:r w:rsidRPr="00BB3D37">
        <w:rPr>
          <w:rFonts w:eastAsia="Calibri"/>
          <w:strike/>
          <w:sz w:val="22"/>
          <w:lang w:eastAsia="en-US"/>
          <w:rPrChange w:id="202" w:author="Human Rezaei" w:date="2017-11-07T20:15:00Z">
            <w:rPr>
              <w:rFonts w:eastAsia="Calibri"/>
              <w:sz w:val="22"/>
              <w:lang w:eastAsia="en-US"/>
            </w:rPr>
          </w:rPrChange>
        </w:rPr>
        <w:t xml:space="preserve">Prion assemblies dynamic behavior and </w:t>
      </w:r>
      <w:r w:rsidRPr="00BB3D37">
        <w:rPr>
          <w:rFonts w:eastAsia="Calibri"/>
          <w:strike/>
          <w:sz w:val="22"/>
          <w:highlight w:val="yellow"/>
          <w:lang w:eastAsia="en-US"/>
          <w:rPrChange w:id="203" w:author="Human Rezaei" w:date="2017-11-07T20:15:00Z">
            <w:rPr>
              <w:rFonts w:eastAsia="Calibri"/>
              <w:sz w:val="22"/>
              <w:lang w:eastAsia="en-US"/>
            </w:rPr>
          </w:rPrChange>
        </w:rPr>
        <w:t>intervention of fragmentation</w:t>
      </w:r>
      <w:r w:rsidRPr="00BB3D37">
        <w:rPr>
          <w:rFonts w:eastAsia="Calibri"/>
          <w:strike/>
          <w:sz w:val="22"/>
          <w:lang w:eastAsia="en-US"/>
          <w:rPrChange w:id="204" w:author="Human Rezaei" w:date="2017-11-07T20:15:00Z">
            <w:rPr>
              <w:rFonts w:eastAsia="Calibri"/>
              <w:sz w:val="22"/>
              <w:lang w:eastAsia="en-US"/>
            </w:rPr>
          </w:rPrChange>
        </w:rPr>
        <w:t xml:space="preserve"> during prion replication in cell-free assays.</w:t>
      </w:r>
      <w:r w:rsidRPr="0027489C">
        <w:rPr>
          <w:rFonts w:eastAsia="Calibri"/>
          <w:sz w:val="22"/>
          <w:lang w:eastAsia="en-US"/>
        </w:rPr>
        <w:t xml:space="preserve"> </w:t>
      </w:r>
      <w:ins w:id="205" w:author="Human Rezaei" w:date="2017-11-07T20:15:00Z">
        <w:r>
          <w:rPr>
            <w:rFonts w:eastAsia="Calibri"/>
            <w:sz w:val="22"/>
            <w:lang w:eastAsia="en-US"/>
          </w:rPr>
          <w:t xml:space="preserve">Early stage </w:t>
        </w:r>
      </w:ins>
      <w:ins w:id="206" w:author="Human Rezaei" w:date="2017-11-07T21:09:00Z">
        <w:r>
          <w:rPr>
            <w:rFonts w:eastAsia="Calibri"/>
            <w:sz w:val="22"/>
            <w:lang w:eastAsia="en-US"/>
          </w:rPr>
          <w:t xml:space="preserve">of </w:t>
        </w:r>
      </w:ins>
      <w:ins w:id="207" w:author="Human Rezaei" w:date="2017-11-07T20:16:00Z">
        <w:r>
          <w:rPr>
            <w:rFonts w:eastAsia="Calibri"/>
            <w:sz w:val="22"/>
            <w:lang w:eastAsia="en-US"/>
          </w:rPr>
          <w:t xml:space="preserve">structural </w:t>
        </w:r>
      </w:ins>
      <w:ins w:id="208" w:author="Human Rezaei" w:date="2017-11-07T21:09:00Z">
        <w:r>
          <w:rPr>
            <w:rFonts w:eastAsia="Calibri"/>
            <w:sz w:val="22"/>
            <w:lang w:eastAsia="en-US"/>
          </w:rPr>
          <w:t xml:space="preserve">PrPSc </w:t>
        </w:r>
      </w:ins>
      <w:ins w:id="209" w:author="Human Rezaei" w:date="2017-11-07T20:16:00Z">
        <w:r>
          <w:rPr>
            <w:rFonts w:eastAsia="Calibri"/>
            <w:sz w:val="22"/>
            <w:lang w:eastAsia="en-US"/>
          </w:rPr>
          <w:t xml:space="preserve">diversification </w:t>
        </w:r>
      </w:ins>
      <w:ins w:id="210" w:author="Human Rezaei" w:date="2017-11-07T21:09:00Z">
        <w:r>
          <w:rPr>
            <w:rFonts w:eastAsia="Calibri"/>
            <w:sz w:val="22"/>
            <w:lang w:eastAsia="en-US"/>
          </w:rPr>
          <w:t>during the conversion process</w:t>
        </w:r>
      </w:ins>
      <w:commentRangeEnd w:id="197"/>
      <w:ins w:id="211" w:author="Human Rezaei" w:date="2017-11-08T05:56:00Z">
        <w:r>
          <w:rPr>
            <w:rStyle w:val="Marquedecommentaire"/>
            <w:color w:val="auto"/>
            <w:lang w:val="fr-FR"/>
          </w:rPr>
          <w:commentReference w:id="197"/>
        </w:r>
      </w:ins>
    </w:p>
    <w:p w14:paraId="3C65F6DB" w14:textId="77777777" w:rsidR="00D53667" w:rsidRDefault="00D53667" w:rsidP="00D53667">
      <w:pPr>
        <w:spacing w:before="60"/>
        <w:jc w:val="both"/>
        <w:rPr>
          <w:ins w:id="212" w:author="Human Rezaei" w:date="2017-11-07T21:17:00Z"/>
          <w:sz w:val="22"/>
          <w:szCs w:val="22"/>
          <w:lang w:val="en-US"/>
        </w:rPr>
      </w:pPr>
      <w:ins w:id="213" w:author="Human Rezaei" w:date="2017-11-07T20:21:00Z">
        <w:r>
          <w:rPr>
            <w:sz w:val="22"/>
            <w:szCs w:val="22"/>
            <w:lang w:val="en-US"/>
          </w:rPr>
          <w:lastRenderedPageBreak/>
          <w:t xml:space="preserve">The mechanisms of structural diversification within a given strain </w:t>
        </w:r>
      </w:ins>
      <w:ins w:id="214" w:author="Human Rezaei" w:date="2017-11-07T20:22:00Z">
        <w:r>
          <w:rPr>
            <w:sz w:val="22"/>
            <w:szCs w:val="22"/>
            <w:lang w:val="en-US"/>
          </w:rPr>
          <w:t xml:space="preserve">constitutes </w:t>
        </w:r>
      </w:ins>
      <w:ins w:id="215" w:author="Human Rezaei" w:date="2017-11-07T20:23:00Z">
        <w:r>
          <w:rPr>
            <w:sz w:val="22"/>
            <w:szCs w:val="22"/>
            <w:lang w:val="en-US"/>
          </w:rPr>
          <w:t xml:space="preserve">a poorly explored field, even if the </w:t>
        </w:r>
      </w:ins>
      <w:ins w:id="216" w:author="Human Rezaei" w:date="2017-11-07T20:24:00Z">
        <w:r>
          <w:rPr>
            <w:sz w:val="22"/>
            <w:szCs w:val="22"/>
            <w:lang w:val="en-US"/>
          </w:rPr>
          <w:t>diversity</w:t>
        </w:r>
      </w:ins>
      <w:ins w:id="217" w:author="Human Rezaei" w:date="2017-11-07T20:23:00Z">
        <w:r>
          <w:rPr>
            <w:sz w:val="22"/>
            <w:szCs w:val="22"/>
            <w:lang w:val="en-US"/>
          </w:rPr>
          <w:t xml:space="preserve"> </w:t>
        </w:r>
      </w:ins>
      <w:ins w:id="218" w:author="Human Rezaei" w:date="2017-11-07T20:24:00Z">
        <w:r>
          <w:rPr>
            <w:sz w:val="22"/>
            <w:szCs w:val="22"/>
            <w:lang w:val="en-US"/>
          </w:rPr>
          <w:t xml:space="preserve">is often evocated to explain the cross-species barrier and prion adaptation (ref Collinge &amp;clarck). </w:t>
        </w:r>
      </w:ins>
    </w:p>
    <w:p w14:paraId="2EBBF17F" w14:textId="77777777" w:rsidR="00D53667" w:rsidRDefault="00D53667" w:rsidP="00D53667">
      <w:pPr>
        <w:spacing w:before="60"/>
        <w:jc w:val="both"/>
        <w:rPr>
          <w:ins w:id="219" w:author="Human Rezaei" w:date="2017-11-08T05:31:00Z"/>
          <w:sz w:val="22"/>
          <w:szCs w:val="22"/>
          <w:lang w:val="en-US"/>
        </w:rPr>
      </w:pPr>
      <w:ins w:id="220" w:author="Human Rezaei" w:date="2017-11-07T21:17:00Z">
        <w:r>
          <w:rPr>
            <w:sz w:val="22"/>
            <w:szCs w:val="22"/>
            <w:lang w:val="en-US"/>
          </w:rPr>
          <w:t>The PMCA technique that leads to a bona-fide prion replication</w:t>
        </w:r>
      </w:ins>
      <w:ins w:id="221" w:author="Human Rezaei" w:date="2017-11-07T21:18:00Z">
        <w:r>
          <w:rPr>
            <w:sz w:val="22"/>
            <w:szCs w:val="22"/>
            <w:lang w:val="en-US"/>
          </w:rPr>
          <w:t xml:space="preserve"> amplification</w:t>
        </w:r>
      </w:ins>
      <w:ins w:id="222" w:author="Human Rezaei" w:date="2017-11-08T04:48:00Z">
        <w:r>
          <w:rPr>
            <w:sz w:val="22"/>
            <w:szCs w:val="22"/>
            <w:lang w:val="en-US"/>
          </w:rPr>
          <w:t xml:space="preserve"> (refs)</w:t>
        </w:r>
      </w:ins>
      <w:ins w:id="223" w:author="Human Rezaei" w:date="2017-11-07T21:17:00Z">
        <w:r>
          <w:rPr>
            <w:sz w:val="22"/>
            <w:szCs w:val="22"/>
            <w:lang w:val="en-US"/>
          </w:rPr>
          <w:t xml:space="preserve"> in vitro leads us to demonstrate that during the early stage of the </w:t>
        </w:r>
      </w:ins>
      <w:ins w:id="224" w:author="Human Rezaei" w:date="2017-11-07T21:45:00Z">
        <w:r>
          <w:rPr>
            <w:sz w:val="22"/>
            <w:szCs w:val="22"/>
            <w:lang w:val="en-US"/>
          </w:rPr>
          <w:t xml:space="preserve">prion </w:t>
        </w:r>
      </w:ins>
      <w:ins w:id="225" w:author="Human Rezaei" w:date="2017-11-07T21:17:00Z">
        <w:r>
          <w:rPr>
            <w:sz w:val="22"/>
            <w:szCs w:val="22"/>
            <w:lang w:val="en-US"/>
          </w:rPr>
          <w:t xml:space="preserve">conversion two distinct </w:t>
        </w:r>
      </w:ins>
      <w:ins w:id="226" w:author="Human Rezaei" w:date="2017-11-07T21:34:00Z">
        <w:r>
          <w:rPr>
            <w:sz w:val="22"/>
            <w:szCs w:val="22"/>
            <w:lang w:val="en-US"/>
          </w:rPr>
          <w:t>sub</w:t>
        </w:r>
      </w:ins>
      <w:ins w:id="227" w:author="Human Rezaei" w:date="2017-11-07T21:17:00Z">
        <w:r>
          <w:rPr>
            <w:sz w:val="22"/>
            <w:szCs w:val="22"/>
            <w:lang w:val="en-US"/>
          </w:rPr>
          <w:t>set</w:t>
        </w:r>
      </w:ins>
      <w:ins w:id="228" w:author="Human Rezaei" w:date="2017-11-07T21:45:00Z">
        <w:r>
          <w:rPr>
            <w:sz w:val="22"/>
            <w:szCs w:val="22"/>
            <w:lang w:val="en-US"/>
          </w:rPr>
          <w:t>s</w:t>
        </w:r>
      </w:ins>
      <w:ins w:id="229" w:author="Human Rezaei" w:date="2017-11-07T21:17:00Z">
        <w:r>
          <w:rPr>
            <w:sz w:val="22"/>
            <w:szCs w:val="22"/>
            <w:lang w:val="en-US"/>
          </w:rPr>
          <w:t xml:space="preserve"> of PrPSc assemblies are generated (</w:t>
        </w:r>
      </w:ins>
      <w:ins w:id="230" w:author="Human Rezaei" w:date="2017-11-07T21:34:00Z">
        <w:r>
          <w:rPr>
            <w:sz w:val="22"/>
            <w:szCs w:val="22"/>
            <w:lang w:val="en-US"/>
          </w:rPr>
          <w:t xml:space="preserve">SS1 and SS2, </w:t>
        </w:r>
      </w:ins>
      <w:ins w:id="231" w:author="Human Rezaei" w:date="2017-11-07T21:17:00Z">
        <w:r>
          <w:rPr>
            <w:sz w:val="22"/>
            <w:szCs w:val="22"/>
            <w:lang w:val="en-US"/>
          </w:rPr>
          <w:t>FigXXA) both sharing the same</w:t>
        </w:r>
      </w:ins>
      <w:ins w:id="232" w:author="Human Rezaei" w:date="2017-11-07T21:28:00Z">
        <w:r>
          <w:rPr>
            <w:sz w:val="22"/>
            <w:szCs w:val="22"/>
            <w:lang w:val="en-US"/>
          </w:rPr>
          <w:t xml:space="preserve"> strain</w:t>
        </w:r>
      </w:ins>
      <w:ins w:id="233" w:author="Human Rezaei" w:date="2017-11-07T21:17:00Z">
        <w:r>
          <w:rPr>
            <w:sz w:val="22"/>
            <w:szCs w:val="22"/>
            <w:lang w:val="en-US"/>
          </w:rPr>
          <w:t xml:space="preserve"> structural determinant</w:t>
        </w:r>
      </w:ins>
      <w:ins w:id="234" w:author="Human Rezaei" w:date="2017-11-07T21:28:00Z">
        <w:r>
          <w:rPr>
            <w:sz w:val="22"/>
            <w:szCs w:val="22"/>
            <w:lang w:val="en-US"/>
          </w:rPr>
          <w:t xml:space="preserve"> (?)</w:t>
        </w:r>
      </w:ins>
      <w:ins w:id="235" w:author="Human Rezaei" w:date="2017-11-07T21:17:00Z">
        <w:r>
          <w:rPr>
            <w:sz w:val="22"/>
            <w:szCs w:val="22"/>
            <w:lang w:val="en-US"/>
          </w:rPr>
          <w:t xml:space="preserve">. </w:t>
        </w:r>
      </w:ins>
      <w:ins w:id="236" w:author="Human Rezaei" w:date="2017-11-07T21:34:00Z">
        <w:r>
          <w:rPr>
            <w:sz w:val="22"/>
            <w:szCs w:val="22"/>
            <w:lang w:val="en-US"/>
          </w:rPr>
          <w:t>D</w:t>
        </w:r>
      </w:ins>
      <w:ins w:id="237" w:author="Human Rezaei" w:date="2017-11-07T21:28:00Z">
        <w:r>
          <w:rPr>
            <w:sz w:val="22"/>
            <w:szCs w:val="22"/>
            <w:lang w:val="en-US"/>
          </w:rPr>
          <w:t xml:space="preserve">epending on </w:t>
        </w:r>
      </w:ins>
      <w:ins w:id="238" w:author="Human Rezaei" w:date="2017-11-08T04:47:00Z">
        <w:r>
          <w:rPr>
            <w:sz w:val="22"/>
            <w:szCs w:val="22"/>
            <w:lang w:val="en-US"/>
          </w:rPr>
          <w:t xml:space="preserve">the </w:t>
        </w:r>
      </w:ins>
      <w:ins w:id="239" w:author="Human Rezaei" w:date="2017-11-07T21:28:00Z">
        <w:r>
          <w:rPr>
            <w:sz w:val="22"/>
            <w:szCs w:val="22"/>
            <w:lang w:val="en-US"/>
          </w:rPr>
          <w:t>initial template concentration one species</w:t>
        </w:r>
      </w:ins>
      <w:ins w:id="240" w:author="Human Rezaei" w:date="2017-11-07T21:29:00Z">
        <w:r>
          <w:rPr>
            <w:sz w:val="22"/>
            <w:szCs w:val="22"/>
            <w:lang w:val="en-US"/>
          </w:rPr>
          <w:t xml:space="preserve"> is favored compared to the other one suggesting two distinct kinetic order </w:t>
        </w:r>
      </w:ins>
      <w:ins w:id="241" w:author="Human Rezaei" w:date="2017-11-07T21:30:00Z">
        <w:r>
          <w:rPr>
            <w:sz w:val="22"/>
            <w:szCs w:val="22"/>
            <w:lang w:val="en-US"/>
          </w:rPr>
          <w:t>govern</w:t>
        </w:r>
      </w:ins>
      <w:ins w:id="242" w:author="Human Rezaei" w:date="2017-11-08T04:47:00Z">
        <w:r>
          <w:rPr>
            <w:sz w:val="22"/>
            <w:szCs w:val="22"/>
            <w:lang w:val="en-US"/>
          </w:rPr>
          <w:t>ing</w:t>
        </w:r>
      </w:ins>
      <w:ins w:id="243" w:author="Human Rezaei" w:date="2017-11-07T21:30:00Z">
        <w:r>
          <w:rPr>
            <w:sz w:val="22"/>
            <w:szCs w:val="22"/>
            <w:lang w:val="en-US"/>
          </w:rPr>
          <w:t xml:space="preserve"> their respective formation (ref Eghaian as example ?). </w:t>
        </w:r>
      </w:ins>
      <w:ins w:id="244" w:author="Human Rezaei" w:date="2017-11-07T21:31:00Z">
        <w:r>
          <w:rPr>
            <w:sz w:val="22"/>
            <w:szCs w:val="22"/>
            <w:lang w:val="en-US"/>
          </w:rPr>
          <w:t xml:space="preserve">The maturation </w:t>
        </w:r>
      </w:ins>
      <w:ins w:id="245" w:author="Human Rezaei" w:date="2017-11-07T21:32:00Z">
        <w:r>
          <w:rPr>
            <w:sz w:val="22"/>
            <w:szCs w:val="22"/>
            <w:lang w:val="en-US"/>
          </w:rPr>
          <w:t xml:space="preserve">of </w:t>
        </w:r>
      </w:ins>
      <w:ins w:id="246" w:author="Human Rezaei" w:date="2017-11-07T21:36:00Z">
        <w:r>
          <w:rPr>
            <w:sz w:val="22"/>
            <w:szCs w:val="22"/>
            <w:lang w:val="en-US"/>
          </w:rPr>
          <w:t xml:space="preserve">SS1 and </w:t>
        </w:r>
      </w:ins>
      <w:ins w:id="247" w:author="Human Rezaei" w:date="2017-11-07T21:31:00Z">
        <w:r>
          <w:rPr>
            <w:sz w:val="22"/>
            <w:szCs w:val="22"/>
            <w:lang w:val="en-US"/>
          </w:rPr>
          <w:t xml:space="preserve">out of PMCA context </w:t>
        </w:r>
      </w:ins>
      <w:ins w:id="248" w:author="Human Rezaei" w:date="2017-11-07T21:32:00Z">
        <w:r>
          <w:rPr>
            <w:sz w:val="22"/>
            <w:szCs w:val="22"/>
            <w:lang w:val="en-US"/>
          </w:rPr>
          <w:t>but in the presence of PrPC (on va faire comme si</w:t>
        </w:r>
      </w:ins>
      <w:ins w:id="249" w:author="Human Rezaei" w:date="2017-11-07T21:33:00Z">
        <w:r>
          <w:rPr>
            <w:sz w:val="22"/>
            <w:szCs w:val="22"/>
            <w:lang w:val="en-US"/>
          </w:rPr>
          <w:t xml:space="preserve">…) leads to an interconversion of SS1 to SS2. </w:t>
        </w:r>
      </w:ins>
      <w:ins w:id="250" w:author="Human Rezaei" w:date="2017-11-08T04:48:00Z">
        <w:r>
          <w:rPr>
            <w:sz w:val="22"/>
            <w:szCs w:val="22"/>
            <w:lang w:val="en-US"/>
          </w:rPr>
          <w:t xml:space="preserve">This </w:t>
        </w:r>
      </w:ins>
      <w:ins w:id="251" w:author="Human Rezaei" w:date="2017-11-08T05:28:00Z">
        <w:r>
          <w:rPr>
            <w:sz w:val="22"/>
            <w:szCs w:val="22"/>
            <w:lang w:val="en-US"/>
          </w:rPr>
          <w:t>very simplistic system of prion replication reflect</w:t>
        </w:r>
      </w:ins>
      <w:ins w:id="252" w:author="Human Rezaei" w:date="2017-11-08T05:30:00Z">
        <w:r>
          <w:rPr>
            <w:sz w:val="22"/>
            <w:szCs w:val="22"/>
            <w:lang w:val="en-US"/>
          </w:rPr>
          <w:t>s</w:t>
        </w:r>
      </w:ins>
      <w:ins w:id="253" w:author="Human Rezaei" w:date="2017-11-08T05:28:00Z">
        <w:r>
          <w:rPr>
            <w:sz w:val="22"/>
            <w:szCs w:val="22"/>
            <w:lang w:val="en-US"/>
          </w:rPr>
          <w:t xml:space="preserve"> both the step of bona fide templating and the evolution of this </w:t>
        </w:r>
      </w:ins>
      <w:ins w:id="254" w:author="Human Rezaei" w:date="2017-11-08T05:30:00Z">
        <w:r>
          <w:rPr>
            <w:sz w:val="22"/>
            <w:szCs w:val="22"/>
            <w:lang w:val="en-US"/>
          </w:rPr>
          <w:t>PrPSc subassemblies by an exchange process</w:t>
        </w:r>
      </w:ins>
    </w:p>
    <w:p w14:paraId="7B2C68FA" w14:textId="77777777" w:rsidR="00D53667" w:rsidRDefault="00D53667" w:rsidP="00D53667">
      <w:pPr>
        <w:spacing w:before="60"/>
        <w:jc w:val="both"/>
        <w:rPr>
          <w:ins w:id="255" w:author="Human Rezaei" w:date="2017-11-08T05:31:00Z"/>
          <w:sz w:val="22"/>
          <w:szCs w:val="22"/>
          <w:lang w:val="en-US"/>
        </w:rPr>
      </w:pPr>
    </w:p>
    <w:p w14:paraId="71C448D6" w14:textId="77777777" w:rsidR="00D53667" w:rsidRDefault="00D53667">
      <w:pPr>
        <w:spacing w:before="60"/>
        <w:jc w:val="center"/>
        <w:rPr>
          <w:ins w:id="256" w:author="Human Rezaei" w:date="2017-11-08T05:31:00Z"/>
          <w:sz w:val="22"/>
          <w:szCs w:val="22"/>
          <w:lang w:val="en-US"/>
        </w:rPr>
        <w:pPrChange w:id="257" w:author="Human Rezaei" w:date="2017-11-08T05:31:00Z">
          <w:pPr>
            <w:spacing w:before="60"/>
            <w:jc w:val="both"/>
          </w:pPr>
        </w:pPrChange>
      </w:pPr>
      <w:ins w:id="258" w:author="Human Rezaei" w:date="2017-11-08T05:34:00Z">
        <w:r>
          <w:rPr>
            <w:noProof/>
            <w:sz w:val="22"/>
            <w:szCs w:val="22"/>
            <w:rPrChange w:id="259" w:author="Unknown">
              <w:rPr>
                <w:noProof/>
              </w:rPr>
            </w:rPrChange>
          </w:rPr>
          <w:drawing>
            <wp:inline distT="0" distB="0" distL="0" distR="0" wp14:anchorId="21518379" wp14:editId="4F2D8D7A">
              <wp:extent cx="5270758" cy="2191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7-11-08 à 05.34.25.png"/>
                      <pic:cNvPicPr/>
                    </pic:nvPicPr>
                    <pic:blipFill>
                      <a:blip r:embed="rId13">
                        <a:extLst>
                          <a:ext uri="{28A0092B-C50C-407E-A947-70E740481C1C}">
                            <a14:useLocalDpi xmlns:a14="http://schemas.microsoft.com/office/drawing/2010/main" val="0"/>
                          </a:ext>
                        </a:extLst>
                      </a:blip>
                      <a:stretch>
                        <a:fillRect/>
                      </a:stretch>
                    </pic:blipFill>
                    <pic:spPr>
                      <a:xfrm>
                        <a:off x="0" y="0"/>
                        <a:ext cx="5280033" cy="2195722"/>
                      </a:xfrm>
                      <a:prstGeom prst="rect">
                        <a:avLst/>
                      </a:prstGeom>
                    </pic:spPr>
                  </pic:pic>
                </a:graphicData>
              </a:graphic>
            </wp:inline>
          </w:drawing>
        </w:r>
      </w:ins>
    </w:p>
    <w:p w14:paraId="122B2A10" w14:textId="77777777" w:rsidR="00D53667" w:rsidRPr="00DC06F6" w:rsidRDefault="00D53667" w:rsidP="00D53667">
      <w:pPr>
        <w:spacing w:before="60"/>
        <w:jc w:val="both"/>
        <w:rPr>
          <w:ins w:id="260" w:author="Human Rezaei" w:date="2017-11-07T20:25:00Z"/>
          <w:sz w:val="22"/>
          <w:szCs w:val="22"/>
          <w:lang w:val="en-US"/>
        </w:rPr>
      </w:pPr>
      <w:ins w:id="261" w:author="Human Rezaei" w:date="2017-11-08T05:32:00Z">
        <w:r w:rsidRPr="007B7CAC">
          <w:rPr>
            <w:sz w:val="22"/>
            <w:szCs w:val="22"/>
            <w:lang w:val="en-US"/>
          </w:rPr>
          <w:t xml:space="preserve">Figxx: </w:t>
        </w:r>
      </w:ins>
      <w:ins w:id="262" w:author="Human Rezaei" w:date="2017-11-08T07:37:00Z">
        <w:r w:rsidR="001961AD" w:rsidRPr="007B7CAC">
          <w:rPr>
            <w:sz w:val="22"/>
            <w:szCs w:val="22"/>
            <w:lang w:val="en-US"/>
            <w:rPrChange w:id="263" w:author="Human Rezaei" w:date="2017-11-08T07:38:00Z">
              <w:rPr>
                <w:sz w:val="22"/>
                <w:szCs w:val="22"/>
              </w:rPr>
            </w:rPrChange>
          </w:rPr>
          <w:t>127S</w:t>
        </w:r>
      </w:ins>
      <w:ins w:id="264" w:author="Human Rezaei" w:date="2017-11-08T07:45:00Z">
        <w:r w:rsidR="00DC06F6">
          <w:rPr>
            <w:sz w:val="22"/>
            <w:szCs w:val="22"/>
            <w:lang w:val="en-US"/>
          </w:rPr>
          <w:t xml:space="preserve"> </w:t>
        </w:r>
        <w:r w:rsidR="00DC06F6" w:rsidRPr="00EE69BF">
          <w:rPr>
            <w:sz w:val="22"/>
            <w:szCs w:val="22"/>
            <w:highlight w:val="yellow"/>
            <w:lang w:val="en-US"/>
            <w:rPrChange w:id="265" w:author="Human Rezaei" w:date="2017-11-08T07:45:00Z">
              <w:rPr>
                <w:sz w:val="22"/>
                <w:szCs w:val="22"/>
                <w:lang w:val="en-US"/>
              </w:rPr>
            </w:rPrChange>
          </w:rPr>
          <w:t>(?)</w:t>
        </w:r>
      </w:ins>
      <w:ins w:id="266" w:author="Human Rezaei" w:date="2017-11-08T07:37:00Z">
        <w:r w:rsidR="001961AD" w:rsidRPr="007B7CAC">
          <w:rPr>
            <w:sz w:val="22"/>
            <w:szCs w:val="22"/>
            <w:lang w:val="en-US"/>
            <w:rPrChange w:id="267" w:author="Human Rezaei" w:date="2017-11-08T07:38:00Z">
              <w:rPr>
                <w:sz w:val="22"/>
                <w:szCs w:val="22"/>
              </w:rPr>
            </w:rPrChange>
          </w:rPr>
          <w:t xml:space="preserve"> prion </w:t>
        </w:r>
        <w:r w:rsidR="007B7CAC" w:rsidRPr="007B7CAC">
          <w:rPr>
            <w:sz w:val="22"/>
            <w:szCs w:val="22"/>
            <w:lang w:val="en-US"/>
            <w:rPrChange w:id="268" w:author="Human Rezaei" w:date="2017-11-08T07:38:00Z">
              <w:rPr>
                <w:sz w:val="22"/>
                <w:szCs w:val="22"/>
              </w:rPr>
            </w:rPrChange>
          </w:rPr>
          <w:t>strain amplification</w:t>
        </w:r>
      </w:ins>
      <w:ins w:id="269" w:author="Human Rezaei" w:date="2017-11-08T07:38:00Z">
        <w:r w:rsidR="007B7CAC" w:rsidRPr="007B7CAC">
          <w:rPr>
            <w:sz w:val="22"/>
            <w:szCs w:val="22"/>
            <w:lang w:val="en-US"/>
            <w:rPrChange w:id="270" w:author="Human Rezaei" w:date="2017-11-08T07:38:00Z">
              <w:rPr>
                <w:sz w:val="22"/>
                <w:szCs w:val="22"/>
                <w:lang w:val="en-GB"/>
              </w:rPr>
            </w:rPrChange>
          </w:rPr>
          <w:t xml:space="preserve"> by PMCA technique. </w:t>
        </w:r>
        <w:r w:rsidR="007B7CAC" w:rsidRPr="007B7CAC">
          <w:rPr>
            <w:sz w:val="22"/>
            <w:szCs w:val="22"/>
            <w:lang w:val="en-US"/>
          </w:rPr>
          <w:t>A</w:t>
        </w:r>
        <w:r w:rsidR="007B7CAC" w:rsidRPr="007B7CAC">
          <w:rPr>
            <w:sz w:val="22"/>
            <w:szCs w:val="22"/>
            <w:lang w:val="en-US"/>
            <w:rPrChange w:id="271" w:author="Human Rezaei" w:date="2017-11-08T07:39:00Z">
              <w:rPr>
                <w:sz w:val="22"/>
                <w:szCs w:val="22"/>
              </w:rPr>
            </w:rPrChange>
          </w:rPr>
          <w:t xml:space="preserve">) template </w:t>
        </w:r>
      </w:ins>
      <w:ins w:id="272" w:author="Human Rezaei" w:date="2017-11-08T07:39:00Z">
        <w:r w:rsidR="007B7CAC" w:rsidRPr="007B7CAC">
          <w:rPr>
            <w:sz w:val="22"/>
            <w:szCs w:val="22"/>
            <w:lang w:val="en-US"/>
          </w:rPr>
          <w:t>concentration</w:t>
        </w:r>
      </w:ins>
      <w:ins w:id="273" w:author="Human Rezaei" w:date="2017-11-08T07:38:00Z">
        <w:r w:rsidR="007B7CAC" w:rsidRPr="007B7CAC">
          <w:rPr>
            <w:sz w:val="22"/>
            <w:szCs w:val="22"/>
            <w:lang w:val="en-US"/>
          </w:rPr>
          <w:t>-</w:t>
        </w:r>
        <w:r w:rsidR="007B7CAC" w:rsidRPr="007B7CAC">
          <w:rPr>
            <w:sz w:val="22"/>
            <w:szCs w:val="22"/>
            <w:lang w:val="en-US"/>
            <w:rPrChange w:id="274" w:author="Human Rezaei" w:date="2017-11-08T07:39:00Z">
              <w:rPr>
                <w:sz w:val="22"/>
                <w:szCs w:val="22"/>
              </w:rPr>
            </w:rPrChange>
          </w:rPr>
          <w:t>dep</w:t>
        </w:r>
      </w:ins>
      <w:ins w:id="275" w:author="Human Rezaei" w:date="2017-11-08T07:39:00Z">
        <w:r w:rsidR="007B7CAC" w:rsidRPr="007B7CAC">
          <w:rPr>
            <w:sz w:val="22"/>
            <w:szCs w:val="22"/>
            <w:lang w:val="en-US"/>
            <w:rPrChange w:id="276" w:author="Human Rezaei" w:date="2017-11-08T07:39:00Z">
              <w:rPr>
                <w:sz w:val="22"/>
                <w:szCs w:val="22"/>
              </w:rPr>
            </w:rPrChange>
          </w:rPr>
          <w:t xml:space="preserve">endency of size distribution revealed </w:t>
        </w:r>
        <w:r w:rsidR="007B7CAC">
          <w:rPr>
            <w:sz w:val="22"/>
            <w:szCs w:val="22"/>
            <w:lang w:val="en-US"/>
          </w:rPr>
          <w:t xml:space="preserve">two subset </w:t>
        </w:r>
      </w:ins>
      <w:ins w:id="277" w:author="Human Rezaei" w:date="2017-11-08T07:40:00Z">
        <w:r w:rsidR="007B7CAC">
          <w:rPr>
            <w:sz w:val="22"/>
            <w:szCs w:val="22"/>
            <w:lang w:val="en-US"/>
          </w:rPr>
          <w:t>of PrPSc assemblies (SS1 and SS2)</w:t>
        </w:r>
      </w:ins>
      <w:ins w:id="278" w:author="Human Rezaei" w:date="2017-11-08T07:41:00Z">
        <w:r w:rsidR="007B7CAC">
          <w:rPr>
            <w:sz w:val="22"/>
            <w:szCs w:val="22"/>
            <w:lang w:val="en-US"/>
          </w:rPr>
          <w:t xml:space="preserve">. </w:t>
        </w:r>
      </w:ins>
      <w:ins w:id="279" w:author="Human Rezaei" w:date="2017-11-08T07:42:00Z">
        <w:r w:rsidR="000B21C6">
          <w:rPr>
            <w:sz w:val="22"/>
            <w:szCs w:val="22"/>
            <w:lang w:val="en-US"/>
          </w:rPr>
          <w:t xml:space="preserve">B) </w:t>
        </w:r>
      </w:ins>
      <w:ins w:id="280" w:author="Human Rezaei" w:date="2017-11-08T07:44:00Z">
        <w:r w:rsidR="003A66F4">
          <w:rPr>
            <w:sz w:val="22"/>
            <w:szCs w:val="22"/>
            <w:lang w:val="en-US"/>
          </w:rPr>
          <w:t xml:space="preserve">Post PMCA </w:t>
        </w:r>
      </w:ins>
      <w:ins w:id="281" w:author="Human Rezaei" w:date="2017-11-08T07:42:00Z">
        <w:r w:rsidR="003A66F4">
          <w:rPr>
            <w:sz w:val="22"/>
            <w:szCs w:val="22"/>
            <w:lang w:val="en-US"/>
          </w:rPr>
          <w:t>e</w:t>
        </w:r>
        <w:r w:rsidR="000B21C6">
          <w:rPr>
            <w:sz w:val="22"/>
            <w:szCs w:val="22"/>
            <w:lang w:val="en-US"/>
          </w:rPr>
          <w:t xml:space="preserve">volution of SS1 and SS2 </w:t>
        </w:r>
      </w:ins>
      <w:ins w:id="282" w:author="Human Rezaei" w:date="2017-11-08T07:43:00Z">
        <w:r w:rsidR="009E14E9">
          <w:rPr>
            <w:sz w:val="22"/>
            <w:szCs w:val="22"/>
            <w:lang w:val="en-US"/>
          </w:rPr>
          <w:t>as function of time reve</w:t>
        </w:r>
        <w:r w:rsidR="003A66F4">
          <w:rPr>
            <w:sz w:val="22"/>
            <w:szCs w:val="22"/>
            <w:lang w:val="en-US"/>
          </w:rPr>
          <w:t>als</w:t>
        </w:r>
        <w:r w:rsidR="009E14E9">
          <w:rPr>
            <w:sz w:val="22"/>
            <w:szCs w:val="22"/>
            <w:lang w:val="en-US"/>
          </w:rPr>
          <w:t xml:space="preserve"> </w:t>
        </w:r>
      </w:ins>
      <w:ins w:id="283" w:author="Human Rezaei" w:date="2017-11-08T07:45:00Z">
        <w:r w:rsidR="007237E0">
          <w:rPr>
            <w:sz w:val="22"/>
            <w:szCs w:val="22"/>
            <w:lang w:val="en-US"/>
          </w:rPr>
          <w:t>a delay-</w:t>
        </w:r>
      </w:ins>
      <w:ins w:id="284" w:author="Human Rezaei" w:date="2017-11-08T07:43:00Z">
        <w:r w:rsidR="009E14E9">
          <w:rPr>
            <w:sz w:val="22"/>
            <w:szCs w:val="22"/>
            <w:lang w:val="en-US"/>
          </w:rPr>
          <w:t xml:space="preserve">transformation of </w:t>
        </w:r>
      </w:ins>
      <w:ins w:id="285" w:author="Human Rezaei" w:date="2017-11-08T07:44:00Z">
        <w:r w:rsidR="003A66F4">
          <w:rPr>
            <w:sz w:val="22"/>
            <w:szCs w:val="22"/>
            <w:lang w:val="en-US"/>
          </w:rPr>
          <w:t>SS1 to SS2</w:t>
        </w:r>
      </w:ins>
    </w:p>
    <w:p w14:paraId="1CF96615" w14:textId="77777777" w:rsidR="00D53667" w:rsidDel="00805ABF" w:rsidRDefault="00D53667" w:rsidP="00D53667">
      <w:pPr>
        <w:spacing w:before="60"/>
        <w:jc w:val="both"/>
        <w:rPr>
          <w:del w:id="286" w:author="Human Rezaei" w:date="2017-11-07T21:08:00Z"/>
          <w:sz w:val="22"/>
          <w:szCs w:val="22"/>
          <w:lang w:val="en-US"/>
        </w:rPr>
      </w:pPr>
      <w:ins w:id="287" w:author="Human Rezaei" w:date="2017-11-07T20:25:00Z">
        <w:r w:rsidRPr="004F7F68">
          <w:rPr>
            <w:b/>
            <w:sz w:val="22"/>
            <w:szCs w:val="22"/>
            <w:lang w:val="en-US"/>
            <w:rPrChange w:id="288" w:author="Human Rezaei" w:date="2017-11-07T20:31:00Z">
              <w:rPr>
                <w:sz w:val="22"/>
                <w:szCs w:val="22"/>
                <w:lang w:val="en-US"/>
              </w:rPr>
            </w:rPrChange>
          </w:rPr>
          <w:t>Objective:</w:t>
        </w:r>
        <w:r>
          <w:rPr>
            <w:sz w:val="22"/>
            <w:szCs w:val="22"/>
            <w:lang w:val="en-US"/>
          </w:rPr>
          <w:t xml:space="preserve"> </w:t>
        </w:r>
      </w:ins>
      <w:ins w:id="289" w:author="Human Rezaei" w:date="2017-11-07T20:27:00Z">
        <w:r>
          <w:rPr>
            <w:sz w:val="22"/>
            <w:szCs w:val="22"/>
            <w:lang w:val="en-US"/>
          </w:rPr>
          <w:t xml:space="preserve">the objective of this subtask is to explore the </w:t>
        </w:r>
      </w:ins>
      <w:ins w:id="290" w:author="Human Rezaei" w:date="2017-11-07T20:30:00Z">
        <w:r>
          <w:rPr>
            <w:sz w:val="22"/>
            <w:szCs w:val="22"/>
            <w:lang w:val="en-US"/>
          </w:rPr>
          <w:t xml:space="preserve">diversification </w:t>
        </w:r>
      </w:ins>
      <w:ins w:id="291" w:author="Human Rezaei" w:date="2017-11-08T05:35:00Z">
        <w:r>
          <w:rPr>
            <w:sz w:val="22"/>
            <w:szCs w:val="22"/>
            <w:lang w:val="en-US"/>
          </w:rPr>
          <w:t xml:space="preserve">and maturation of PrPsc subassemblies </w:t>
        </w:r>
      </w:ins>
      <w:ins w:id="292" w:author="Human Rezaei" w:date="2017-11-07T20:30:00Z">
        <w:r>
          <w:rPr>
            <w:sz w:val="22"/>
            <w:szCs w:val="22"/>
            <w:lang w:val="en-US"/>
          </w:rPr>
          <w:t>at</w:t>
        </w:r>
      </w:ins>
      <w:ins w:id="293" w:author="Human Rezaei" w:date="2017-11-07T20:27:00Z">
        <w:r>
          <w:rPr>
            <w:sz w:val="22"/>
            <w:szCs w:val="22"/>
            <w:lang w:val="en-US"/>
          </w:rPr>
          <w:t xml:space="preserve"> the early </w:t>
        </w:r>
      </w:ins>
      <w:ins w:id="294" w:author="Human Rezaei" w:date="2017-11-07T20:30:00Z">
        <w:r>
          <w:rPr>
            <w:sz w:val="22"/>
            <w:szCs w:val="22"/>
            <w:lang w:val="en-US"/>
          </w:rPr>
          <w:t xml:space="preserve">and late </w:t>
        </w:r>
      </w:ins>
      <w:ins w:id="295" w:author="Human Rezaei" w:date="2017-11-07T20:27:00Z">
        <w:r>
          <w:rPr>
            <w:sz w:val="22"/>
            <w:szCs w:val="22"/>
            <w:lang w:val="en-US"/>
          </w:rPr>
          <w:t xml:space="preserve">stage </w:t>
        </w:r>
      </w:ins>
      <w:ins w:id="296" w:author="Human Rezaei" w:date="2017-11-07T20:28:00Z">
        <w:r>
          <w:rPr>
            <w:sz w:val="22"/>
            <w:szCs w:val="22"/>
            <w:lang w:val="en-US"/>
          </w:rPr>
          <w:t>of conversion</w:t>
        </w:r>
      </w:ins>
      <w:ins w:id="297" w:author="Human Rezaei" w:date="2017-11-07T21:04:00Z">
        <w:r>
          <w:rPr>
            <w:sz w:val="22"/>
            <w:szCs w:val="22"/>
            <w:lang w:val="en-US"/>
          </w:rPr>
          <w:t xml:space="preserve"> process</w:t>
        </w:r>
      </w:ins>
      <w:ins w:id="298" w:author="Human Rezaei" w:date="2017-11-07T20:28:00Z">
        <w:r>
          <w:rPr>
            <w:sz w:val="22"/>
            <w:szCs w:val="22"/>
            <w:lang w:val="en-US"/>
          </w:rPr>
          <w:t xml:space="preserve">. </w:t>
        </w:r>
      </w:ins>
      <w:del w:id="299" w:author="Human Rezaei" w:date="2017-11-07T21:08:00Z">
        <w:r w:rsidRPr="00F46374" w:rsidDel="00805ABF">
          <w:rPr>
            <w:b/>
            <w:sz w:val="22"/>
            <w:szCs w:val="22"/>
            <w:lang w:val="en-US"/>
          </w:rPr>
          <w:delText>Objecti</w:delText>
        </w:r>
        <w:r w:rsidDel="00805ABF">
          <w:rPr>
            <w:b/>
            <w:sz w:val="22"/>
            <w:szCs w:val="22"/>
            <w:lang w:val="en-US"/>
          </w:rPr>
          <w:delText>ve</w:delText>
        </w:r>
        <w:r w:rsidRPr="00F46374" w:rsidDel="00805ABF">
          <w:rPr>
            <w:b/>
            <w:sz w:val="22"/>
            <w:szCs w:val="22"/>
            <w:lang w:val="en-US"/>
          </w:rPr>
          <w:delText>.</w:delText>
        </w:r>
        <w:r w:rsidDel="00805ABF">
          <w:rPr>
            <w:sz w:val="22"/>
            <w:szCs w:val="22"/>
            <w:lang w:val="en-US"/>
          </w:rPr>
          <w:delText xml:space="preserve"> P</w:delText>
        </w:r>
        <w:r w:rsidRPr="002F0ABA" w:rsidDel="00805ABF">
          <w:rPr>
            <w:sz w:val="22"/>
            <w:szCs w:val="22"/>
            <w:lang w:val="en-US"/>
          </w:rPr>
          <w:delText xml:space="preserve">rion polymerization </w:delText>
        </w:r>
        <w:r w:rsidDel="00805ABF">
          <w:rPr>
            <w:sz w:val="22"/>
            <w:szCs w:val="22"/>
            <w:lang w:val="en-US"/>
          </w:rPr>
          <w:delText>in</w:delText>
        </w:r>
        <w:r w:rsidRPr="002F0ABA" w:rsidDel="00805ABF">
          <w:rPr>
            <w:sz w:val="22"/>
            <w:szCs w:val="22"/>
            <w:lang w:val="en-US"/>
          </w:rPr>
          <w:delText xml:space="preserve"> cell-free assays </w:delText>
        </w:r>
        <w:r w:rsidDel="00805ABF">
          <w:rPr>
            <w:sz w:val="22"/>
            <w:szCs w:val="22"/>
            <w:lang w:val="en-US"/>
          </w:rPr>
          <w:delText xml:space="preserve">is a </w:delText>
        </w:r>
        <w:r w:rsidRPr="002F0ABA" w:rsidDel="00805ABF">
          <w:rPr>
            <w:sz w:val="22"/>
            <w:szCs w:val="22"/>
            <w:lang w:val="en-US"/>
          </w:rPr>
          <w:delText xml:space="preserve">surrogate of the </w:delText>
        </w:r>
        <w:r w:rsidRPr="002F0ABA" w:rsidDel="00805ABF">
          <w:rPr>
            <w:i/>
            <w:sz w:val="22"/>
            <w:szCs w:val="22"/>
            <w:lang w:val="en-US"/>
          </w:rPr>
          <w:delText>in vivo</w:delText>
        </w:r>
        <w:r w:rsidRPr="002F0ABA" w:rsidDel="00805ABF">
          <w:rPr>
            <w:sz w:val="22"/>
            <w:szCs w:val="22"/>
            <w:lang w:val="en-US"/>
          </w:rPr>
          <w:delText xml:space="preserve"> priogenesis.</w:delText>
        </w:r>
      </w:del>
      <w:ins w:id="300" w:author="Vincent Béringue" w:date="2017-11-06T19:30:00Z">
        <w:del w:id="301" w:author="Human Rezaei" w:date="2017-11-07T21:08:00Z">
          <w:r w:rsidDel="00805ABF">
            <w:rPr>
              <w:sz w:val="22"/>
              <w:szCs w:val="22"/>
              <w:lang w:val="en-US"/>
            </w:rPr>
            <w:delText xml:space="preserve"> such as </w:delText>
          </w:r>
        </w:del>
      </w:ins>
      <w:del w:id="302" w:author="Human Rezaei" w:date="2017-11-07T21:08:00Z">
        <w:r w:rsidRPr="002F0ABA" w:rsidDel="00805ABF">
          <w:rPr>
            <w:sz w:val="22"/>
            <w:szCs w:val="22"/>
            <w:lang w:val="en-US"/>
          </w:rPr>
          <w:delText xml:space="preserve"> </w:delText>
        </w:r>
        <w:r w:rsidRPr="00DA6B24" w:rsidDel="00805ABF">
          <w:rPr>
            <w:sz w:val="22"/>
            <w:szCs w:val="22"/>
            <w:lang w:val="en-US"/>
          </w:rPr>
          <w:delText>By protein misfolding cyclic amplification (</w:delText>
        </w:r>
        <w:r w:rsidRPr="00B62D6C" w:rsidDel="00805ABF">
          <w:rPr>
            <w:bCs/>
            <w:sz w:val="22"/>
            <w:szCs w:val="22"/>
            <w:lang w:val="en-US"/>
          </w:rPr>
          <w:delText>PMCA</w:delText>
        </w:r>
        <w:r w:rsidDel="00805ABF">
          <w:rPr>
            <w:bCs/>
            <w:sz w:val="22"/>
            <w:szCs w:val="22"/>
            <w:lang w:val="en-US"/>
          </w:rPr>
          <w:delText>)</w:delText>
        </w:r>
      </w:del>
      <w:ins w:id="303" w:author="Vincent Béringue" w:date="2017-11-06T19:31:00Z">
        <w:del w:id="304" w:author="Human Rezaei" w:date="2017-11-07T21:08:00Z">
          <w:r w:rsidRPr="00224398" w:rsidDel="00805ABF">
            <w:rPr>
              <w:bCs/>
              <w:sz w:val="22"/>
              <w:szCs w:val="22"/>
              <w:lang w:val="en-US"/>
            </w:rPr>
            <w:delText xml:space="preserve"> </w:delText>
          </w:r>
          <w:r w:rsidRPr="00B62D6C" w:rsidDel="00805ABF">
            <w:rPr>
              <w:bCs/>
              <w:sz w:val="22"/>
              <w:szCs w:val="22"/>
              <w:lang w:val="en-US"/>
            </w:rPr>
            <w:delText>generate</w:delText>
          </w:r>
          <w:r w:rsidDel="00805ABF">
            <w:rPr>
              <w:bCs/>
              <w:sz w:val="22"/>
              <w:szCs w:val="22"/>
              <w:lang w:val="en-US"/>
            </w:rPr>
            <w:delText xml:space="preserve"> infectious prions </w:delText>
          </w:r>
          <w:r w:rsidRPr="00B62D6C" w:rsidDel="00805ABF">
            <w:rPr>
              <w:bCs/>
              <w:sz w:val="22"/>
              <w:szCs w:val="22"/>
              <w:lang w:val="en-US"/>
            </w:rPr>
            <w:delText>th</w:delText>
          </w:r>
          <w:r w:rsidDel="00805ABF">
            <w:rPr>
              <w:bCs/>
              <w:sz w:val="22"/>
              <w:szCs w:val="22"/>
              <w:lang w:val="en-US"/>
            </w:rPr>
            <w:delText>at usually share th</w:delText>
          </w:r>
          <w:r w:rsidRPr="00B62D6C" w:rsidDel="00805ABF">
            <w:rPr>
              <w:bCs/>
              <w:sz w:val="22"/>
              <w:szCs w:val="22"/>
              <w:lang w:val="en-US"/>
            </w:rPr>
            <w:delText xml:space="preserve">e same strain properties as the prion that served as seeds </w:delText>
          </w:r>
          <w:r w:rsidDel="00805ABF">
            <w:rPr>
              <w:bCs/>
              <w:sz w:val="22"/>
              <w:szCs w:val="22"/>
              <w:lang w:val="en-US"/>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Del="00805ABF">
            <w:rPr>
              <w:bCs/>
              <w:sz w:val="22"/>
              <w:szCs w:val="22"/>
              <w:lang w:val="en-US"/>
            </w:rPr>
            <w:delInstrText xml:space="preserve"> ADDIN EN.CITE </w:delInstrText>
          </w:r>
          <w:r w:rsidDel="00805ABF">
            <w:rPr>
              <w:bCs/>
              <w:sz w:val="22"/>
              <w:szCs w:val="22"/>
              <w:lang w:val="en-US"/>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Del="00805ABF">
            <w:rPr>
              <w:bCs/>
              <w:sz w:val="22"/>
              <w:szCs w:val="22"/>
              <w:lang w:val="en-US"/>
            </w:rPr>
            <w:delInstrText xml:space="preserve"> ADDIN EN.CITE.DATA </w:delInstrText>
          </w:r>
          <w:r w:rsidDel="00805ABF">
            <w:rPr>
              <w:bCs/>
              <w:sz w:val="22"/>
              <w:szCs w:val="22"/>
              <w:lang w:val="en-US"/>
            </w:rPr>
          </w:r>
          <w:r w:rsidDel="00805ABF">
            <w:rPr>
              <w:bCs/>
              <w:sz w:val="22"/>
              <w:szCs w:val="22"/>
              <w:lang w:val="en-US"/>
            </w:rPr>
            <w:fldChar w:fldCharType="end"/>
          </w:r>
          <w:r w:rsidDel="00805ABF">
            <w:rPr>
              <w:bCs/>
              <w:sz w:val="22"/>
              <w:szCs w:val="22"/>
              <w:lang w:val="en-US"/>
            </w:rPr>
          </w:r>
          <w:r w:rsidDel="00805ABF">
            <w:rPr>
              <w:bCs/>
              <w:sz w:val="22"/>
              <w:szCs w:val="22"/>
              <w:lang w:val="en-US"/>
            </w:rPr>
            <w:fldChar w:fldCharType="separate"/>
          </w:r>
          <w:r w:rsidDel="00805ABF">
            <w:rPr>
              <w:bCs/>
              <w:noProof/>
              <w:sz w:val="22"/>
              <w:szCs w:val="22"/>
              <w:lang w:val="en-US"/>
            </w:rPr>
            <w:delText>(</w:delText>
          </w:r>
          <w:r w:rsidRPr="00E4770C" w:rsidDel="00805ABF">
            <w:rPr>
              <w:bCs/>
              <w:i/>
              <w:noProof/>
              <w:sz w:val="22"/>
              <w:szCs w:val="22"/>
              <w:lang w:val="en-US"/>
            </w:rPr>
            <w:delText>72, 73</w:delText>
          </w:r>
          <w:r w:rsidDel="00805ABF">
            <w:rPr>
              <w:bCs/>
              <w:noProof/>
              <w:sz w:val="22"/>
              <w:szCs w:val="22"/>
              <w:lang w:val="en-US"/>
            </w:rPr>
            <w:delText>)</w:delText>
          </w:r>
          <w:r w:rsidDel="00805ABF">
            <w:rPr>
              <w:bCs/>
              <w:sz w:val="22"/>
              <w:szCs w:val="22"/>
              <w:lang w:val="en-US"/>
            </w:rPr>
            <w:fldChar w:fldCharType="end"/>
          </w:r>
          <w:r w:rsidRPr="00B62D6C" w:rsidDel="00805ABF">
            <w:rPr>
              <w:bCs/>
              <w:sz w:val="22"/>
              <w:szCs w:val="22"/>
              <w:lang w:val="en-US"/>
            </w:rPr>
            <w:delText xml:space="preserve">. </w:delText>
          </w:r>
        </w:del>
        <w:del w:id="305" w:author="Human Rezaei" w:date="2017-11-07T12:12:00Z">
          <w:r w:rsidDel="000B3DBE">
            <w:rPr>
              <w:sz w:val="22"/>
              <w:szCs w:val="22"/>
              <w:lang w:val="en-US"/>
            </w:rPr>
            <w:delText xml:space="preserve"> </w:delText>
          </w:r>
        </w:del>
      </w:ins>
      <w:ins w:id="306" w:author="Vincent Béringue" w:date="2017-11-06T19:32:00Z">
        <w:del w:id="307" w:author="Human Rezaei" w:date="2017-11-07T21:08:00Z">
          <w:r w:rsidDel="00805ABF">
            <w:rPr>
              <w:sz w:val="22"/>
              <w:szCs w:val="22"/>
              <w:lang w:val="en-US"/>
            </w:rPr>
            <w:delText xml:space="preserve">In essence, </w:delText>
          </w:r>
        </w:del>
      </w:ins>
      <w:del w:id="308" w:author="Human Rezaei" w:date="2017-11-07T21:08:00Z">
        <w:r w:rsidRPr="00B62D6C" w:rsidDel="00805ABF">
          <w:rPr>
            <w:bCs/>
            <w:sz w:val="22"/>
            <w:szCs w:val="22"/>
            <w:lang w:val="en-US"/>
          </w:rPr>
          <w:delText>, minute amounts of prion material diluted in a brain or cell lysate containing PrP</w:delText>
        </w:r>
        <w:r w:rsidRPr="00B62D6C" w:rsidDel="00805ABF">
          <w:rPr>
            <w:bCs/>
            <w:sz w:val="22"/>
            <w:szCs w:val="22"/>
            <w:vertAlign w:val="superscript"/>
            <w:lang w:val="en-US"/>
          </w:rPr>
          <w:delText>C</w:delText>
        </w:r>
        <w:r w:rsidRPr="00B62D6C" w:rsidDel="00805ABF">
          <w:rPr>
            <w:bCs/>
            <w:sz w:val="22"/>
            <w:szCs w:val="22"/>
            <w:lang w:val="en-US"/>
          </w:rPr>
          <w:delText xml:space="preserve"> is </w:delText>
        </w:r>
      </w:del>
      <w:ins w:id="309" w:author="Vincent Béringue" w:date="2017-11-06T19:32:00Z">
        <w:del w:id="310" w:author="Human Rezaei" w:date="2017-11-07T21:08:00Z">
          <w:r w:rsidDel="00805ABF">
            <w:rPr>
              <w:bCs/>
              <w:sz w:val="22"/>
              <w:szCs w:val="22"/>
              <w:lang w:val="en-US"/>
            </w:rPr>
            <w:delText>are</w:delText>
          </w:r>
          <w:r w:rsidRPr="00B62D6C" w:rsidDel="00805ABF">
            <w:rPr>
              <w:bCs/>
              <w:sz w:val="22"/>
              <w:szCs w:val="22"/>
              <w:lang w:val="en-US"/>
            </w:rPr>
            <w:delText xml:space="preserve"> </w:delText>
          </w:r>
        </w:del>
      </w:ins>
      <w:del w:id="311" w:author="Human Rezaei" w:date="2017-11-07T21:08:00Z">
        <w:r w:rsidRPr="00B62D6C" w:rsidDel="00805ABF">
          <w:rPr>
            <w:bCs/>
            <w:sz w:val="22"/>
            <w:szCs w:val="22"/>
            <w:lang w:val="en-US"/>
          </w:rPr>
          <w:delText xml:space="preserve">amplified by alternate cycles of incubation and sonication in the presence of beads. Within 48h, </w:delText>
        </w:r>
        <w:r w:rsidDel="00805ABF">
          <w:rPr>
            <w:bCs/>
            <w:sz w:val="22"/>
            <w:szCs w:val="22"/>
            <w:lang w:val="en-US"/>
          </w:rPr>
          <w:delText xml:space="preserve">the INRA group showed that </w:delText>
        </w:r>
        <w:r w:rsidRPr="00B62D6C" w:rsidDel="00805ABF">
          <w:rPr>
            <w:bCs/>
            <w:sz w:val="22"/>
            <w:szCs w:val="22"/>
            <w:lang w:val="en-US"/>
          </w:rPr>
          <w:delText xml:space="preserve">the levels of infectivity in the PMCA-generated products are similar to that obtained in the brain at terminal stage of the disease and share the same strain properties as the prion that served as seeds </w:delText>
        </w:r>
        <w:r w:rsidDel="00805ABF">
          <w:rPr>
            <w:bCs/>
            <w:sz w:val="22"/>
            <w:szCs w:val="22"/>
            <w:lang w:val="en-US"/>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Del="00805ABF">
          <w:rPr>
            <w:bCs/>
            <w:sz w:val="22"/>
            <w:szCs w:val="22"/>
            <w:lang w:val="en-US"/>
          </w:rPr>
          <w:delInstrText xml:space="preserve"> ADDIN EN.CITE </w:delInstrText>
        </w:r>
        <w:r w:rsidDel="00805ABF">
          <w:rPr>
            <w:bCs/>
            <w:sz w:val="22"/>
            <w:szCs w:val="22"/>
            <w:lang w:val="en-US"/>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Del="00805ABF">
          <w:rPr>
            <w:bCs/>
            <w:sz w:val="22"/>
            <w:szCs w:val="22"/>
            <w:lang w:val="en-US"/>
          </w:rPr>
          <w:delInstrText xml:space="preserve"> ADDIN EN.CITE.DATA </w:delInstrText>
        </w:r>
        <w:r w:rsidDel="00805ABF">
          <w:rPr>
            <w:bCs/>
            <w:sz w:val="22"/>
            <w:szCs w:val="22"/>
            <w:lang w:val="en-US"/>
          </w:rPr>
        </w:r>
        <w:r w:rsidDel="00805ABF">
          <w:rPr>
            <w:bCs/>
            <w:sz w:val="22"/>
            <w:szCs w:val="22"/>
            <w:lang w:val="en-US"/>
          </w:rPr>
          <w:fldChar w:fldCharType="end"/>
        </w:r>
        <w:r w:rsidDel="00805ABF">
          <w:rPr>
            <w:bCs/>
            <w:sz w:val="22"/>
            <w:szCs w:val="22"/>
            <w:lang w:val="en-US"/>
          </w:rPr>
        </w:r>
        <w:r w:rsidDel="00805ABF">
          <w:rPr>
            <w:bCs/>
            <w:sz w:val="22"/>
            <w:szCs w:val="22"/>
            <w:lang w:val="en-US"/>
          </w:rPr>
          <w:fldChar w:fldCharType="separate"/>
        </w:r>
        <w:r w:rsidDel="00805ABF">
          <w:rPr>
            <w:bCs/>
            <w:noProof/>
            <w:sz w:val="22"/>
            <w:szCs w:val="22"/>
            <w:lang w:val="en-US"/>
          </w:rPr>
          <w:delText>(</w:delText>
        </w:r>
        <w:r w:rsidRPr="00E4770C" w:rsidDel="00805ABF">
          <w:rPr>
            <w:bCs/>
            <w:i/>
            <w:noProof/>
            <w:sz w:val="22"/>
            <w:szCs w:val="22"/>
            <w:lang w:val="en-US"/>
          </w:rPr>
          <w:delText>72, 73</w:delText>
        </w:r>
        <w:r w:rsidDel="00805ABF">
          <w:rPr>
            <w:bCs/>
            <w:noProof/>
            <w:sz w:val="22"/>
            <w:szCs w:val="22"/>
            <w:lang w:val="en-US"/>
          </w:rPr>
          <w:delText>)</w:delText>
        </w:r>
        <w:r w:rsidDel="00805ABF">
          <w:rPr>
            <w:bCs/>
            <w:sz w:val="22"/>
            <w:szCs w:val="22"/>
            <w:lang w:val="en-US"/>
          </w:rPr>
          <w:fldChar w:fldCharType="end"/>
        </w:r>
        <w:r w:rsidRPr="00B62D6C" w:rsidDel="00805ABF">
          <w:rPr>
            <w:bCs/>
            <w:sz w:val="22"/>
            <w:szCs w:val="22"/>
            <w:lang w:val="en-US"/>
          </w:rPr>
          <w:delText xml:space="preserve">. </w:delText>
        </w:r>
        <w:r w:rsidDel="00805ABF">
          <w:rPr>
            <w:sz w:val="22"/>
            <w:szCs w:val="22"/>
            <w:lang w:val="en-US"/>
          </w:rPr>
          <w:delText xml:space="preserve"> By using </w:delText>
        </w:r>
        <w:r w:rsidRPr="0013594A" w:rsidDel="00805ABF">
          <w:rPr>
            <w:sz w:val="22"/>
            <w:szCs w:val="22"/>
            <w:lang w:val="en-US"/>
          </w:rPr>
          <w:delText>SV</w:delText>
        </w:r>
      </w:del>
      <w:ins w:id="312" w:author="Vincent Béringue" w:date="2017-11-06T22:56:00Z">
        <w:del w:id="313" w:author="Human Rezaei" w:date="2017-11-07T21:08:00Z">
          <w:r w:rsidDel="00805ABF">
            <w:rPr>
              <w:sz w:val="22"/>
              <w:szCs w:val="22"/>
              <w:lang w:val="en-US"/>
            </w:rPr>
            <w:delText xml:space="preserve">-sedimentograms </w:delText>
          </w:r>
        </w:del>
      </w:ins>
      <w:del w:id="314" w:author="Human Rezaei" w:date="2017-11-07T21:08:00Z">
        <w:r w:rsidRPr="0013594A" w:rsidDel="00805ABF">
          <w:rPr>
            <w:sz w:val="22"/>
            <w:szCs w:val="22"/>
            <w:lang w:val="en-US"/>
          </w:rPr>
          <w:delText>-fractionation techniques</w:delText>
        </w:r>
        <w:r w:rsidDel="00805ABF">
          <w:rPr>
            <w:sz w:val="22"/>
            <w:szCs w:val="22"/>
            <w:lang w:val="en-US"/>
          </w:rPr>
          <w:delText xml:space="preserve"> coupled with characterization of seeding/biological activity</w:delText>
        </w:r>
        <w:r w:rsidRPr="0013594A" w:rsidDel="00805ABF">
          <w:rPr>
            <w:sz w:val="22"/>
            <w:szCs w:val="22"/>
            <w:lang w:val="en-US"/>
          </w:rPr>
          <w:delText xml:space="preserve">, </w:delText>
        </w:r>
        <w:r w:rsidDel="00805ABF">
          <w:rPr>
            <w:sz w:val="22"/>
            <w:szCs w:val="22"/>
            <w:lang w:val="en-US"/>
          </w:rPr>
          <w:delText xml:space="preserve">the INRA groups has </w:delText>
        </w:r>
        <w:r w:rsidRPr="00F35EE7" w:rsidDel="00805ABF">
          <w:rPr>
            <w:sz w:val="22"/>
            <w:szCs w:val="22"/>
            <w:lang w:val="en-US"/>
          </w:rPr>
          <w:delText>initiated studies on PrP</w:delText>
        </w:r>
        <w:r w:rsidRPr="00F35EE7" w:rsidDel="00805ABF">
          <w:rPr>
            <w:sz w:val="22"/>
            <w:szCs w:val="22"/>
            <w:vertAlign w:val="superscript"/>
            <w:lang w:val="en-US"/>
          </w:rPr>
          <w:delText>Sc</w:delText>
        </w:r>
        <w:r w:rsidRPr="00F35EE7" w:rsidDel="00805ABF">
          <w:rPr>
            <w:sz w:val="22"/>
            <w:szCs w:val="22"/>
            <w:lang w:val="en-US"/>
          </w:rPr>
          <w:delText xml:space="preserve"> quaternary structure</w:delText>
        </w:r>
      </w:del>
      <w:ins w:id="315" w:author="Vincent Béringue" w:date="2017-11-06T22:56:00Z">
        <w:del w:id="316" w:author="Human Rezaei" w:date="2017-11-07T21:08:00Z">
          <w:r w:rsidDel="00805ABF">
            <w:rPr>
              <w:sz w:val="22"/>
              <w:szCs w:val="22"/>
              <w:lang w:val="en-US"/>
            </w:rPr>
            <w:delText>from</w:delText>
          </w:r>
        </w:del>
      </w:ins>
      <w:del w:id="317" w:author="Human Rezaei" w:date="2017-11-07T21:08:00Z">
        <w:r w:rsidRPr="00F35EE7" w:rsidDel="00805ABF">
          <w:rPr>
            <w:sz w:val="22"/>
            <w:szCs w:val="22"/>
            <w:lang w:val="en-US"/>
          </w:rPr>
          <w:delText xml:space="preserve"> in PMCA-generated amplified products at the end of the reaction and after further incubation without sonication</w:delText>
        </w:r>
        <w:r w:rsidDel="00805ABF">
          <w:rPr>
            <w:sz w:val="22"/>
            <w:szCs w:val="22"/>
            <w:lang w:val="en-US"/>
          </w:rPr>
          <w:delText xml:space="preserve"> (as surrogates of the incubation step during PMCA)</w:delText>
        </w:r>
        <w:r w:rsidRPr="00F35EE7" w:rsidDel="00805ABF">
          <w:rPr>
            <w:sz w:val="22"/>
            <w:szCs w:val="22"/>
            <w:lang w:val="en-US"/>
          </w:rPr>
          <w:delText xml:space="preserve">. These </w:delText>
        </w:r>
        <w:r w:rsidDel="00805ABF">
          <w:rPr>
            <w:sz w:val="22"/>
            <w:szCs w:val="22"/>
            <w:lang w:val="en-US"/>
          </w:rPr>
          <w:delText xml:space="preserve">initial observations indicate that </w:delText>
        </w:r>
        <w:r w:rsidRPr="00F35EE7" w:rsidDel="00805ABF">
          <w:rPr>
            <w:sz w:val="22"/>
            <w:szCs w:val="22"/>
            <w:lang w:val="en-US"/>
          </w:rPr>
          <w:delText xml:space="preserve">that PMCA generates </w:delText>
        </w:r>
        <w:r w:rsidDel="00805ABF">
          <w:rPr>
            <w:sz w:val="22"/>
            <w:szCs w:val="22"/>
            <w:lang w:val="en-US"/>
          </w:rPr>
          <w:delText xml:space="preserve">prominently </w:delText>
        </w:r>
        <w:r w:rsidRPr="00F35EE7" w:rsidDel="00805ABF">
          <w:rPr>
            <w:sz w:val="22"/>
            <w:szCs w:val="22"/>
            <w:lang w:val="en-US"/>
          </w:rPr>
          <w:delText>small-sized assemblies</w:delText>
        </w:r>
        <w:r w:rsidDel="00805ABF">
          <w:rPr>
            <w:sz w:val="22"/>
            <w:szCs w:val="22"/>
            <w:lang w:val="en-US"/>
          </w:rPr>
          <w:delText xml:space="preserve"> (designated pA</w:delText>
        </w:r>
        <w:r w:rsidRPr="00F30C6D" w:rsidDel="00805ABF">
          <w:rPr>
            <w:sz w:val="22"/>
            <w:szCs w:val="22"/>
            <w:vertAlign w:val="subscript"/>
            <w:lang w:val="en-US"/>
          </w:rPr>
          <w:delText>1</w:delText>
        </w:r>
        <w:r w:rsidDel="00805ABF">
          <w:rPr>
            <w:sz w:val="22"/>
            <w:szCs w:val="22"/>
            <w:lang w:val="en-US"/>
          </w:rPr>
          <w:delText>) and a minor population of larger-sized assemblies (pA</w:delText>
        </w:r>
        <w:r w:rsidRPr="00F30C6D" w:rsidDel="00805ABF">
          <w:rPr>
            <w:sz w:val="22"/>
            <w:szCs w:val="22"/>
            <w:vertAlign w:val="subscript"/>
            <w:lang w:val="en-US"/>
          </w:rPr>
          <w:delText>2</w:delText>
        </w:r>
        <w:r w:rsidDel="00805ABF">
          <w:rPr>
            <w:sz w:val="22"/>
            <w:szCs w:val="22"/>
            <w:lang w:val="en-US"/>
          </w:rPr>
          <w:delText>)</w:delText>
        </w:r>
      </w:del>
      <w:ins w:id="318" w:author="Vincent Béringue" w:date="2017-11-06T22:57:00Z">
        <w:del w:id="319" w:author="Human Rezaei" w:date="2017-11-07T21:08:00Z">
          <w:r w:rsidDel="00805ABF">
            <w:rPr>
              <w:sz w:val="22"/>
              <w:szCs w:val="22"/>
              <w:lang w:val="en-US"/>
            </w:rPr>
            <w:delText>, independently of the strain considered</w:delText>
          </w:r>
        </w:del>
      </w:ins>
      <w:del w:id="320" w:author="Human Rezaei" w:date="2017-11-07T21:08:00Z">
        <w:r w:rsidDel="00805ABF">
          <w:rPr>
            <w:sz w:val="22"/>
            <w:szCs w:val="22"/>
            <w:lang w:val="en-US"/>
          </w:rPr>
          <w:delText xml:space="preserve">. </w:delText>
        </w:r>
      </w:del>
      <w:moveToRangeStart w:id="321" w:author="Vincent Béringue" w:date="2017-11-06T22:58:00Z" w:name="move497772423"/>
      <w:moveTo w:id="322" w:author="Vincent Béringue" w:date="2017-11-06T22:58:00Z">
        <w:del w:id="323" w:author="Human Rezaei" w:date="2017-11-07T21:08:00Z">
          <w:r w:rsidDel="00805ABF">
            <w:rPr>
              <w:sz w:val="22"/>
              <w:szCs w:val="22"/>
              <w:lang w:val="en-US"/>
            </w:rPr>
            <w:delText xml:space="preserve">The mechanisms observed may </w:delText>
          </w:r>
        </w:del>
      </w:moveTo>
      <w:ins w:id="324" w:author="Vincent Béringue" w:date="2017-11-06T23:00:00Z">
        <w:del w:id="325" w:author="Human Rezaei" w:date="2017-11-07T21:08:00Z">
          <w:r w:rsidDel="00805ABF">
            <w:rPr>
              <w:sz w:val="22"/>
              <w:szCs w:val="22"/>
              <w:lang w:val="en-US"/>
            </w:rPr>
            <w:delText xml:space="preserve">thus </w:delText>
          </w:r>
        </w:del>
      </w:ins>
      <w:moveTo w:id="326" w:author="Vincent Béringue" w:date="2017-11-06T22:58:00Z">
        <w:del w:id="327" w:author="Human Rezaei" w:date="2017-11-07T21:08:00Z">
          <w:r w:rsidDel="00805ABF">
            <w:rPr>
              <w:sz w:val="22"/>
              <w:szCs w:val="22"/>
              <w:lang w:val="en-US"/>
            </w:rPr>
            <w:delText>be generic, that</w:delText>
          </w:r>
        </w:del>
      </w:moveTo>
      <w:ins w:id="328" w:author="Vincent Béringue" w:date="2017-11-06T23:03:00Z">
        <w:del w:id="329" w:author="Human Rezaei" w:date="2017-11-07T21:08:00Z">
          <w:r w:rsidDel="00805ABF">
            <w:rPr>
              <w:sz w:val="22"/>
              <w:szCs w:val="22"/>
              <w:lang w:val="en-US"/>
            </w:rPr>
            <w:delText xml:space="preserve">i.e. </w:delText>
          </w:r>
        </w:del>
      </w:ins>
      <w:moveTo w:id="330" w:author="Vincent Béringue" w:date="2017-11-06T22:58:00Z">
        <w:del w:id="331" w:author="Human Rezaei" w:date="2017-11-07T21:08:00Z">
          <w:r w:rsidDel="00805ABF">
            <w:rPr>
              <w:sz w:val="22"/>
              <w:szCs w:val="22"/>
              <w:lang w:val="en-US"/>
            </w:rPr>
            <w:delText xml:space="preserve"> is independent of the size of the subassemblies </w:delText>
          </w:r>
        </w:del>
      </w:moveTo>
      <w:ins w:id="332" w:author="Vincent Béringue" w:date="2017-11-06T23:03:00Z">
        <w:del w:id="333" w:author="Human Rezaei" w:date="2017-11-07T21:08:00Z">
          <w:r w:rsidDel="00805ABF">
            <w:rPr>
              <w:sz w:val="22"/>
              <w:szCs w:val="22"/>
              <w:lang w:val="en-US"/>
            </w:rPr>
            <w:delText xml:space="preserve">in the inoculum </w:delText>
          </w:r>
        </w:del>
      </w:ins>
      <w:moveTo w:id="334" w:author="Vincent Béringue" w:date="2017-11-06T22:58:00Z">
        <w:del w:id="335" w:author="Human Rezaei" w:date="2017-11-07T21:08:00Z">
          <w:r w:rsidDel="00805ABF">
            <w:rPr>
              <w:sz w:val="22"/>
              <w:szCs w:val="22"/>
              <w:lang w:val="en-US"/>
            </w:rPr>
            <w:delText>with the highest specific templating activity in the inoculum</w:delText>
          </w:r>
        </w:del>
      </w:moveTo>
      <w:ins w:id="336" w:author="Vincent Béringue" w:date="2017-11-06T23:00:00Z">
        <w:del w:id="337" w:author="Human Rezaei" w:date="2017-11-07T21:08:00Z">
          <w:r w:rsidDel="00805ABF">
            <w:rPr>
              <w:sz w:val="22"/>
              <w:szCs w:val="22"/>
              <w:lang w:val="en-US"/>
            </w:rPr>
            <w:delText>.</w:delText>
          </w:r>
        </w:del>
      </w:ins>
      <w:ins w:id="338" w:author="Vincent Béringue" w:date="2017-11-06T23:01:00Z">
        <w:del w:id="339" w:author="Human Rezaei" w:date="2017-11-07T21:08:00Z">
          <w:r w:rsidDel="00805ABF">
            <w:rPr>
              <w:sz w:val="22"/>
              <w:szCs w:val="22"/>
              <w:lang w:val="en-US"/>
            </w:rPr>
            <w:delText xml:space="preserve"> </w:delText>
          </w:r>
        </w:del>
      </w:ins>
      <w:moveTo w:id="340" w:author="Vincent Béringue" w:date="2017-11-06T22:58:00Z">
        <w:del w:id="341" w:author="Human Rezaei" w:date="2017-11-07T21:08:00Z">
          <w:r w:rsidDel="00805ABF">
            <w:rPr>
              <w:sz w:val="22"/>
              <w:szCs w:val="22"/>
              <w:lang w:val="en-US"/>
            </w:rPr>
            <w:delText xml:space="preserve">, - </w:delText>
          </w:r>
          <w:r w:rsidRPr="00F35EE7" w:rsidDel="00805ABF">
            <w:rPr>
              <w:sz w:val="22"/>
              <w:szCs w:val="22"/>
              <w:lang w:val="en-US"/>
            </w:rPr>
            <w:delText xml:space="preserve">a critical issue as the initial data were obtained with prions with most of the biological and templating activity carried by small oligomers </w:delText>
          </w:r>
          <w:r w:rsidDel="00805ABF">
            <w:rPr>
              <w:sz w:val="22"/>
              <w:szCs w:val="22"/>
              <w:lang w:val="en-US"/>
            </w:rPr>
            <w:fldChar w:fldCharType="begin"/>
          </w:r>
          <w:r w:rsidDel="00805ABF">
            <w:rPr>
              <w:sz w:val="22"/>
              <w:szCs w:val="22"/>
              <w:lang w:val="en-US"/>
            </w:rPr>
            <w:delInstrText xml:space="preserve"> ADDIN EN.CITE &lt;EndNote&gt;&lt;Cite&gt;&lt;Author&gt;Laferriere&lt;/Author&gt;&lt;Year&gt;2013&lt;/Year&gt;&lt;RecNum&gt;4&lt;/RecNum&gt;&lt;DisplayText&gt;(&lt;style face="italic"&gt;24&lt;/style&gt;)&lt;/DisplayText&gt;&lt;record&gt;&lt;rec-number&gt;4&lt;/rec-number&gt;&lt;foreign-keys&gt;&lt;key app="EN" db-id="5zdsfz0smsxed6erdv2xeff0f2x5eavzw05v" timestamp="1480601946"&gt;4&lt;/key&gt;&lt;/foreign-keys&gt;&lt;ref-type name="Journal Article"&gt;17&lt;/ref-type&gt;&lt;contributors&gt;&lt;authors&gt;&lt;author&gt;Laferriere, F.&lt;/author&gt;&lt;author&gt;Tixador, P.&lt;/author&gt;&lt;author&gt;Moudjou, M.&lt;/author&gt;&lt;author&gt;Chapuis, J.&lt;/author&gt;&lt;author&gt;Sibille, P.&lt;/author&gt;&lt;author&gt;Herzog, L.&lt;/author&gt;&lt;author&gt;Reine, F.&lt;/author&gt;&lt;author&gt;Jaumain, E.&lt;/author&gt;&lt;author&gt;Laude, H.&lt;/author&gt;&lt;author&gt;Rezaei, H.&lt;/author&gt;&lt;author&gt;Beringue, V.&lt;/author&gt;&lt;/authors&gt;&lt;/contributors&gt;&lt;auth-address&gt;INRA (Institut National de la Recherche Agronomique), UR892, Virologie Immunologie Moleculaires, Jouy-en-Josas, France.&lt;/auth-address&gt;&lt;titles&gt;&lt;title&gt;Quaternary structure of pathological prion protein as a determining factor of strain-specific prion replication dynamics&lt;/title&gt;&lt;secondary-title&gt;PLoS Pathog&lt;/secondary-title&gt;&lt;/titles&gt;&lt;periodical&gt;&lt;full-title&gt;PLoS Pathog&lt;/full-title&gt;&lt;/periodical&gt;&lt;pages&gt;e1003702&lt;/pages&gt;&lt;volume&gt;9&lt;/volume&gt;&lt;number&gt;10&lt;/number&gt;&lt;edition&gt;2013/10/17&lt;/edition&gt;&lt;dates&gt;&lt;year&gt;2013&lt;/year&gt;&lt;pub-dates&gt;&lt;date&gt;Oct&lt;/date&gt;&lt;/pub-dates&gt;&lt;/dates&gt;&lt;isbn&gt;1553-7374 (Electronic)&amp;#xD;1553-7366 (Linking)&lt;/isbn&gt;&lt;accession-num&gt;24130496&lt;/accession-num&gt;&lt;urls&gt;&lt;related-urls&gt;&lt;url&gt;http://www.ncbi.nlm.nih.gov/entrez/query.fcgi?cmd=Retrieve&amp;amp;db=PubMed&amp;amp;dopt=Citation&amp;amp;list_uids=24130496&lt;/url&gt;&lt;/related-urls&gt;&lt;/urls&gt;&lt;custom2&gt;3795044&lt;/custom2&gt;&lt;electronic-resource-num&gt;10.1371/journal.ppat.1003702&amp;#xD;PPATHOGENS-D-13-00529 [pii]&lt;/electronic-resource-num&gt;&lt;research-notes&gt;SIT&lt;/research-notes&gt;&lt;language&gt;eng&lt;/language&gt;&lt;/record&gt;&lt;/Cite&gt;&lt;/EndNote&gt;</w:delInstrText>
          </w:r>
          <w:r w:rsidDel="00805ABF">
            <w:rPr>
              <w:sz w:val="22"/>
              <w:szCs w:val="22"/>
              <w:lang w:val="en-US"/>
            </w:rPr>
            <w:fldChar w:fldCharType="separate"/>
          </w:r>
          <w:r w:rsidDel="00805ABF">
            <w:rPr>
              <w:noProof/>
              <w:sz w:val="22"/>
              <w:szCs w:val="22"/>
              <w:lang w:val="en-US"/>
            </w:rPr>
            <w:delText>(</w:delText>
          </w:r>
          <w:r w:rsidRPr="00B841F6" w:rsidDel="00805ABF">
            <w:rPr>
              <w:i/>
              <w:noProof/>
              <w:sz w:val="22"/>
              <w:szCs w:val="22"/>
              <w:lang w:val="en-US"/>
            </w:rPr>
            <w:delText>24</w:delText>
          </w:r>
          <w:r w:rsidDel="00805ABF">
            <w:rPr>
              <w:noProof/>
              <w:sz w:val="22"/>
              <w:szCs w:val="22"/>
              <w:lang w:val="en-US"/>
            </w:rPr>
            <w:delText>)</w:delText>
          </w:r>
          <w:r w:rsidDel="00805ABF">
            <w:rPr>
              <w:sz w:val="22"/>
              <w:szCs w:val="22"/>
              <w:lang w:val="en-US"/>
            </w:rPr>
            <w:fldChar w:fldCharType="end"/>
          </w:r>
          <w:r w:rsidDel="00805ABF">
            <w:rPr>
              <w:sz w:val="22"/>
              <w:szCs w:val="22"/>
              <w:lang w:val="en-US"/>
            </w:rPr>
            <w:delText xml:space="preserve"> -: i) </w:delText>
          </w:r>
          <w:r w:rsidRPr="00F35EE7" w:rsidDel="00805ABF">
            <w:rPr>
              <w:sz w:val="22"/>
              <w:szCs w:val="22"/>
              <w:lang w:val="en-US"/>
            </w:rPr>
            <w:delText xml:space="preserve">large scale dilutions </w:delText>
          </w:r>
          <w:r w:rsidDel="00805ABF">
            <w:rPr>
              <w:sz w:val="22"/>
              <w:szCs w:val="22"/>
              <w:lang w:val="en-US"/>
            </w:rPr>
            <w:delText xml:space="preserve">of the PMCA seeds to </w:delText>
          </w:r>
          <w:r w:rsidRPr="00F35EE7" w:rsidDel="00805ABF">
            <w:rPr>
              <w:sz w:val="22"/>
              <w:szCs w:val="22"/>
              <w:lang w:val="en-US"/>
            </w:rPr>
            <w:delText>selectively eliminate certain subpopulations of assemblies</w:delText>
          </w:r>
          <w:r w:rsidDel="00805ABF">
            <w:rPr>
              <w:sz w:val="22"/>
              <w:szCs w:val="22"/>
              <w:lang w:val="en-US"/>
            </w:rPr>
            <w:delText xml:space="preserve"> did not affect the PMCA </w:delText>
          </w:r>
          <w:r w:rsidRPr="00F35EE7" w:rsidDel="00805ABF">
            <w:rPr>
              <w:sz w:val="22"/>
              <w:szCs w:val="22"/>
              <w:lang w:val="en-US"/>
            </w:rPr>
            <w:delText>sedimentograms</w:delText>
          </w:r>
          <w:r w:rsidDel="00805ABF">
            <w:rPr>
              <w:sz w:val="22"/>
              <w:szCs w:val="22"/>
              <w:lang w:val="en-US"/>
            </w:rPr>
            <w:delText xml:space="preserve">; ii) </w:delText>
          </w:r>
          <w:r w:rsidRPr="00F35EE7" w:rsidDel="00805ABF">
            <w:rPr>
              <w:sz w:val="22"/>
              <w:szCs w:val="22"/>
              <w:lang w:val="en-US"/>
            </w:rPr>
            <w:delText>PMCA sedimentograms from prion strains with larger size assemblies as most active template (e.g. vCJD in human PrP mice)</w:delText>
          </w:r>
          <w:r w:rsidDel="00805ABF">
            <w:rPr>
              <w:sz w:val="22"/>
              <w:szCs w:val="22"/>
              <w:lang w:val="en-US"/>
            </w:rPr>
            <w:delText xml:space="preserve"> or with specific infectivity independent of size were also strongly enriched in small assemblies </w:delText>
          </w:r>
          <w:r w:rsidRPr="00F35EE7" w:rsidDel="00805ABF">
            <w:rPr>
              <w:sz w:val="22"/>
              <w:szCs w:val="22"/>
              <w:lang w:val="en-US"/>
            </w:rPr>
            <w:delText>(</w:delText>
          </w:r>
          <w:r w:rsidRPr="00B2176C" w:rsidDel="00805ABF">
            <w:rPr>
              <w:color w:val="00B0F0"/>
              <w:sz w:val="22"/>
              <w:szCs w:val="22"/>
              <w:lang w:val="en-US"/>
            </w:rPr>
            <w:delText>Preliminary Fig</w:delText>
          </w:r>
          <w:r w:rsidDel="00805ABF">
            <w:rPr>
              <w:color w:val="00B0F0"/>
              <w:sz w:val="22"/>
              <w:szCs w:val="22"/>
              <w:lang w:val="en-US"/>
            </w:rPr>
            <w:delText>.</w:delText>
          </w:r>
          <w:r w:rsidDel="00805ABF">
            <w:rPr>
              <w:sz w:val="22"/>
              <w:szCs w:val="22"/>
              <w:lang w:val="en-US"/>
            </w:rPr>
            <w:delText xml:space="preserve">). </w:delText>
          </w:r>
        </w:del>
      </w:moveTo>
    </w:p>
    <w:moveToRangeEnd w:id="321"/>
    <w:p w14:paraId="26CDE4EF" w14:textId="77777777" w:rsidR="00D53667" w:rsidDel="00805ABF" w:rsidRDefault="00D53667" w:rsidP="00D53667">
      <w:pPr>
        <w:spacing w:before="60"/>
        <w:jc w:val="both"/>
        <w:rPr>
          <w:del w:id="342" w:author="Human Rezaei" w:date="2017-11-07T21:08:00Z"/>
          <w:sz w:val="22"/>
          <w:szCs w:val="22"/>
          <w:lang w:val="en-US"/>
        </w:rPr>
      </w:pPr>
      <w:del w:id="343" w:author="Human Rezaei" w:date="2017-11-07T21:08:00Z">
        <w:r w:rsidDel="00805ABF">
          <w:rPr>
            <w:sz w:val="22"/>
            <w:szCs w:val="22"/>
            <w:lang w:val="en-US"/>
          </w:rPr>
          <w:delText>The higher the dilution of the seed used to initiate the PMCA reaction, the higher the proportion of pA</w:delText>
        </w:r>
        <w:r w:rsidRPr="00F30C6D" w:rsidDel="00805ABF">
          <w:rPr>
            <w:sz w:val="22"/>
            <w:szCs w:val="22"/>
            <w:vertAlign w:val="subscript"/>
            <w:lang w:val="en-US"/>
          </w:rPr>
          <w:delText>1</w:delText>
        </w:r>
        <w:r w:rsidDel="00805ABF">
          <w:rPr>
            <w:sz w:val="22"/>
            <w:szCs w:val="22"/>
            <w:lang w:val="en-US"/>
          </w:rPr>
          <w:delText xml:space="preserve">. </w:delText>
        </w:r>
      </w:del>
      <w:moveToRangeStart w:id="344" w:author="Vincent Béringue" w:date="2017-11-06T23:04:00Z" w:name="move497772804"/>
      <w:moveTo w:id="345" w:author="Vincent Béringue" w:date="2017-11-06T23:04:00Z">
        <w:del w:id="346" w:author="Human Rezaei" w:date="2017-11-07T21:08:00Z">
          <w:r w:rsidDel="00805ABF">
            <w:rPr>
              <w:sz w:val="22"/>
              <w:szCs w:val="22"/>
              <w:lang w:val="en-US"/>
            </w:rPr>
            <w:delText>As regard to the</w:delText>
          </w:r>
        </w:del>
      </w:moveTo>
      <w:ins w:id="347" w:author="Vincent Béringue" w:date="2017-11-06T23:05:00Z">
        <w:del w:id="348" w:author="Human Rezaei" w:date="2017-11-07T21:08:00Z">
          <w:r w:rsidDel="00805ABF">
            <w:rPr>
              <w:sz w:val="22"/>
              <w:szCs w:val="22"/>
              <w:lang w:val="en-US"/>
            </w:rPr>
            <w:delText xml:space="preserve">ir </w:delText>
          </w:r>
        </w:del>
      </w:ins>
      <w:moveTo w:id="349" w:author="Vincent Béringue" w:date="2017-11-06T23:04:00Z">
        <w:del w:id="350" w:author="Human Rezaei" w:date="2017-11-07T21:08:00Z">
          <w:r w:rsidDel="00805ABF">
            <w:rPr>
              <w:sz w:val="22"/>
              <w:szCs w:val="22"/>
              <w:lang w:val="en-US"/>
            </w:rPr>
            <w:delText xml:space="preserve"> origin of pA</w:delText>
          </w:r>
          <w:r w:rsidRPr="00F30C6D" w:rsidDel="00805ABF">
            <w:rPr>
              <w:sz w:val="22"/>
              <w:szCs w:val="22"/>
              <w:vertAlign w:val="subscript"/>
              <w:lang w:val="en-US"/>
            </w:rPr>
            <w:delText>1</w:delText>
          </w:r>
          <w:r w:rsidDel="00805ABF">
            <w:rPr>
              <w:sz w:val="22"/>
              <w:szCs w:val="22"/>
              <w:lang w:val="en-US"/>
            </w:rPr>
            <w:delText xml:space="preserve"> assemblies, submitting prion inoculum used for PMCA to sonication in the absence of PrP</w:delText>
          </w:r>
          <w:r w:rsidRPr="00D24E09" w:rsidDel="00805ABF">
            <w:rPr>
              <w:sz w:val="22"/>
              <w:szCs w:val="22"/>
              <w:vertAlign w:val="superscript"/>
              <w:lang w:val="en-US"/>
            </w:rPr>
            <w:delText>C</w:delText>
          </w:r>
          <w:r w:rsidDel="00805ABF">
            <w:rPr>
              <w:sz w:val="22"/>
              <w:szCs w:val="22"/>
              <w:lang w:val="en-US"/>
            </w:rPr>
            <w:delText xml:space="preserve"> substrate demonstrated its non-breakability, indicating that the initial step of PMCA reaction </w:delText>
          </w:r>
          <w:r w:rsidRPr="00F30C6D" w:rsidDel="00805ABF">
            <w:rPr>
              <w:sz w:val="22"/>
              <w:szCs w:val="22"/>
              <w:u w:val="single"/>
              <w:lang w:val="en-US"/>
            </w:rPr>
            <w:delText>does not rely</w:delText>
          </w:r>
          <w:r w:rsidDel="00805ABF">
            <w:rPr>
              <w:sz w:val="22"/>
              <w:szCs w:val="22"/>
              <w:lang w:val="en-US"/>
            </w:rPr>
            <w:delText xml:space="preserve"> on production of seeds due to inoculum fragmentation, as commonly believed </w:delText>
          </w:r>
          <w:r w:rsidDel="00805ABF">
            <w:rPr>
              <w:sz w:val="22"/>
              <w:szCs w:val="22"/>
              <w:lang w:val="en-US"/>
            </w:rPr>
            <w:fldChar w:fldCharType="begin">
              <w:fldData xml:space="preserve">PEVuZE5vdGU+PENpdGU+PEF1dGhvcj5Lbm93bGVzPC9BdXRob3I+PFllYXI+MjAwOTwvWWVhcj48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</w:fldData>
            </w:fldChar>
          </w:r>
          <w:r w:rsidDel="00805ABF">
            <w:rPr>
              <w:sz w:val="22"/>
              <w:szCs w:val="22"/>
              <w:lang w:val="en-US"/>
            </w:rPr>
            <w:delInstrText xml:space="preserve"> ADDIN EN.CITE </w:delInstrText>
          </w:r>
          <w:r w:rsidDel="00805ABF">
            <w:rPr>
              <w:sz w:val="22"/>
              <w:szCs w:val="22"/>
              <w:lang w:val="en-US"/>
            </w:rPr>
            <w:fldChar w:fldCharType="begin">
              <w:fldData xml:space="preserve">PEVuZE5vdGU+PENpdGU+PEF1dGhvcj5Lbm93bGVzPC9BdXRob3I+PFllYXI+MjAwOTwvWWVhcj48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</w:fldData>
            </w:fldChar>
          </w:r>
          <w:r w:rsidDel="00805ABF">
            <w:rPr>
              <w:sz w:val="22"/>
              <w:szCs w:val="22"/>
              <w:lang w:val="en-US"/>
            </w:rPr>
            <w:delInstrText xml:space="preserve"> ADDIN EN.CITE.DATA </w:delInstrText>
          </w:r>
        </w:del>
      </w:moveTo>
      <w:ins w:id="351" w:author="Vincent Béringue" w:date="2017-11-06T23:04:00Z">
        <w:del w:id="352" w:author="Human Rezaei" w:date="2017-11-07T21:08:00Z">
          <w:r w:rsidDel="00805ABF">
            <w:rPr>
              <w:sz w:val="22"/>
              <w:szCs w:val="22"/>
              <w:lang w:val="en-US"/>
            </w:rPr>
          </w:r>
        </w:del>
      </w:ins>
      <w:moveTo w:id="353" w:author="Vincent Béringue" w:date="2017-11-06T23:04:00Z">
        <w:del w:id="354" w:author="Human Rezaei" w:date="2017-11-07T21:08:00Z">
          <w:r w:rsidDel="00805ABF">
            <w:rPr>
              <w:sz w:val="22"/>
              <w:szCs w:val="22"/>
              <w:lang w:val="en-US"/>
            </w:rPr>
            <w:fldChar w:fldCharType="end"/>
          </w:r>
        </w:del>
      </w:moveTo>
      <w:ins w:id="355" w:author="Vincent Béringue" w:date="2017-11-06T23:04:00Z">
        <w:del w:id="356" w:author="Human Rezaei" w:date="2017-11-07T21:08:00Z">
          <w:r w:rsidDel="00805ABF">
            <w:rPr>
              <w:sz w:val="22"/>
              <w:szCs w:val="22"/>
              <w:lang w:val="en-US"/>
            </w:rPr>
          </w:r>
        </w:del>
      </w:ins>
      <w:moveTo w:id="357" w:author="Vincent Béringue" w:date="2017-11-06T23:04:00Z">
        <w:del w:id="358" w:author="Human Rezaei" w:date="2017-11-07T21:08:00Z">
          <w:r w:rsidDel="00805ABF">
            <w:rPr>
              <w:sz w:val="22"/>
              <w:szCs w:val="22"/>
              <w:lang w:val="en-US"/>
            </w:rPr>
            <w:fldChar w:fldCharType="separate"/>
          </w:r>
          <w:r w:rsidDel="00805ABF">
            <w:rPr>
              <w:noProof/>
              <w:sz w:val="22"/>
              <w:szCs w:val="22"/>
              <w:lang w:val="en-US"/>
            </w:rPr>
            <w:delText>(</w:delText>
          </w:r>
          <w:r w:rsidRPr="00E4770C" w:rsidDel="00805ABF">
            <w:rPr>
              <w:i/>
              <w:noProof/>
              <w:sz w:val="22"/>
              <w:szCs w:val="22"/>
              <w:lang w:val="en-US"/>
            </w:rPr>
            <w:delText>74-76</w:delText>
          </w:r>
          <w:r w:rsidDel="00805ABF">
            <w:rPr>
              <w:noProof/>
              <w:sz w:val="22"/>
              <w:szCs w:val="22"/>
              <w:lang w:val="en-US"/>
            </w:rPr>
            <w:delText>)</w:delText>
          </w:r>
          <w:r w:rsidDel="00805ABF">
            <w:rPr>
              <w:sz w:val="22"/>
              <w:szCs w:val="22"/>
              <w:lang w:val="en-US"/>
            </w:rPr>
            <w:fldChar w:fldCharType="end"/>
          </w:r>
          <w:r w:rsidDel="00805ABF">
            <w:rPr>
              <w:sz w:val="22"/>
              <w:szCs w:val="22"/>
              <w:lang w:val="en-US"/>
            </w:rPr>
            <w:delText>.</w:delText>
          </w:r>
        </w:del>
      </w:moveTo>
      <w:ins w:id="359" w:author="Vincent Béringue" w:date="2017-11-06T23:04:00Z">
        <w:del w:id="360" w:author="Human Rezaei" w:date="2017-11-07T21:08:00Z">
          <w:r w:rsidDel="00805ABF">
            <w:rPr>
              <w:sz w:val="22"/>
              <w:szCs w:val="22"/>
              <w:lang w:val="en-US"/>
            </w:rPr>
            <w:delText xml:space="preserve"> </w:delText>
          </w:r>
        </w:del>
      </w:ins>
    </w:p>
    <w:moveToRangeEnd w:id="344"/>
    <w:p w14:paraId="43D46C3B" w14:textId="77777777" w:rsidR="00D53667" w:rsidDel="00805ABF" w:rsidRDefault="00D53667" w:rsidP="00D53667">
      <w:pPr>
        <w:spacing w:before="60"/>
        <w:jc w:val="both"/>
        <w:rPr>
          <w:ins w:id="361" w:author="Vincent Béringue" w:date="2017-11-06T22:48:00Z"/>
          <w:del w:id="362" w:author="Human Rezaei" w:date="2017-11-07T21:08:00Z"/>
          <w:sz w:val="22"/>
          <w:szCs w:val="22"/>
          <w:lang w:val="en-US"/>
        </w:rPr>
      </w:pPr>
      <w:del w:id="363" w:author="Human Rezaei" w:date="2017-11-07T21:08:00Z">
        <w:r w:rsidDel="00805ABF">
          <w:rPr>
            <w:sz w:val="22"/>
            <w:szCs w:val="22"/>
            <w:lang w:val="en-US"/>
          </w:rPr>
          <w:delText>Upon post-PMCA incubation, pA</w:delText>
        </w:r>
        <w:r w:rsidRPr="006E2992" w:rsidDel="00805ABF">
          <w:rPr>
            <w:sz w:val="22"/>
            <w:szCs w:val="22"/>
            <w:vertAlign w:val="subscript"/>
            <w:lang w:val="en-US"/>
          </w:rPr>
          <w:delText>1</w:delText>
        </w:r>
        <w:r w:rsidDel="00805ABF">
          <w:rPr>
            <w:sz w:val="22"/>
            <w:szCs w:val="22"/>
            <w:vertAlign w:val="subscript"/>
            <w:lang w:val="en-US"/>
          </w:rPr>
          <w:delText xml:space="preserve"> </w:delText>
        </w:r>
        <w:r w:rsidDel="00805ABF">
          <w:rPr>
            <w:sz w:val="22"/>
            <w:szCs w:val="22"/>
            <w:lang w:val="en-US"/>
          </w:rPr>
          <w:delText>assemblies evolve dynamically toward pA</w:delText>
        </w:r>
        <w:r w:rsidDel="00805ABF">
          <w:rPr>
            <w:sz w:val="22"/>
            <w:szCs w:val="22"/>
            <w:vertAlign w:val="subscript"/>
            <w:lang w:val="en-US"/>
          </w:rPr>
          <w:delText xml:space="preserve">2 </w:delText>
        </w:r>
        <w:r w:rsidDel="00805ABF">
          <w:rPr>
            <w:sz w:val="22"/>
            <w:szCs w:val="22"/>
            <w:lang w:val="en-US"/>
          </w:rPr>
          <w:delText>assemblies of higher size (</w:delText>
        </w:r>
        <w:r w:rsidRPr="009D25F9" w:rsidDel="00805ABF">
          <w:rPr>
            <w:color w:val="00B0F0"/>
            <w:sz w:val="22"/>
            <w:szCs w:val="22"/>
            <w:lang w:val="en-US"/>
          </w:rPr>
          <w:delText>preliminary Fig.</w:delText>
        </w:r>
        <w:r w:rsidDel="00805ABF">
          <w:rPr>
            <w:sz w:val="22"/>
            <w:szCs w:val="22"/>
            <w:lang w:val="en-US"/>
          </w:rPr>
          <w:delText>). The formation of these pA</w:delText>
        </w:r>
        <w:r w:rsidDel="00805ABF">
          <w:rPr>
            <w:sz w:val="22"/>
            <w:szCs w:val="22"/>
            <w:vertAlign w:val="subscript"/>
            <w:lang w:val="en-US"/>
          </w:rPr>
          <w:delText xml:space="preserve">2 </w:delText>
        </w:r>
        <w:r w:rsidDel="00805ABF">
          <w:rPr>
            <w:sz w:val="22"/>
            <w:szCs w:val="22"/>
            <w:lang w:val="en-US"/>
          </w:rPr>
          <w:delText>assemblies acts in concert with the disappearance of pA</w:delText>
        </w:r>
        <w:r w:rsidRPr="006E2992" w:rsidDel="00805ABF">
          <w:rPr>
            <w:sz w:val="22"/>
            <w:szCs w:val="22"/>
            <w:vertAlign w:val="subscript"/>
            <w:lang w:val="en-US"/>
          </w:rPr>
          <w:delText>1</w:delText>
        </w:r>
        <w:r w:rsidDel="00805ABF">
          <w:rPr>
            <w:sz w:val="22"/>
            <w:szCs w:val="22"/>
            <w:vertAlign w:val="subscript"/>
            <w:lang w:val="en-US"/>
          </w:rPr>
          <w:delText xml:space="preserve"> </w:delText>
        </w:r>
        <w:r w:rsidDel="00805ABF">
          <w:rPr>
            <w:sz w:val="22"/>
            <w:szCs w:val="22"/>
            <w:lang w:val="en-US"/>
          </w:rPr>
          <w:delText>assemblies, without evidence for assemblies of intermediate size and is fully reversible as sonication restores immediately pA</w:delText>
        </w:r>
        <w:r w:rsidRPr="006E2992" w:rsidDel="00805ABF">
          <w:rPr>
            <w:sz w:val="22"/>
            <w:szCs w:val="22"/>
            <w:vertAlign w:val="subscript"/>
            <w:lang w:val="en-US"/>
          </w:rPr>
          <w:delText>1</w:delText>
        </w:r>
        <w:r w:rsidDel="00805ABF">
          <w:rPr>
            <w:sz w:val="22"/>
            <w:szCs w:val="22"/>
            <w:vertAlign w:val="subscript"/>
            <w:lang w:val="en-US"/>
          </w:rPr>
          <w:delText xml:space="preserve"> </w:delText>
        </w:r>
        <w:r w:rsidRPr="00F30C6D" w:rsidDel="00805ABF">
          <w:rPr>
            <w:sz w:val="22"/>
            <w:szCs w:val="22"/>
            <w:lang w:val="en-US"/>
          </w:rPr>
          <w:delText>population</w:delText>
        </w:r>
        <w:r w:rsidDel="00805ABF">
          <w:rPr>
            <w:sz w:val="22"/>
            <w:szCs w:val="22"/>
            <w:vertAlign w:val="subscript"/>
            <w:lang w:val="en-US"/>
          </w:rPr>
          <w:delText xml:space="preserve">. </w:delText>
        </w:r>
        <w:r w:rsidDel="00805ABF">
          <w:rPr>
            <w:sz w:val="22"/>
            <w:szCs w:val="22"/>
            <w:lang w:val="en-US"/>
          </w:rPr>
          <w:delText xml:space="preserve">These observations suggest highly cooperative assembling and dissembling processes. </w:delText>
        </w:r>
      </w:del>
    </w:p>
    <w:p w14:paraId="4748F13E" w14:textId="77777777" w:rsidR="00D53667" w:rsidDel="00805ABF" w:rsidRDefault="00D53667" w:rsidP="00D53667">
      <w:pPr>
        <w:spacing w:before="60"/>
        <w:jc w:val="both"/>
        <w:rPr>
          <w:ins w:id="364" w:author="Vincent Béringue" w:date="2017-11-06T22:48:00Z"/>
          <w:del w:id="365" w:author="Human Rezaei" w:date="2017-11-07T21:08:00Z"/>
          <w:sz w:val="22"/>
          <w:szCs w:val="22"/>
          <w:lang w:val="en-US"/>
        </w:rPr>
      </w:pPr>
    </w:p>
    <w:p w14:paraId="545BC13F" w14:textId="77777777" w:rsidR="00D53667" w:rsidDel="00805ABF" w:rsidRDefault="00D53667" w:rsidP="00D53667">
      <w:pPr>
        <w:spacing w:before="60"/>
        <w:jc w:val="both"/>
        <w:rPr>
          <w:ins w:id="366" w:author="Vincent Béringue" w:date="2017-11-06T22:48:00Z"/>
          <w:del w:id="367" w:author="Human Rezaei" w:date="2017-11-07T21:08:00Z"/>
          <w:sz w:val="22"/>
          <w:szCs w:val="22"/>
          <w:lang w:val="en-US"/>
        </w:rPr>
      </w:pPr>
      <w:ins w:id="368" w:author="Vincent Béringue" w:date="2017-11-06T22:49:00Z">
        <w:del w:id="369" w:author="Human Rezaei" w:date="2017-11-07T21:08:00Z">
          <w:r w:rsidDel="00805ABF">
            <w:rPr>
              <w:noProof/>
              <w:sz w:val="22"/>
              <w:szCs w:val="22"/>
              <w:rPrChange w:id="370" w:author="Unknown">
                <w:rPr>
                  <w:noProof/>
                </w:rPr>
              </w:rPrChange>
            </w:rPr>
            <w:drawing>
              <wp:inline distT="0" distB="0" distL="0" distR="0" wp14:anchorId="219956F7" wp14:editId="12AA0CD0">
                <wp:extent cx="6120130" cy="3025775"/>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liminary_FigurePMCA.tif"/>
                        <pic:cNvPicPr/>
                      </pic:nvPicPr>
                      <pic:blipFill>
                        <a:blip r:embed="rId14">
                          <a:extLst>
                            <a:ext uri="{28A0092B-C50C-407E-A947-70E740481C1C}">
                              <a14:useLocalDpi xmlns:a14="http://schemas.microsoft.com/office/drawing/2010/main" val="0"/>
                            </a:ext>
                          </a:extLst>
                        </a:blip>
                        <a:stretch>
                          <a:fillRect/>
                        </a:stretch>
                      </pic:blipFill>
                      <pic:spPr>
                        <a:xfrm>
                          <a:off x="0" y="0"/>
                          <a:ext cx="6120130" cy="3025775"/>
                        </a:xfrm>
                        <a:prstGeom prst="rect">
                          <a:avLst/>
                        </a:prstGeom>
                      </pic:spPr>
                    </pic:pic>
                  </a:graphicData>
                </a:graphic>
              </wp:inline>
            </w:drawing>
          </w:r>
        </w:del>
      </w:ins>
    </w:p>
    <w:p w14:paraId="5F11730A" w14:textId="77777777" w:rsidR="00D53667" w:rsidRPr="003F60F6" w:rsidDel="00805ABF" w:rsidRDefault="00D53667" w:rsidP="00D53667">
      <w:pPr>
        <w:pStyle w:val="EndNoteBibliography"/>
        <w:rPr>
          <w:ins w:id="371" w:author="Vincent Béringue" w:date="2017-11-06T22:50:00Z"/>
          <w:del w:id="372" w:author="Human Rezaei" w:date="2017-11-07T21:08:00Z"/>
          <w:b/>
          <w:noProof/>
          <w:sz w:val="22"/>
          <w:szCs w:val="22"/>
          <w:lang w:val="en-US"/>
        </w:rPr>
      </w:pPr>
      <w:ins w:id="373" w:author="Vincent Béringue" w:date="2017-11-06T22:50:00Z">
        <w:del w:id="374" w:author="Human Rezaei" w:date="2017-11-07T21:08:00Z">
          <w:r w:rsidRPr="003F60F6" w:rsidDel="00805ABF">
            <w:rPr>
              <w:b/>
              <w:noProof/>
              <w:sz w:val="22"/>
              <w:szCs w:val="22"/>
              <w:lang w:val="en-US"/>
            </w:rPr>
            <w:delText xml:space="preserve">Figure </w:delText>
          </w:r>
          <w:r w:rsidRPr="003F60F6" w:rsidDel="00805ABF">
            <w:rPr>
              <w:b/>
              <w:noProof/>
              <w:sz w:val="22"/>
              <w:szCs w:val="22"/>
              <w:highlight w:val="yellow"/>
              <w:lang w:val="en-US"/>
            </w:rPr>
            <w:delText>xxx</w:delText>
          </w:r>
          <w:r w:rsidRPr="003F60F6" w:rsidDel="00805ABF">
            <w:rPr>
              <w:b/>
              <w:noProof/>
              <w:sz w:val="22"/>
              <w:szCs w:val="22"/>
              <w:lang w:val="en-US"/>
            </w:rPr>
            <w:delText xml:space="preserve">. PMCA generates small-size oligomers that can reversibly condensate into larger-sized oliomers in a time dependent manner </w:delText>
          </w:r>
        </w:del>
      </w:ins>
    </w:p>
    <w:p w14:paraId="3B7728B7" w14:textId="77777777" w:rsidR="00D53667" w:rsidRPr="003F60F6" w:rsidDel="00805ABF" w:rsidRDefault="00D53667" w:rsidP="00D53667">
      <w:pPr>
        <w:pStyle w:val="EndNoteBibliography"/>
        <w:rPr>
          <w:ins w:id="375" w:author="Vincent Béringue" w:date="2017-11-06T22:50:00Z"/>
          <w:del w:id="376" w:author="Human Rezaei" w:date="2017-11-07T21:08:00Z"/>
          <w:noProof/>
          <w:sz w:val="22"/>
          <w:szCs w:val="22"/>
          <w:lang w:val="en-US"/>
        </w:rPr>
      </w:pPr>
    </w:p>
    <w:p w14:paraId="6561C567" w14:textId="77777777" w:rsidR="00D53667" w:rsidDel="00805ABF" w:rsidRDefault="00D53667" w:rsidP="00D53667">
      <w:pPr>
        <w:pStyle w:val="EndNoteBibliography"/>
        <w:rPr>
          <w:ins w:id="377" w:author="Vincent Béringue" w:date="2017-11-06T22:50:00Z"/>
          <w:del w:id="378" w:author="Human Rezaei" w:date="2017-11-07T21:08:00Z"/>
          <w:noProof/>
          <w:sz w:val="22"/>
          <w:szCs w:val="22"/>
          <w:lang w:val="en-US"/>
        </w:rPr>
      </w:pPr>
      <w:ins w:id="379" w:author="Vincent Béringue" w:date="2017-11-06T22:50:00Z">
        <w:del w:id="380" w:author="Human Rezaei" w:date="2017-11-07T21:08:00Z">
          <w:r w:rsidRPr="003F60F6" w:rsidDel="00805ABF">
            <w:rPr>
              <w:noProof/>
              <w:sz w:val="22"/>
              <w:szCs w:val="22"/>
              <w:lang w:val="en-US"/>
            </w:rPr>
            <w:delText>(</w:delText>
          </w:r>
          <w:r w:rsidRPr="003F60F6" w:rsidDel="00805ABF">
            <w:rPr>
              <w:b/>
              <w:noProof/>
              <w:sz w:val="22"/>
              <w:szCs w:val="22"/>
              <w:lang w:val="en-US"/>
            </w:rPr>
            <w:delText>A</w:delText>
          </w:r>
          <w:r w:rsidRPr="003F60F6" w:rsidDel="00805ABF">
            <w:rPr>
              <w:noProof/>
              <w:sz w:val="22"/>
              <w:szCs w:val="22"/>
              <w:lang w:val="en-US"/>
            </w:rPr>
            <w:delText>) S</w:delText>
          </w:r>
          <w:r w:rsidDel="00805ABF">
            <w:rPr>
              <w:noProof/>
              <w:sz w:val="22"/>
              <w:szCs w:val="22"/>
              <w:lang w:val="en-US"/>
            </w:rPr>
            <w:delText xml:space="preserve">edimentation-velocity (SV) sedimentograms of 127S </w:delText>
          </w:r>
          <w:r w:rsidRPr="00480E99" w:rsidDel="00805ABF">
            <w:rPr>
              <w:i/>
              <w:noProof/>
              <w:sz w:val="22"/>
              <w:szCs w:val="22"/>
              <w:lang w:val="en-US"/>
            </w:rPr>
            <w:delText>fast</w:delText>
          </w:r>
          <w:r w:rsidDel="00805ABF">
            <w:rPr>
              <w:noProof/>
              <w:sz w:val="22"/>
              <w:szCs w:val="22"/>
              <w:lang w:val="en-US"/>
            </w:rPr>
            <w:delText xml:space="preserve"> scrapie prions (data from </w:delText>
          </w:r>
          <w:r w:rsidRPr="003F60F6" w:rsidDel="00805ABF">
            <w:rPr>
              <w:noProof/>
              <w:sz w:val="22"/>
              <w:szCs w:val="22"/>
              <w:lang w:val="en-US"/>
            </w:rPr>
            <w:fldChar w:fldCharType="begin"/>
          </w:r>
        </w:del>
      </w:ins>
      <w:del w:id="381" w:author="Human Rezaei" w:date="2017-11-07T21:08:00Z">
        <w:r w:rsidDel="00805ABF">
          <w:rPr>
            <w:noProof/>
            <w:sz w:val="22"/>
            <w:szCs w:val="22"/>
            <w:lang w:val="en-US"/>
          </w:rPr>
          <w:delInstrText xml:space="preserve"> ADDIN EN.CITE &lt;EndNote&gt;&lt;Cite&gt;&lt;Author&gt;Laferriere&lt;/Author&gt;&lt;Year&gt;2013&lt;/Year&gt;&lt;RecNum&gt;4&lt;/RecNum&gt;&lt;DisplayText&gt;(&lt;style face="italic"&gt;24&lt;/style&gt;)&lt;/DisplayText&gt;&lt;record&gt;&lt;rec-number&gt;4&lt;/rec-number&gt;&lt;foreign-keys&gt;&lt;key app="EN" db-id="5zdsfz0smsxed6erdv2xeff0f2x5eavzw05v" timestamp="1480601946"&gt;4&lt;/key&gt;&lt;/foreign-keys&gt;&lt;ref-type name="Journal Article"&gt;17&lt;/ref-type&gt;&lt;contributors&gt;&lt;authors&gt;&lt;author&gt;Laferriere, F.&lt;/author&gt;&lt;author&gt;Tixador, P.&lt;/author&gt;&lt;author&gt;Moudjou, M.&lt;/author&gt;&lt;author&gt;Chapuis, J.&lt;/author&gt;&lt;author&gt;Sibille, P.&lt;/author&gt;&lt;author&gt;Herzog, L.&lt;/author&gt;&lt;author&gt;Reine, F.&lt;/author&gt;&lt;author&gt;Jaumain, E.&lt;/author&gt;&lt;author&gt;Laude, H.&lt;/author&gt;&lt;author&gt;Rezaei, H.&lt;/author&gt;&lt;author&gt;Beringue, V.&lt;/author&gt;&lt;/authors&gt;&lt;/contributors&gt;&lt;auth-address&gt;INRA (Institut National de la Recherche Agronomique), UR892, Virologie Immunologie Moleculaires, Jouy-en-Josas, France.&lt;/auth-address&gt;&lt;titles&gt;&lt;title&gt;Quaternary structure of pathological prion protein as a determining factor of strain-specific prion replication dynamics&lt;/title&gt;&lt;secondary-title&gt;PLoS Pathog&lt;/secondary-title&gt;&lt;/titles&gt;&lt;periodical&gt;&lt;full-title&gt;PLoS Pathog&lt;/full-title&gt;&lt;/periodical&gt;&lt;pages&gt;e1003702&lt;/pages&gt;&lt;volume&gt;9&lt;/volume&gt;&lt;number&gt;10&lt;/number&gt;&lt;edition&gt;2013/10/17&lt;/edition&gt;&lt;dates&gt;&lt;year&gt;2013&lt;/year&gt;&lt;pub-dates&gt;&lt;date&gt;Oct&lt;/date&gt;&lt;/pub-dates&gt;&lt;/dates&gt;&lt;isbn&gt;1553-7374 (Electronic)&amp;#xD;1553-7366 (Linking)&lt;/isbn&gt;&lt;accession-num&gt;24130496&lt;/accession-num&gt;&lt;urls&gt;&lt;related-urls&gt;&lt;url&gt;http://www.ncbi.nlm.nih.gov/entrez/query.fcgi?cmd=Retrieve&amp;amp;db=PubMed&amp;amp;dopt=Citation&amp;amp;list_uids=24130496&lt;/url&gt;&lt;/related-urls&gt;&lt;/urls&gt;&lt;custom2&gt;3795044&lt;/custom2&gt;&lt;electronic-resource-num&gt;10.1371/journal.ppat.1003702&amp;#xD;PPATHOGENS-D-13-00529 [pii]&lt;/electronic-resource-num&gt;&lt;research-notes&gt;SIT&lt;/research-notes&gt;&lt;language&gt;eng&lt;/language&gt;&lt;/record&gt;&lt;/Cite&gt;&lt;/EndNote&gt;</w:delInstrText>
        </w:r>
      </w:del>
      <w:ins w:id="382" w:author="Vincent Béringue" w:date="2017-11-06T22:50:00Z">
        <w:del w:id="383" w:author="Human Rezaei" w:date="2017-11-07T21:08:00Z">
          <w:r w:rsidRPr="003F60F6" w:rsidDel="00805ABF">
            <w:rPr>
              <w:noProof/>
              <w:sz w:val="22"/>
              <w:szCs w:val="22"/>
              <w:lang w:val="en-US"/>
            </w:rPr>
            <w:fldChar w:fldCharType="separate"/>
          </w:r>
        </w:del>
      </w:ins>
      <w:del w:id="384" w:author="Human Rezaei" w:date="2017-11-07T21:08:00Z">
        <w:r w:rsidDel="00805ABF">
          <w:rPr>
            <w:noProof/>
            <w:sz w:val="22"/>
            <w:szCs w:val="22"/>
            <w:lang w:val="en-US"/>
          </w:rPr>
          <w:delText>(</w:delText>
        </w:r>
        <w:r w:rsidRPr="00B27DF9" w:rsidDel="00805ABF">
          <w:rPr>
            <w:i/>
            <w:noProof/>
            <w:sz w:val="22"/>
            <w:szCs w:val="22"/>
            <w:lang w:val="en-US"/>
          </w:rPr>
          <w:delText>24</w:delText>
        </w:r>
        <w:r w:rsidDel="00805ABF">
          <w:rPr>
            <w:noProof/>
            <w:sz w:val="22"/>
            <w:szCs w:val="22"/>
            <w:lang w:val="en-US"/>
          </w:rPr>
          <w:delText>)</w:delText>
        </w:r>
      </w:del>
      <w:ins w:id="385" w:author="Vincent Béringue" w:date="2017-11-06T22:50:00Z">
        <w:del w:id="386" w:author="Human Rezaei" w:date="2017-11-07T21:08:00Z">
          <w:r w:rsidRPr="003F60F6" w:rsidDel="00805ABF">
            <w:rPr>
              <w:noProof/>
              <w:sz w:val="22"/>
              <w:szCs w:val="22"/>
              <w:lang w:val="en-US"/>
            </w:rPr>
            <w:fldChar w:fldCharType="end"/>
          </w:r>
          <w:r w:rsidDel="00805ABF">
            <w:rPr>
              <w:noProof/>
              <w:sz w:val="22"/>
              <w:szCs w:val="22"/>
              <w:lang w:val="en-US"/>
            </w:rPr>
            <w:delText>, 37°C solubilization, gray line</w:delText>
          </w:r>
          <w:r w:rsidRPr="003F60F6" w:rsidDel="00805ABF">
            <w:rPr>
              <w:noProof/>
              <w:sz w:val="22"/>
              <w:szCs w:val="22"/>
              <w:lang w:val="en-US"/>
            </w:rPr>
            <w:delText>)</w:delText>
          </w:r>
          <w:r w:rsidDel="00805ABF">
            <w:rPr>
              <w:noProof/>
              <w:sz w:val="22"/>
              <w:szCs w:val="22"/>
              <w:lang w:val="en-US"/>
            </w:rPr>
            <w:delText xml:space="preserve"> and of 127S scrapie prions submitted to PMCA </w:delText>
          </w:r>
          <w:r w:rsidDel="00805ABF">
            <w:rPr>
              <w:noProof/>
              <w:sz w:val="22"/>
              <w:szCs w:val="22"/>
              <w:lang w:val="en-US"/>
            </w:rPr>
            <w:fldChar w:fldCharType="begin"/>
          </w:r>
        </w:del>
      </w:ins>
      <w:del w:id="387" w:author="Human Rezaei" w:date="2017-11-07T21:08:00Z">
        <w:r w:rsidDel="00805ABF">
          <w:rPr>
            <w:noProof/>
            <w:sz w:val="22"/>
            <w:szCs w:val="22"/>
            <w:lang w:val="en-US"/>
          </w:rPr>
          <w:delInstrText xml:space="preserve"> ADDIN EN.CITE &lt;EndNote&gt;&lt;Cite&gt;&lt;Author&gt;Moudjou&lt;/Author&gt;&lt;Year&gt;2014&lt;/Year&gt;&lt;RecNum&gt;3&lt;/RecNum&gt;&lt;DisplayText&gt;(&lt;style face="italic"&gt;73&lt;/style&gt;)&lt;/DisplayText&gt;&lt;record&gt;&lt;rec-number&gt;3&lt;/rec-number&gt;&lt;foreign-keys&gt;&lt;key app="EN" db-id="5zdsfz0smsxed6erdv2xeff0f2x5eavzw05v" timestamp="1480601940"&gt;3&lt;/key&gt;&lt;/foreign-keys&gt;&lt;ref-type name="Journal Article"&gt;17&lt;/ref-type&gt;&lt;contributors&gt;&lt;authors&gt;&lt;author&gt;Moudjou, M.&lt;/author&gt;&lt;author&gt;Sibille, P.&lt;/author&gt;&lt;author&gt;Fichet, G.&lt;/author&gt;&lt;author&gt;Reine, F.&lt;/author&gt;&lt;author&gt;Chapuis, J.&lt;/author&gt;&lt;author&gt;Herzog, L.&lt;/author&gt;&lt;author&gt;Jaumain, E.&lt;/author&gt;&lt;author&gt;Laferriere, F.&lt;/author&gt;&lt;author&gt;Richard, C. A.&lt;/author&gt;&lt;author&gt;Laude, H.&lt;/author&gt;&lt;author&gt;Andreoletti, O.&lt;/author&gt;&lt;author&gt;Rezaei, H.&lt;/author&gt;&lt;author&gt;Beringue, V.&lt;/author&gt;&lt;/authors&gt;&lt;/contributors&gt;&lt;titles&gt;&lt;title&gt;Highly infectious prions generated by a single round of microplate-based protein misfolding cyclic amplification&lt;/title&gt;&lt;secondary-title&gt;MBio&lt;/secondary-title&gt;&lt;/titles&gt;&lt;periodical&gt;&lt;full-title&gt;MBio&lt;/full-title&gt;&lt;/periodical&gt;&lt;pages&gt;e00829-13&lt;/pages&gt;&lt;volume&gt;5&lt;/volume&gt;&lt;number&gt;1&lt;/number&gt;&lt;keywords&gt;&lt;keyword&gt;Animals&lt;/keyword&gt;&lt;keyword&gt;Clinical Laboratory Techniques/*methods&lt;/keyword&gt;&lt;keyword&gt;High-Throughput Screening Assays&lt;/keyword&gt;&lt;keyword&gt;Humans&lt;/keyword&gt;&lt;keyword&gt;PrPSc Proteins/*analysis&lt;/keyword&gt;&lt;keyword&gt;Prion Diseases/*diagnosis&lt;/keyword&gt;&lt;keyword&gt;Sensitivity and Specificity&lt;/keyword&gt;&lt;/keywords&gt;&lt;dates&gt;&lt;year&gt;2014&lt;/year&gt;&lt;/dates&gt;&lt;isbn&gt;2150-7511 (Electronic)&lt;/isbn&gt;&lt;accession-num&gt;24381300&lt;/accession-num&gt;&lt;urls&gt;&lt;related-urls&gt;&lt;url&gt;http://www.ncbi.nlm.nih.gov/pubmed/24381300&lt;/url&gt;&lt;/related-urls&gt;&lt;/urls&gt;&lt;custom2&gt;PMC3884057&lt;/custom2&gt;&lt;electronic-resource-num&gt;10.1128/mBio.00829-13&lt;/electronic-resource-num&gt;&lt;research-notes&gt;PMCA&lt;/research-notes&gt;&lt;/record&gt;&lt;/Cite&gt;&lt;/EndNote&gt;</w:delInstrText>
        </w:r>
      </w:del>
      <w:ins w:id="388" w:author="Vincent Béringue" w:date="2017-11-06T22:50:00Z">
        <w:del w:id="389" w:author="Human Rezaei" w:date="2017-11-07T21:08:00Z">
          <w:r w:rsidDel="00805ABF">
            <w:rPr>
              <w:noProof/>
              <w:sz w:val="22"/>
              <w:szCs w:val="22"/>
              <w:lang w:val="en-US"/>
            </w:rPr>
            <w:fldChar w:fldCharType="separate"/>
          </w:r>
        </w:del>
      </w:ins>
      <w:del w:id="390" w:author="Human Rezaei" w:date="2017-11-07T21:08:00Z">
        <w:r w:rsidDel="00805ABF">
          <w:rPr>
            <w:noProof/>
            <w:sz w:val="22"/>
            <w:szCs w:val="22"/>
            <w:lang w:val="en-US"/>
          </w:rPr>
          <w:delText>(</w:delText>
        </w:r>
        <w:r w:rsidRPr="00B27DF9" w:rsidDel="00805ABF">
          <w:rPr>
            <w:i/>
            <w:noProof/>
            <w:sz w:val="22"/>
            <w:szCs w:val="22"/>
            <w:lang w:val="en-US"/>
          </w:rPr>
          <w:delText>73</w:delText>
        </w:r>
        <w:r w:rsidDel="00805ABF">
          <w:rPr>
            <w:noProof/>
            <w:sz w:val="22"/>
            <w:szCs w:val="22"/>
            <w:lang w:val="en-US"/>
          </w:rPr>
          <w:delText>)</w:delText>
        </w:r>
      </w:del>
      <w:ins w:id="391" w:author="Vincent Béringue" w:date="2017-11-06T22:50:00Z">
        <w:del w:id="392" w:author="Human Rezaei" w:date="2017-11-07T21:08:00Z">
          <w:r w:rsidDel="00805ABF">
            <w:rPr>
              <w:noProof/>
              <w:sz w:val="22"/>
              <w:szCs w:val="22"/>
              <w:lang w:val="en-US"/>
            </w:rPr>
            <w:fldChar w:fldCharType="end"/>
          </w:r>
          <w:r w:rsidRPr="003F60F6" w:rsidDel="00805ABF">
            <w:rPr>
              <w:noProof/>
              <w:sz w:val="22"/>
              <w:szCs w:val="22"/>
              <w:lang w:val="en-US"/>
            </w:rPr>
            <w:delText xml:space="preserve"> </w:delText>
          </w:r>
          <w:r w:rsidDel="00805ABF">
            <w:rPr>
              <w:noProof/>
              <w:sz w:val="22"/>
              <w:szCs w:val="22"/>
              <w:lang w:val="en-US"/>
            </w:rPr>
            <w:delText xml:space="preserve">in </w:delText>
          </w:r>
          <w:r w:rsidRPr="003F60F6" w:rsidDel="00805ABF">
            <w:rPr>
              <w:noProof/>
              <w:sz w:val="22"/>
              <w:szCs w:val="22"/>
              <w:lang w:val="en-US"/>
            </w:rPr>
            <w:delText>PrP</w:delText>
          </w:r>
          <w:r w:rsidRPr="003F60F6" w:rsidDel="00805ABF">
            <w:rPr>
              <w:noProof/>
              <w:sz w:val="22"/>
              <w:szCs w:val="22"/>
              <w:vertAlign w:val="superscript"/>
              <w:lang w:val="en-US"/>
            </w:rPr>
            <w:delText>0/0</w:delText>
          </w:r>
          <w:r w:rsidRPr="003F60F6" w:rsidDel="00805ABF">
            <w:rPr>
              <w:noProof/>
              <w:sz w:val="22"/>
              <w:szCs w:val="22"/>
              <w:lang w:val="en-US"/>
            </w:rPr>
            <w:delText xml:space="preserve"> </w:delText>
          </w:r>
          <w:r w:rsidDel="00805ABF">
            <w:rPr>
              <w:noProof/>
              <w:sz w:val="22"/>
              <w:szCs w:val="22"/>
              <w:lang w:val="en-US"/>
            </w:rPr>
            <w:delText xml:space="preserve">brain </w:delText>
          </w:r>
          <w:r w:rsidRPr="003F60F6" w:rsidDel="00805ABF">
            <w:rPr>
              <w:noProof/>
              <w:sz w:val="22"/>
              <w:szCs w:val="22"/>
              <w:lang w:val="en-US"/>
            </w:rPr>
            <w:delText>substrate</w:delText>
          </w:r>
          <w:r w:rsidDel="00805ABF">
            <w:rPr>
              <w:noProof/>
              <w:sz w:val="22"/>
              <w:szCs w:val="22"/>
              <w:lang w:val="en-US"/>
            </w:rPr>
            <w:delText xml:space="preserve"> (black line) overlap, suggesting that 127S are poorly fragmentable.</w:delText>
          </w:r>
        </w:del>
      </w:ins>
    </w:p>
    <w:p w14:paraId="72DEE0D9" w14:textId="77777777" w:rsidR="00D53667" w:rsidDel="00805ABF" w:rsidRDefault="00D53667" w:rsidP="00D53667">
      <w:pPr>
        <w:pStyle w:val="EndNoteBibliography"/>
        <w:rPr>
          <w:ins w:id="393" w:author="Vincent Béringue" w:date="2017-11-06T22:50:00Z"/>
          <w:del w:id="394" w:author="Human Rezaei" w:date="2017-11-07T21:08:00Z"/>
          <w:noProof/>
          <w:sz w:val="22"/>
          <w:szCs w:val="22"/>
          <w:lang w:val="en-US"/>
        </w:rPr>
      </w:pPr>
      <w:ins w:id="395" w:author="Vincent Béringue" w:date="2017-11-06T22:50:00Z">
        <w:del w:id="396" w:author="Human Rezaei" w:date="2017-11-07T21:08:00Z">
          <w:r w:rsidRPr="003F60F6" w:rsidDel="00805ABF">
            <w:rPr>
              <w:noProof/>
              <w:sz w:val="22"/>
              <w:szCs w:val="22"/>
              <w:lang w:val="en-US"/>
            </w:rPr>
            <w:delText>(</w:delText>
          </w:r>
          <w:r w:rsidDel="00805ABF">
            <w:rPr>
              <w:b/>
              <w:noProof/>
              <w:sz w:val="22"/>
              <w:szCs w:val="22"/>
              <w:lang w:val="en-US"/>
            </w:rPr>
            <w:delText>B</w:delText>
          </w:r>
          <w:r w:rsidRPr="003F60F6" w:rsidDel="00805ABF">
            <w:rPr>
              <w:noProof/>
              <w:sz w:val="22"/>
              <w:szCs w:val="22"/>
              <w:lang w:val="en-US"/>
            </w:rPr>
            <w:delText xml:space="preserve">) </w:delText>
          </w:r>
          <w:r w:rsidDel="00805ABF">
            <w:rPr>
              <w:noProof/>
              <w:sz w:val="22"/>
              <w:szCs w:val="22"/>
              <w:lang w:val="en-US"/>
            </w:rPr>
            <w:delText>SV-profile of PMCA products obtained from serial dilutions of 127S prions (10</w:delText>
          </w:r>
          <w:r w:rsidRPr="00DC6B9D" w:rsidDel="00805ABF">
            <w:rPr>
              <w:noProof/>
              <w:sz w:val="22"/>
              <w:szCs w:val="22"/>
              <w:vertAlign w:val="superscript"/>
              <w:lang w:val="en-US"/>
            </w:rPr>
            <w:delText>-3</w:delText>
          </w:r>
          <w:r w:rsidDel="00805ABF">
            <w:rPr>
              <w:noProof/>
              <w:sz w:val="22"/>
              <w:szCs w:val="22"/>
              <w:lang w:val="en-US"/>
            </w:rPr>
            <w:sym w:font="Symbol" w:char="F0AE"/>
          </w:r>
          <w:r w:rsidDel="00805ABF">
            <w:rPr>
              <w:noProof/>
              <w:sz w:val="22"/>
              <w:szCs w:val="22"/>
              <w:lang w:val="en-US"/>
            </w:rPr>
            <w:delText>10</w:delText>
          </w:r>
          <w:r w:rsidRPr="00DC6B9D" w:rsidDel="00805ABF">
            <w:rPr>
              <w:noProof/>
              <w:sz w:val="22"/>
              <w:szCs w:val="22"/>
              <w:vertAlign w:val="superscript"/>
              <w:lang w:val="en-US"/>
            </w:rPr>
            <w:delText>-10</w:delText>
          </w:r>
          <w:r w:rsidDel="00805ABF">
            <w:rPr>
              <w:noProof/>
              <w:sz w:val="22"/>
              <w:szCs w:val="22"/>
              <w:lang w:val="en-US"/>
            </w:rPr>
            <w:delText xml:space="preserve"> dilution). The procedure generates two populations of assemblies of differing size and amount, pA</w:delText>
          </w:r>
          <w:r w:rsidRPr="00DC6B9D" w:rsidDel="00805ABF">
            <w:rPr>
              <w:noProof/>
              <w:sz w:val="22"/>
              <w:szCs w:val="22"/>
              <w:vertAlign w:val="subscript"/>
              <w:lang w:val="en-US"/>
            </w:rPr>
            <w:delText>1</w:delText>
          </w:r>
          <w:r w:rsidDel="00805ABF">
            <w:rPr>
              <w:noProof/>
              <w:sz w:val="22"/>
              <w:szCs w:val="22"/>
              <w:lang w:val="en-US"/>
            </w:rPr>
            <w:delText xml:space="preserve"> and pA</w:delText>
          </w:r>
          <w:r w:rsidDel="00805ABF">
            <w:rPr>
              <w:noProof/>
              <w:sz w:val="22"/>
              <w:szCs w:val="22"/>
              <w:vertAlign w:val="subscript"/>
              <w:lang w:val="en-US"/>
            </w:rPr>
            <w:delText>2</w:delText>
          </w:r>
          <w:r w:rsidDel="00805ABF">
            <w:rPr>
              <w:noProof/>
              <w:sz w:val="22"/>
              <w:szCs w:val="22"/>
              <w:lang w:val="en-US"/>
            </w:rPr>
            <w:delText>. The higher the dilution, the higher the proportion of small pA</w:delText>
          </w:r>
          <w:r w:rsidRPr="00DC6B9D" w:rsidDel="00805ABF">
            <w:rPr>
              <w:noProof/>
              <w:sz w:val="22"/>
              <w:szCs w:val="22"/>
              <w:vertAlign w:val="subscript"/>
              <w:lang w:val="en-US"/>
            </w:rPr>
            <w:delText>1</w:delText>
          </w:r>
          <w:r w:rsidDel="00805ABF">
            <w:rPr>
              <w:noProof/>
              <w:sz w:val="22"/>
              <w:szCs w:val="22"/>
              <w:lang w:val="en-US"/>
            </w:rPr>
            <w:delText xml:space="preserve"> assemblies.</w:delText>
          </w:r>
        </w:del>
      </w:ins>
    </w:p>
    <w:p w14:paraId="6B64DC44" w14:textId="77777777" w:rsidR="00D53667" w:rsidDel="00805ABF" w:rsidRDefault="00D53667" w:rsidP="00D53667">
      <w:pPr>
        <w:pStyle w:val="EndNoteBibliography"/>
        <w:rPr>
          <w:ins w:id="397" w:author="Vincent Béringue" w:date="2017-11-06T22:50:00Z"/>
          <w:del w:id="398" w:author="Human Rezaei" w:date="2017-11-07T21:08:00Z"/>
          <w:noProof/>
          <w:sz w:val="22"/>
          <w:szCs w:val="22"/>
          <w:lang w:val="en-US"/>
        </w:rPr>
      </w:pPr>
      <w:ins w:id="399" w:author="Vincent Béringue" w:date="2017-11-06T22:50:00Z">
        <w:del w:id="400" w:author="Human Rezaei" w:date="2017-11-07T21:08:00Z">
          <w:r w:rsidRPr="003F60F6" w:rsidDel="00805ABF">
            <w:rPr>
              <w:noProof/>
              <w:sz w:val="22"/>
              <w:szCs w:val="22"/>
              <w:lang w:val="en-US"/>
            </w:rPr>
            <w:delText>(</w:delText>
          </w:r>
          <w:r w:rsidDel="00805ABF">
            <w:rPr>
              <w:b/>
              <w:noProof/>
              <w:sz w:val="22"/>
              <w:szCs w:val="22"/>
              <w:lang w:val="en-US"/>
            </w:rPr>
            <w:delText>C</w:delText>
          </w:r>
          <w:r w:rsidRPr="003F60F6" w:rsidDel="00805ABF">
            <w:rPr>
              <w:noProof/>
              <w:sz w:val="22"/>
              <w:szCs w:val="22"/>
              <w:lang w:val="en-US"/>
            </w:rPr>
            <w:delText xml:space="preserve">) </w:delText>
          </w:r>
          <w:r w:rsidDel="00805ABF">
            <w:rPr>
              <w:noProof/>
              <w:sz w:val="22"/>
              <w:szCs w:val="22"/>
              <w:lang w:val="en-US"/>
            </w:rPr>
            <w:delText>SV-profile of PMCA products from mouse 139A, hamster Sc237 and human vCJD prion strains. Small pA</w:delText>
          </w:r>
          <w:r w:rsidRPr="00DC6B9D" w:rsidDel="00805ABF">
            <w:rPr>
              <w:noProof/>
              <w:sz w:val="22"/>
              <w:szCs w:val="22"/>
              <w:vertAlign w:val="subscript"/>
              <w:lang w:val="en-US"/>
            </w:rPr>
            <w:delText>1</w:delText>
          </w:r>
          <w:r w:rsidDel="00805ABF">
            <w:rPr>
              <w:noProof/>
              <w:sz w:val="22"/>
              <w:szCs w:val="22"/>
              <w:lang w:val="en-US"/>
            </w:rPr>
            <w:delText xml:space="preserve"> assemblies are preferentially generated, independently of the strain considered.</w:delText>
          </w:r>
        </w:del>
      </w:ins>
    </w:p>
    <w:p w14:paraId="17630B3A" w14:textId="77777777" w:rsidR="00D53667" w:rsidDel="00805ABF" w:rsidRDefault="00D53667" w:rsidP="00D53667">
      <w:pPr>
        <w:pStyle w:val="EndNoteBibliography"/>
        <w:rPr>
          <w:ins w:id="401" w:author="Vincent Béringue" w:date="2017-11-06T22:50:00Z"/>
          <w:del w:id="402" w:author="Human Rezaei" w:date="2017-11-07T21:08:00Z"/>
          <w:noProof/>
          <w:sz w:val="22"/>
          <w:szCs w:val="22"/>
          <w:lang w:val="en-US"/>
        </w:rPr>
      </w:pPr>
      <w:ins w:id="403" w:author="Vincent Béringue" w:date="2017-11-06T22:50:00Z">
        <w:del w:id="404" w:author="Human Rezaei" w:date="2017-11-07T21:08:00Z">
          <w:r w:rsidRPr="003F60F6" w:rsidDel="00805ABF">
            <w:rPr>
              <w:noProof/>
              <w:sz w:val="22"/>
              <w:szCs w:val="22"/>
              <w:lang w:val="en-US"/>
            </w:rPr>
            <w:delText>(</w:delText>
          </w:r>
          <w:r w:rsidDel="00805ABF">
            <w:rPr>
              <w:b/>
              <w:noProof/>
              <w:sz w:val="22"/>
              <w:szCs w:val="22"/>
              <w:lang w:val="en-US"/>
            </w:rPr>
            <w:delText>D</w:delText>
          </w:r>
          <w:r w:rsidRPr="003F60F6" w:rsidDel="00805ABF">
            <w:rPr>
              <w:noProof/>
              <w:sz w:val="22"/>
              <w:szCs w:val="22"/>
              <w:lang w:val="en-US"/>
            </w:rPr>
            <w:delText>) S</w:delText>
          </w:r>
          <w:r w:rsidDel="00805ABF">
            <w:rPr>
              <w:noProof/>
              <w:sz w:val="22"/>
              <w:szCs w:val="22"/>
              <w:lang w:val="en-US"/>
            </w:rPr>
            <w:delText>V-</w:delText>
          </w:r>
          <w:r w:rsidRPr="003F60F6" w:rsidDel="00805ABF">
            <w:rPr>
              <w:noProof/>
              <w:sz w:val="22"/>
              <w:szCs w:val="22"/>
              <w:lang w:val="en-US"/>
            </w:rPr>
            <w:delText xml:space="preserve">profile of PMCA amplified 127S prions further incubated at 37°C </w:delText>
          </w:r>
          <w:r w:rsidDel="00805ABF">
            <w:rPr>
              <w:noProof/>
              <w:sz w:val="22"/>
              <w:szCs w:val="22"/>
              <w:lang w:val="en-US"/>
            </w:rPr>
            <w:delText xml:space="preserve">for 30 min up to 48H </w:delText>
          </w:r>
          <w:r w:rsidRPr="003F60F6" w:rsidDel="00805ABF">
            <w:rPr>
              <w:noProof/>
              <w:sz w:val="22"/>
              <w:szCs w:val="22"/>
              <w:lang w:val="en-US"/>
            </w:rPr>
            <w:delText>post PMCA reaction.</w:delText>
          </w:r>
          <w:r w:rsidDel="00805ABF">
            <w:rPr>
              <w:noProof/>
              <w:sz w:val="22"/>
              <w:szCs w:val="22"/>
              <w:lang w:val="en-US"/>
            </w:rPr>
            <w:delText xml:space="preserve"> The longer the time post-incubation, the higher the proportion of pA</w:delText>
          </w:r>
          <w:r w:rsidDel="00805ABF">
            <w:rPr>
              <w:noProof/>
              <w:sz w:val="22"/>
              <w:szCs w:val="22"/>
              <w:vertAlign w:val="subscript"/>
              <w:lang w:val="en-US"/>
            </w:rPr>
            <w:delText>2</w:delText>
          </w:r>
          <w:r w:rsidDel="00805ABF">
            <w:rPr>
              <w:noProof/>
              <w:sz w:val="22"/>
              <w:szCs w:val="22"/>
              <w:lang w:val="en-US"/>
            </w:rPr>
            <w:delText xml:space="preserve"> assemblies at the expense of pA</w:delText>
          </w:r>
          <w:r w:rsidDel="00805ABF">
            <w:rPr>
              <w:noProof/>
              <w:sz w:val="22"/>
              <w:szCs w:val="22"/>
              <w:vertAlign w:val="subscript"/>
              <w:lang w:val="en-US"/>
            </w:rPr>
            <w:delText>1</w:delText>
          </w:r>
          <w:r w:rsidDel="00805ABF">
            <w:rPr>
              <w:noProof/>
              <w:sz w:val="22"/>
              <w:szCs w:val="22"/>
              <w:lang w:val="en-US"/>
            </w:rPr>
            <w:delText xml:space="preserve"> assemblies.</w:delText>
          </w:r>
        </w:del>
      </w:ins>
    </w:p>
    <w:p w14:paraId="4DB2608C" w14:textId="77777777" w:rsidR="00D53667" w:rsidDel="00805ABF" w:rsidRDefault="00D53667" w:rsidP="00D53667">
      <w:pPr>
        <w:pStyle w:val="EndNoteBibliography"/>
        <w:rPr>
          <w:ins w:id="405" w:author="Vincent Béringue" w:date="2017-11-06T22:50:00Z"/>
          <w:del w:id="406" w:author="Human Rezaei" w:date="2017-11-07T21:08:00Z"/>
          <w:noProof/>
          <w:sz w:val="22"/>
          <w:szCs w:val="22"/>
          <w:lang w:val="en-US"/>
        </w:rPr>
      </w:pPr>
      <w:ins w:id="407" w:author="Vincent Béringue" w:date="2017-11-06T22:50:00Z">
        <w:del w:id="408" w:author="Human Rezaei" w:date="2017-11-07T21:08:00Z">
          <w:r w:rsidRPr="003F60F6" w:rsidDel="00805ABF">
            <w:rPr>
              <w:noProof/>
              <w:sz w:val="22"/>
              <w:szCs w:val="22"/>
              <w:lang w:val="en-US"/>
            </w:rPr>
            <w:delText>(</w:delText>
          </w:r>
          <w:r w:rsidDel="00805ABF">
            <w:rPr>
              <w:b/>
              <w:noProof/>
              <w:sz w:val="22"/>
              <w:szCs w:val="22"/>
              <w:lang w:val="en-US"/>
            </w:rPr>
            <w:delText>E</w:delText>
          </w:r>
          <w:r w:rsidRPr="003F60F6" w:rsidDel="00805ABF">
            <w:rPr>
              <w:noProof/>
              <w:sz w:val="22"/>
              <w:szCs w:val="22"/>
              <w:lang w:val="en-US"/>
            </w:rPr>
            <w:delText>) S</w:delText>
          </w:r>
          <w:r w:rsidDel="00805ABF">
            <w:rPr>
              <w:noProof/>
              <w:sz w:val="22"/>
              <w:szCs w:val="22"/>
              <w:lang w:val="en-US"/>
            </w:rPr>
            <w:delText>V-</w:delText>
          </w:r>
          <w:r w:rsidRPr="003F60F6" w:rsidDel="00805ABF">
            <w:rPr>
              <w:noProof/>
              <w:sz w:val="22"/>
              <w:szCs w:val="22"/>
              <w:lang w:val="en-US"/>
            </w:rPr>
            <w:delText xml:space="preserve">profile of PMCA amplified 127S prions further incubated at 37°C </w:delText>
          </w:r>
          <w:r w:rsidDel="00805ABF">
            <w:rPr>
              <w:noProof/>
              <w:sz w:val="22"/>
              <w:szCs w:val="22"/>
              <w:lang w:val="en-US"/>
            </w:rPr>
            <w:delText>for 24H (black line) and sonicated for 30s as in the PMCA procedure (dashed line). Sonication induce rapid disassembling  of  pA</w:delText>
          </w:r>
          <w:r w:rsidDel="00805ABF">
            <w:rPr>
              <w:noProof/>
              <w:sz w:val="22"/>
              <w:szCs w:val="22"/>
              <w:vertAlign w:val="subscript"/>
              <w:lang w:val="en-US"/>
            </w:rPr>
            <w:delText>2</w:delText>
          </w:r>
          <w:r w:rsidDel="00805ABF">
            <w:rPr>
              <w:noProof/>
              <w:sz w:val="22"/>
              <w:szCs w:val="22"/>
              <w:lang w:val="en-US"/>
            </w:rPr>
            <w:delText xml:space="preserve"> assemblies into smaller pA</w:delText>
          </w:r>
          <w:r w:rsidDel="00805ABF">
            <w:rPr>
              <w:noProof/>
              <w:sz w:val="22"/>
              <w:szCs w:val="22"/>
              <w:vertAlign w:val="subscript"/>
              <w:lang w:val="en-US"/>
            </w:rPr>
            <w:delText>1</w:delText>
          </w:r>
          <w:r w:rsidDel="00805ABF">
            <w:rPr>
              <w:noProof/>
              <w:sz w:val="22"/>
              <w:szCs w:val="22"/>
              <w:lang w:val="en-US"/>
            </w:rPr>
            <w:delText xml:space="preserve"> assemblies.</w:delText>
          </w:r>
        </w:del>
      </w:ins>
    </w:p>
    <w:p w14:paraId="4F2EC8B4" w14:textId="77777777" w:rsidR="00D53667" w:rsidDel="00805ABF" w:rsidRDefault="00D53667" w:rsidP="00D53667">
      <w:pPr>
        <w:spacing w:before="60"/>
        <w:jc w:val="both"/>
        <w:rPr>
          <w:ins w:id="409" w:author="Vincent Béringue" w:date="2017-11-06T22:48:00Z"/>
          <w:del w:id="410" w:author="Human Rezaei" w:date="2017-11-07T21:08:00Z"/>
          <w:sz w:val="22"/>
          <w:szCs w:val="22"/>
          <w:lang w:val="en-US"/>
        </w:rPr>
      </w:pPr>
    </w:p>
    <w:p w14:paraId="50D6862B" w14:textId="77777777" w:rsidR="00D53667" w:rsidDel="00805ABF" w:rsidRDefault="00D53667" w:rsidP="00D53667">
      <w:pPr>
        <w:spacing w:before="60"/>
        <w:jc w:val="both"/>
        <w:rPr>
          <w:del w:id="411" w:author="Human Rezaei" w:date="2017-11-07T21:08:00Z"/>
          <w:sz w:val="22"/>
          <w:szCs w:val="22"/>
          <w:lang w:val="en-US"/>
        </w:rPr>
      </w:pPr>
    </w:p>
    <w:p w14:paraId="50E60539" w14:textId="77777777" w:rsidR="00D53667" w:rsidDel="00805ABF" w:rsidRDefault="00D53667" w:rsidP="00D53667">
      <w:pPr>
        <w:spacing w:before="60"/>
        <w:jc w:val="both"/>
        <w:rPr>
          <w:del w:id="412" w:author="Human Rezaei" w:date="2017-11-07T21:08:00Z"/>
          <w:sz w:val="22"/>
          <w:szCs w:val="22"/>
          <w:lang w:val="en-US"/>
        </w:rPr>
      </w:pPr>
      <w:moveFromRangeStart w:id="413" w:author="Vincent Béringue" w:date="2017-11-06T23:04:00Z" w:name="move497772804"/>
      <w:moveFrom w:id="414" w:author="Vincent Béringue" w:date="2017-11-06T23:04:00Z">
        <w:del w:id="415" w:author="Human Rezaei" w:date="2017-11-07T21:08:00Z">
          <w:r w:rsidDel="00805ABF">
            <w:rPr>
              <w:sz w:val="22"/>
              <w:szCs w:val="22"/>
              <w:lang w:val="en-US"/>
            </w:rPr>
            <w:delText>As regard to the origin of pA</w:delText>
          </w:r>
          <w:r w:rsidRPr="00F30C6D" w:rsidDel="00805ABF">
            <w:rPr>
              <w:sz w:val="22"/>
              <w:szCs w:val="22"/>
              <w:vertAlign w:val="subscript"/>
              <w:lang w:val="en-US"/>
            </w:rPr>
            <w:delText>1</w:delText>
          </w:r>
          <w:r w:rsidDel="00805ABF">
            <w:rPr>
              <w:sz w:val="22"/>
              <w:szCs w:val="22"/>
              <w:lang w:val="en-US"/>
            </w:rPr>
            <w:delText xml:space="preserve"> assemblies, submitting prion inoculum used for PMCA to sonication in the absence of PrP</w:delText>
          </w:r>
          <w:r w:rsidRPr="00D24E09" w:rsidDel="00805ABF">
            <w:rPr>
              <w:sz w:val="22"/>
              <w:szCs w:val="22"/>
              <w:vertAlign w:val="superscript"/>
              <w:lang w:val="en-US"/>
            </w:rPr>
            <w:delText>C</w:delText>
          </w:r>
          <w:r w:rsidDel="00805ABF">
            <w:rPr>
              <w:sz w:val="22"/>
              <w:szCs w:val="22"/>
              <w:lang w:val="en-US"/>
            </w:rPr>
            <w:delText xml:space="preserve"> substrate demonstrated its non-breakability, indicating that the initial step of PMCA reaction </w:delText>
          </w:r>
          <w:r w:rsidRPr="00F30C6D" w:rsidDel="00805ABF">
            <w:rPr>
              <w:sz w:val="22"/>
              <w:szCs w:val="22"/>
              <w:u w:val="single"/>
              <w:lang w:val="en-US"/>
            </w:rPr>
            <w:delText>does not rely</w:delText>
          </w:r>
          <w:r w:rsidDel="00805ABF">
            <w:rPr>
              <w:sz w:val="22"/>
              <w:szCs w:val="22"/>
              <w:lang w:val="en-US"/>
            </w:rPr>
            <w:delText xml:space="preserve"> on production of seeds due to inoculum fragmentation, as commonly believed </w:delText>
          </w:r>
          <w:r w:rsidDel="00805ABF">
            <w:rPr>
              <w:sz w:val="22"/>
              <w:szCs w:val="22"/>
              <w:lang w:val="en-US"/>
            </w:rPr>
            <w:fldChar w:fldCharType="begin">
              <w:fldData xml:space="preserve">PEVuZE5vdGU+PENpdGU+PEF1dGhvcj5Lbm93bGVzPC9BdXRob3I+PFllYXI+MjAwOTwvWWVhcj48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</w:fldData>
            </w:fldChar>
          </w:r>
          <w:r w:rsidDel="00805ABF">
            <w:rPr>
              <w:sz w:val="22"/>
              <w:szCs w:val="22"/>
              <w:lang w:val="en-US"/>
            </w:rPr>
            <w:delInstrText xml:space="preserve"> ADDIN EN.CITE </w:delInstrText>
          </w:r>
          <w:r w:rsidDel="00805ABF">
            <w:rPr>
              <w:sz w:val="22"/>
              <w:szCs w:val="22"/>
              <w:lang w:val="en-US"/>
            </w:rPr>
            <w:fldChar w:fldCharType="begin">
              <w:fldData xml:space="preserve">PEVuZE5vdGU+PENpdGU+PEF1dGhvcj5Lbm93bGVzPC9BdXRob3I+PFllYXI+MjAwOTwvWWVhcj48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</w:fldData>
            </w:fldChar>
          </w:r>
          <w:r w:rsidDel="00805ABF">
            <w:rPr>
              <w:sz w:val="22"/>
              <w:szCs w:val="22"/>
              <w:lang w:val="en-US"/>
            </w:rPr>
            <w:delInstrText xml:space="preserve"> ADDIN EN.CITE.DATA </w:delInstrText>
          </w:r>
        </w:del>
      </w:moveFrom>
      <w:del w:id="416" w:author="Vincent Béringue" w:date="2017-11-06T23:04:00Z">
        <w:r w:rsidDel="00805ABF">
          <w:rPr>
            <w:sz w:val="22"/>
            <w:szCs w:val="22"/>
            <w:lang w:val="en-US"/>
          </w:rPr>
        </w:r>
      </w:del>
      <w:moveFrom w:id="417" w:author="Vincent Béringue" w:date="2017-11-06T23:04:00Z">
        <w:del w:id="418" w:author="Human Rezaei" w:date="2017-11-07T21:08:00Z">
          <w:r w:rsidDel="00805ABF">
            <w:rPr>
              <w:sz w:val="22"/>
              <w:szCs w:val="22"/>
              <w:lang w:val="en-US"/>
            </w:rPr>
            <w:fldChar w:fldCharType="end"/>
          </w:r>
        </w:del>
      </w:moveFrom>
      <w:del w:id="419" w:author="Vincent Béringue" w:date="2017-11-06T23:04:00Z">
        <w:r w:rsidDel="00805ABF">
          <w:rPr>
            <w:sz w:val="22"/>
            <w:szCs w:val="22"/>
            <w:lang w:val="en-US"/>
          </w:rPr>
        </w:r>
      </w:del>
      <w:moveFrom w:id="420" w:author="Vincent Béringue" w:date="2017-11-06T23:04:00Z">
        <w:del w:id="421" w:author="Human Rezaei" w:date="2017-11-07T21:08:00Z">
          <w:r w:rsidDel="00805ABF">
            <w:rPr>
              <w:sz w:val="22"/>
              <w:szCs w:val="22"/>
              <w:lang w:val="en-US"/>
            </w:rPr>
            <w:fldChar w:fldCharType="separate"/>
          </w:r>
          <w:r w:rsidDel="00805ABF">
            <w:rPr>
              <w:noProof/>
              <w:sz w:val="22"/>
              <w:szCs w:val="22"/>
              <w:lang w:val="en-US"/>
            </w:rPr>
            <w:delText>(</w:delText>
          </w:r>
          <w:r w:rsidRPr="00E4770C" w:rsidDel="00805ABF">
            <w:rPr>
              <w:i/>
              <w:noProof/>
              <w:sz w:val="22"/>
              <w:szCs w:val="22"/>
              <w:lang w:val="en-US"/>
            </w:rPr>
            <w:delText>74-76</w:delText>
          </w:r>
          <w:r w:rsidDel="00805ABF">
            <w:rPr>
              <w:noProof/>
              <w:sz w:val="22"/>
              <w:szCs w:val="22"/>
              <w:lang w:val="en-US"/>
            </w:rPr>
            <w:delText>)</w:delText>
          </w:r>
          <w:r w:rsidDel="00805ABF">
            <w:rPr>
              <w:sz w:val="22"/>
              <w:szCs w:val="22"/>
              <w:lang w:val="en-US"/>
            </w:rPr>
            <w:fldChar w:fldCharType="end"/>
          </w:r>
          <w:r w:rsidDel="00805ABF">
            <w:rPr>
              <w:sz w:val="22"/>
              <w:szCs w:val="22"/>
              <w:lang w:val="en-US"/>
            </w:rPr>
            <w:delText>.</w:delText>
          </w:r>
        </w:del>
      </w:moveFrom>
    </w:p>
    <w:p w14:paraId="2363413D" w14:textId="77777777" w:rsidR="00D53667" w:rsidDel="00805ABF" w:rsidRDefault="00D53667" w:rsidP="00D53667">
      <w:pPr>
        <w:spacing w:before="60"/>
        <w:jc w:val="both"/>
        <w:rPr>
          <w:del w:id="422" w:author="Human Rezaei" w:date="2017-11-07T21:08:00Z"/>
          <w:sz w:val="22"/>
          <w:szCs w:val="22"/>
          <w:lang w:val="en-US"/>
        </w:rPr>
      </w:pPr>
      <w:moveFromRangeStart w:id="423" w:author="Vincent Béringue" w:date="2017-11-06T22:58:00Z" w:name="move497772423"/>
      <w:moveFromRangeEnd w:id="413"/>
      <w:moveFrom w:id="424" w:author="Vincent Béringue" w:date="2017-11-06T22:58:00Z">
        <w:del w:id="425" w:author="Human Rezaei" w:date="2017-11-07T21:08:00Z">
          <w:r w:rsidDel="00805ABF">
            <w:rPr>
              <w:sz w:val="22"/>
              <w:szCs w:val="22"/>
              <w:lang w:val="en-US"/>
            </w:rPr>
            <w:delText xml:space="preserve">The mechanisms observed may be generic, that is independent of the size of the subassemblies with the highest specific templating activity in the inoculum, - </w:delText>
          </w:r>
          <w:r w:rsidRPr="00F35EE7" w:rsidDel="00805ABF">
            <w:rPr>
              <w:sz w:val="22"/>
              <w:szCs w:val="22"/>
              <w:lang w:val="en-US"/>
            </w:rPr>
            <w:delText xml:space="preserve">a critical issue as the initial data were obtained with prions with most of the biological and templating activity carried by small oligomers </w:delText>
          </w:r>
          <w:r w:rsidDel="00805ABF">
            <w:rPr>
              <w:sz w:val="22"/>
              <w:szCs w:val="22"/>
              <w:lang w:val="en-US"/>
            </w:rPr>
            <w:fldChar w:fldCharType="begin"/>
          </w:r>
          <w:r w:rsidDel="00805ABF">
            <w:rPr>
              <w:sz w:val="22"/>
              <w:szCs w:val="22"/>
              <w:lang w:val="en-US"/>
            </w:rPr>
            <w:delInstrText xml:space="preserve"> ADDIN EN.CITE &lt;EndNote&gt;&lt;Cite&gt;&lt;Author&gt;Laferriere&lt;/Author&gt;&lt;Year&gt;2013&lt;/Year&gt;&lt;RecNum&gt;4&lt;/RecNum&gt;&lt;DisplayText&gt;(&lt;style face="italic"&gt;24&lt;/style&gt;)&lt;/DisplayText&gt;&lt;record&gt;&lt;rec-number&gt;4&lt;/rec-number&gt;&lt;foreign-keys&gt;&lt;key app="EN" db-id="5zdsfz0smsxed6erdv2xeff0f2x5eavzw05v" timestamp="1480601946"&gt;4&lt;/key&gt;&lt;/foreign-keys&gt;&lt;ref-type name="Journal Article"&gt;17&lt;/ref-type&gt;&lt;contributors&gt;&lt;authors&gt;&lt;author&gt;Laferriere, F.&lt;/author&gt;&lt;author&gt;Tixador, P.&lt;/author&gt;&lt;author&gt;Moudjou, M.&lt;/author&gt;&lt;author&gt;Chapuis, J.&lt;/author&gt;&lt;author&gt;Sibille, P.&lt;/author&gt;&lt;author&gt;Herzog, L.&lt;/author&gt;&lt;author&gt;Reine, F.&lt;/author&gt;&lt;author&gt;Jaumain, E.&lt;/author&gt;&lt;author&gt;Laude, H.&lt;/author&gt;&lt;author&gt;Rezaei, H.&lt;/author&gt;&lt;author&gt;Beringue, V.&lt;/author&gt;&lt;/authors&gt;&lt;/contributors&gt;&lt;auth-address&gt;INRA (Institut National de la Recherche Agronomique), UR892, Virologie Immunologie Moleculaires, Jouy-en-Josas, France.&lt;/auth-address&gt;&lt;titles&gt;&lt;title&gt;Quaternary structure of pathological prion protein as a determining factor of strain-specific prion replication dynamics&lt;/title&gt;&lt;secondary-title&gt;PLoS Pathog&lt;/secondary-title&gt;&lt;/titles&gt;&lt;periodical&gt;&lt;full-title&gt;PLoS Pathog&lt;/full-title&gt;&lt;/periodical&gt;&lt;pages&gt;e1003702&lt;/pages&gt;&lt;volume&gt;9&lt;/volume&gt;&lt;number&gt;10&lt;/number&gt;&lt;edition&gt;2013/10/17&lt;/edition&gt;&lt;dates&gt;&lt;year&gt;2013&lt;/year&gt;&lt;pub-dates&gt;&lt;date&gt;Oct&lt;/date&gt;&lt;/pub-dates&gt;&lt;/dates&gt;&lt;isbn&gt;1553-7374 (Electronic)&amp;#xD;1553-7366 (Linking)&lt;/isbn&gt;&lt;accession-num&gt;24130496&lt;/accession-num&gt;&lt;urls&gt;&lt;related-urls&gt;&lt;url&gt;http://www.ncbi.nlm.nih.gov/entrez/query.fcgi?cmd=Retrieve&amp;amp;db=PubMed&amp;amp;dopt=Citation&amp;amp;list_uids=24130496&lt;/url&gt;&lt;/related-urls&gt;&lt;/urls&gt;&lt;custom2&gt;3795044&lt;/custom2&gt;&lt;electronic-resource-num&gt;10.1371/journal.ppat.1003702&amp;#xD;PPATHOGENS-D-13-00529 [pii]&lt;/electronic-resource-num&gt;&lt;research-notes&gt;SIT&lt;/research-notes&gt;&lt;language&gt;eng&lt;/language&gt;&lt;/record&gt;&lt;/Cite&gt;&lt;/EndNote&gt;</w:delInstrText>
          </w:r>
          <w:r w:rsidDel="00805ABF">
            <w:rPr>
              <w:sz w:val="22"/>
              <w:szCs w:val="22"/>
              <w:lang w:val="en-US"/>
            </w:rPr>
            <w:fldChar w:fldCharType="separate"/>
          </w:r>
          <w:r w:rsidDel="00805ABF">
            <w:rPr>
              <w:noProof/>
              <w:sz w:val="22"/>
              <w:szCs w:val="22"/>
              <w:lang w:val="en-US"/>
            </w:rPr>
            <w:delText>(</w:delText>
          </w:r>
          <w:r w:rsidRPr="00B841F6" w:rsidDel="00805ABF">
            <w:rPr>
              <w:i/>
              <w:noProof/>
              <w:sz w:val="22"/>
              <w:szCs w:val="22"/>
              <w:lang w:val="en-US"/>
            </w:rPr>
            <w:delText>24</w:delText>
          </w:r>
          <w:r w:rsidDel="00805ABF">
            <w:rPr>
              <w:noProof/>
              <w:sz w:val="22"/>
              <w:szCs w:val="22"/>
              <w:lang w:val="en-US"/>
            </w:rPr>
            <w:delText>)</w:delText>
          </w:r>
          <w:r w:rsidDel="00805ABF">
            <w:rPr>
              <w:sz w:val="22"/>
              <w:szCs w:val="22"/>
              <w:lang w:val="en-US"/>
            </w:rPr>
            <w:fldChar w:fldCharType="end"/>
          </w:r>
          <w:r w:rsidDel="00805ABF">
            <w:rPr>
              <w:sz w:val="22"/>
              <w:szCs w:val="22"/>
              <w:lang w:val="en-US"/>
            </w:rPr>
            <w:delText xml:space="preserve"> -: i) </w:delText>
          </w:r>
          <w:r w:rsidRPr="00F35EE7" w:rsidDel="00805ABF">
            <w:rPr>
              <w:sz w:val="22"/>
              <w:szCs w:val="22"/>
              <w:lang w:val="en-US"/>
            </w:rPr>
            <w:delText xml:space="preserve">large scale dilutions </w:delText>
          </w:r>
          <w:r w:rsidDel="00805ABF">
            <w:rPr>
              <w:sz w:val="22"/>
              <w:szCs w:val="22"/>
              <w:lang w:val="en-US"/>
            </w:rPr>
            <w:delText xml:space="preserve">of the PMCA seeds to </w:delText>
          </w:r>
          <w:r w:rsidRPr="00F35EE7" w:rsidDel="00805ABF">
            <w:rPr>
              <w:sz w:val="22"/>
              <w:szCs w:val="22"/>
              <w:lang w:val="en-US"/>
            </w:rPr>
            <w:delText>selectively eliminate certain subpopulations of assemblies</w:delText>
          </w:r>
          <w:r w:rsidDel="00805ABF">
            <w:rPr>
              <w:sz w:val="22"/>
              <w:szCs w:val="22"/>
              <w:lang w:val="en-US"/>
            </w:rPr>
            <w:delText xml:space="preserve"> did not affect the PMCA </w:delText>
          </w:r>
          <w:r w:rsidRPr="00F35EE7" w:rsidDel="00805ABF">
            <w:rPr>
              <w:sz w:val="22"/>
              <w:szCs w:val="22"/>
              <w:lang w:val="en-US"/>
            </w:rPr>
            <w:delText>sedimentograms</w:delText>
          </w:r>
          <w:r w:rsidDel="00805ABF">
            <w:rPr>
              <w:sz w:val="22"/>
              <w:szCs w:val="22"/>
              <w:lang w:val="en-US"/>
            </w:rPr>
            <w:delText xml:space="preserve">; ii) </w:delText>
          </w:r>
          <w:r w:rsidRPr="00F35EE7" w:rsidDel="00805ABF">
            <w:rPr>
              <w:sz w:val="22"/>
              <w:szCs w:val="22"/>
              <w:lang w:val="en-US"/>
            </w:rPr>
            <w:delText>PMCA sedimentograms from prion strains with larger size assemblies as most active template (e.g. vCJD in human PrP mice)</w:delText>
          </w:r>
          <w:r w:rsidDel="00805ABF">
            <w:rPr>
              <w:sz w:val="22"/>
              <w:szCs w:val="22"/>
              <w:lang w:val="en-US"/>
            </w:rPr>
            <w:delText xml:space="preserve"> or with specific infectivity independent of size were also strongly enriched in small assemblies </w:delText>
          </w:r>
          <w:r w:rsidRPr="00F35EE7" w:rsidDel="00805ABF">
            <w:rPr>
              <w:sz w:val="22"/>
              <w:szCs w:val="22"/>
              <w:lang w:val="en-US"/>
            </w:rPr>
            <w:delText>(</w:delText>
          </w:r>
          <w:r w:rsidRPr="00B2176C" w:rsidDel="00805ABF">
            <w:rPr>
              <w:color w:val="00B0F0"/>
              <w:sz w:val="22"/>
              <w:szCs w:val="22"/>
              <w:lang w:val="en-US"/>
            </w:rPr>
            <w:delText>Preliminary Fig</w:delText>
          </w:r>
          <w:r w:rsidDel="00805ABF">
            <w:rPr>
              <w:color w:val="00B0F0"/>
              <w:sz w:val="22"/>
              <w:szCs w:val="22"/>
              <w:lang w:val="en-US"/>
            </w:rPr>
            <w:delText>.</w:delText>
          </w:r>
          <w:r w:rsidDel="00805ABF">
            <w:rPr>
              <w:sz w:val="22"/>
              <w:szCs w:val="22"/>
              <w:lang w:val="en-US"/>
            </w:rPr>
            <w:delText xml:space="preserve">). </w:delText>
          </w:r>
        </w:del>
      </w:moveFrom>
    </w:p>
    <w:moveFromRangeEnd w:id="423"/>
    <w:p w14:paraId="31CA795C" w14:textId="77777777" w:rsidR="00D53667" w:rsidRDefault="00D53667" w:rsidP="00D53667">
      <w:pPr>
        <w:spacing w:before="60"/>
        <w:jc w:val="both"/>
        <w:rPr>
          <w:sz w:val="22"/>
          <w:szCs w:val="22"/>
          <w:lang w:val="en-US"/>
        </w:rPr>
      </w:pPr>
      <w:del w:id="426" w:author="Human Rezaei" w:date="2017-11-07T21:08:00Z">
        <w:r w:rsidDel="00805ABF">
          <w:rPr>
            <w:sz w:val="22"/>
            <w:szCs w:val="22"/>
            <w:lang w:val="en-US"/>
          </w:rPr>
          <w:delText xml:space="preserve">Given these preliminary data, our preferred hypothesis is that the initial step of prion replication in PMCA reactions involves a displacement of the </w:delText>
        </w:r>
        <m:oMath>
          <m:sSup>
            <m:sSupPr>
              <m:ctrlPr>
                <w:rPr>
                  <w:rFonts w:ascii="Cambria Math" w:hAnsi="Cambria Math"/>
                  <w:i/>
                  <w:sz w:val="22"/>
                  <w:szCs w:val="22"/>
                  <w:lang w:val="en-US"/>
                </w:rPr>
              </m:ctrlPr>
            </m:sSupPr>
            <m:e>
              <m:r>
                <w:rPr>
                  <w:rFonts w:ascii="Cambria Math" w:hAnsi="Cambria Math"/>
                  <w:sz w:val="22"/>
                  <w:szCs w:val="22"/>
                  <w:lang w:val="en-US"/>
                </w:rPr>
                <m:t>PrP</m:t>
              </m:r>
            </m:e>
            <m:sup>
              <m:r>
                <w:rPr>
                  <w:rFonts w:ascii="Cambria Math" w:hAnsi="Cambria Math"/>
                  <w:sz w:val="22"/>
                  <w:szCs w:val="22"/>
                  <w:lang w:val="en-US"/>
                </w:rPr>
                <m:t>Sc</m:t>
              </m:r>
            </m:sup>
          </m:sSup>
          <m:r>
            <w:rPr>
              <w:rFonts w:ascii="Cambria Math" w:hAnsi="Cambria Math"/>
              <w:sz w:val="22"/>
              <w:szCs w:val="22"/>
              <w:lang w:val="en-US"/>
            </w:rPr>
            <m:t>⇋SuPrP</m:t>
          </m:r>
        </m:oMath>
        <w:r w:rsidDel="00805ABF">
          <w:rPr>
            <w:sz w:val="22"/>
            <w:szCs w:val="22"/>
            <w:lang w:val="en-US"/>
          </w:rPr>
          <w:delText xml:space="preserve"> equilibrium toward the formation of suPrP and preferential polymerization of small pA</w:delText>
        </w:r>
        <w:r w:rsidRPr="00961909" w:rsidDel="00805ABF">
          <w:rPr>
            <w:sz w:val="22"/>
            <w:szCs w:val="22"/>
            <w:vertAlign w:val="subscript"/>
            <w:lang w:val="en-US"/>
            <w:rPrChange w:id="427" w:author="Vincent Béringue" w:date="2017-11-06T22:52:00Z">
              <w:rPr>
                <w:sz w:val="22"/>
                <w:szCs w:val="22"/>
                <w:vertAlign w:val="superscript"/>
                <w:lang w:val="en-US"/>
              </w:rPr>
            </w:rPrChange>
          </w:rPr>
          <w:delText>1</w:delText>
        </w:r>
        <w:r w:rsidDel="00805ABF">
          <w:rPr>
            <w:sz w:val="22"/>
            <w:szCs w:val="22"/>
            <w:lang w:val="en-US"/>
          </w:rPr>
          <w:delText xml:space="preserve"> assemblies equivalent to </w:delText>
        </w:r>
        <w:r w:rsidDel="00805ABF">
          <w:rPr>
            <w:sz w:val="22"/>
            <w:szCs w:val="22"/>
            <w:lang w:val="en-US"/>
          </w:rPr>
          <w:sym w:font="Symbol" w:char="F07E"/>
        </w:r>
        <w:r w:rsidDel="00805ABF">
          <w:rPr>
            <w:sz w:val="22"/>
            <w:szCs w:val="22"/>
            <w:lang w:val="en-US"/>
          </w:rPr>
          <w:delText>2 suPrP due to recurrent sonication. The first objective of this subtask is to comfort such hypothesis experimentally.</w:delText>
        </w:r>
        <w:r w:rsidRPr="000D29B3" w:rsidDel="00805ABF">
          <w:rPr>
            <w:sz w:val="22"/>
            <w:szCs w:val="22"/>
            <w:lang w:val="en-US"/>
          </w:rPr>
          <w:delText xml:space="preserve"> </w:delText>
        </w:r>
        <w:r w:rsidDel="00805ABF">
          <w:rPr>
            <w:sz w:val="22"/>
            <w:szCs w:val="22"/>
            <w:lang w:val="en-US"/>
          </w:rPr>
          <w:delText xml:space="preserve">The second objective is to understand the </w:delText>
        </w:r>
        <w:r w:rsidRPr="007A1116" w:rsidDel="00805ABF">
          <w:rPr>
            <w:color w:val="000000" w:themeColor="text1"/>
            <w:sz w:val="22"/>
            <w:szCs w:val="22"/>
            <w:lang w:val="en-US"/>
          </w:rPr>
          <w:delText xml:space="preserve">precise interactions between the small-sized </w:delText>
        </w:r>
        <w:r w:rsidDel="00805ABF">
          <w:rPr>
            <w:color w:val="000000" w:themeColor="text1"/>
            <w:sz w:val="22"/>
            <w:szCs w:val="22"/>
            <w:lang w:val="en-US"/>
          </w:rPr>
          <w:delText>(pA</w:delText>
        </w:r>
        <w:r w:rsidRPr="00F30C6D" w:rsidDel="00805ABF">
          <w:rPr>
            <w:color w:val="000000" w:themeColor="text1"/>
            <w:sz w:val="22"/>
            <w:szCs w:val="22"/>
            <w:vertAlign w:val="subscript"/>
            <w:lang w:val="en-US"/>
          </w:rPr>
          <w:delText>1</w:delText>
        </w:r>
        <w:r w:rsidDel="00805ABF">
          <w:rPr>
            <w:color w:val="000000" w:themeColor="text1"/>
            <w:sz w:val="22"/>
            <w:szCs w:val="22"/>
            <w:lang w:val="en-US"/>
          </w:rPr>
          <w:delText xml:space="preserve">) </w:delText>
        </w:r>
        <w:r w:rsidRPr="007A1116" w:rsidDel="00805ABF">
          <w:rPr>
            <w:color w:val="000000" w:themeColor="text1"/>
            <w:sz w:val="22"/>
            <w:szCs w:val="22"/>
            <w:lang w:val="en-US"/>
          </w:rPr>
          <w:delText>and larger sized assemblies</w:delText>
        </w:r>
        <w:r w:rsidDel="00805ABF">
          <w:rPr>
            <w:color w:val="000000" w:themeColor="text1"/>
            <w:sz w:val="22"/>
            <w:szCs w:val="22"/>
            <w:lang w:val="en-US"/>
          </w:rPr>
          <w:delText xml:space="preserve"> (pA</w:delText>
        </w:r>
        <w:r w:rsidRPr="00F30C6D" w:rsidDel="00805ABF">
          <w:rPr>
            <w:color w:val="000000" w:themeColor="text1"/>
            <w:sz w:val="22"/>
            <w:szCs w:val="22"/>
            <w:vertAlign w:val="subscript"/>
            <w:lang w:val="en-US"/>
          </w:rPr>
          <w:delText>2</w:delText>
        </w:r>
        <w:r w:rsidDel="00805ABF">
          <w:rPr>
            <w:color w:val="000000" w:themeColor="text1"/>
            <w:sz w:val="22"/>
            <w:szCs w:val="22"/>
            <w:lang w:val="en-US"/>
          </w:rPr>
          <w:delText>), so as to re</w:delText>
        </w:r>
        <w:r w:rsidDel="00805ABF">
          <w:rPr>
            <w:sz w:val="22"/>
            <w:szCs w:val="22"/>
            <w:lang w:val="en-US"/>
          </w:rPr>
          <w:delText>fine the dynamic process at work during PMCA reaction, in particular distinguish between condensation vs. elongation and disassembling vs. fragmentation.</w:delText>
        </w:r>
      </w:del>
    </w:p>
    <w:p w14:paraId="3F9E7ABD" w14:textId="77777777" w:rsidR="00D53667" w:rsidRDefault="00D53667" w:rsidP="00D53667">
      <w:pPr>
        <w:spacing w:before="60"/>
        <w:jc w:val="both"/>
        <w:rPr>
          <w:ins w:id="428" w:author="Human Rezaei" w:date="2017-11-07T21:10:00Z"/>
          <w:sz w:val="22"/>
          <w:szCs w:val="22"/>
          <w:lang w:val="en-US"/>
        </w:rPr>
      </w:pPr>
      <w:r w:rsidRPr="007601F4">
        <w:rPr>
          <w:color w:val="000000" w:themeColor="text1"/>
          <w:sz w:val="22"/>
          <w:szCs w:val="22"/>
          <w:lang w:val="en-US"/>
        </w:rPr>
        <w:t xml:space="preserve"> </w:t>
      </w:r>
      <w:r w:rsidRPr="00075B31">
        <w:rPr>
          <w:b/>
          <w:sz w:val="22"/>
          <w:szCs w:val="22"/>
          <w:lang w:val="en-US"/>
        </w:rPr>
        <w:t>Methodology.</w:t>
      </w:r>
      <w:r>
        <w:rPr>
          <w:sz w:val="22"/>
          <w:szCs w:val="22"/>
          <w:lang w:val="en-US"/>
        </w:rPr>
        <w:t xml:space="preserve"> </w:t>
      </w:r>
      <w:ins w:id="429" w:author="Human Rezaei" w:date="2017-11-07T21:10:00Z">
        <w:r>
          <w:rPr>
            <w:sz w:val="22"/>
            <w:szCs w:val="22"/>
            <w:lang w:val="en-US"/>
          </w:rPr>
          <w:t xml:space="preserve">The methodology here is </w:t>
        </w:r>
      </w:ins>
      <w:del w:id="430" w:author="Human Rezaei" w:date="2017-11-07T21:10:00Z">
        <w:r w:rsidDel="00805ABF">
          <w:rPr>
            <w:sz w:val="22"/>
            <w:szCs w:val="22"/>
            <w:lang w:val="en-US"/>
          </w:rPr>
          <w:delText xml:space="preserve"> </w:delText>
        </w:r>
      </w:del>
    </w:p>
    <w:p w14:paraId="3DD786F7" w14:textId="77777777" w:rsidR="00D53667" w:rsidRPr="002350B7" w:rsidRDefault="00D53667" w:rsidP="00D53667">
      <w:pPr>
        <w:spacing w:before="60"/>
        <w:jc w:val="both"/>
        <w:rPr>
          <w:ins w:id="431" w:author="Vincent Béringue" w:date="2017-11-06T22:55:00Z"/>
          <w:strike/>
          <w:sz w:val="22"/>
          <w:szCs w:val="22"/>
          <w:lang w:val="en-US"/>
          <w:rPrChange w:id="432" w:author="Human Rezaei" w:date="2017-11-08T05:41:00Z">
            <w:rPr>
              <w:ins w:id="433" w:author="Vincent Béringue" w:date="2017-11-06T22:55:00Z"/>
              <w:sz w:val="22"/>
              <w:szCs w:val="22"/>
              <w:lang w:val="en-US"/>
            </w:rPr>
          </w:rPrChange>
        </w:rPr>
      </w:pPr>
      <w:r>
        <w:rPr>
          <w:sz w:val="22"/>
          <w:szCs w:val="22"/>
          <w:lang w:val="en-US"/>
        </w:rPr>
        <w:t xml:space="preserve">First, the size of </w:t>
      </w:r>
      <w:r w:rsidRPr="002350B7">
        <w:rPr>
          <w:sz w:val="22"/>
          <w:szCs w:val="22"/>
          <w:lang w:val="en-US"/>
        </w:rPr>
        <w:t>the</w:t>
      </w:r>
      <w:r>
        <w:rPr>
          <w:sz w:val="22"/>
          <w:szCs w:val="22"/>
          <w:lang w:val="en-US"/>
        </w:rPr>
        <w:t xml:space="preserve"> </w:t>
      </w:r>
      <w:ins w:id="434" w:author="Human Rezaei" w:date="2017-11-08T05:36:00Z">
        <w:r>
          <w:rPr>
            <w:sz w:val="22"/>
            <w:szCs w:val="22"/>
            <w:lang w:val="en-US"/>
          </w:rPr>
          <w:t>SS1</w:t>
        </w:r>
      </w:ins>
      <w:del w:id="435" w:author="Human Rezaei" w:date="2017-11-08T05:36:00Z">
        <w:r w:rsidDel="00B94C64">
          <w:rPr>
            <w:sz w:val="22"/>
            <w:szCs w:val="22"/>
            <w:lang w:val="en-US"/>
          </w:rPr>
          <w:delText>pA</w:delText>
        </w:r>
        <w:r w:rsidRPr="000D29B3" w:rsidDel="00B94C64">
          <w:rPr>
            <w:sz w:val="22"/>
            <w:szCs w:val="22"/>
            <w:vertAlign w:val="subscript"/>
            <w:lang w:val="en-US"/>
          </w:rPr>
          <w:delText>1</w:delText>
        </w:r>
      </w:del>
      <w:r>
        <w:rPr>
          <w:sz w:val="22"/>
          <w:szCs w:val="22"/>
          <w:lang w:val="en-US"/>
        </w:rPr>
        <w:t xml:space="preserve"> and</w:t>
      </w:r>
      <w:del w:id="436" w:author="Human Rezaei" w:date="2017-11-08T05:36:00Z">
        <w:r w:rsidDel="00B94C64">
          <w:rPr>
            <w:sz w:val="22"/>
            <w:szCs w:val="22"/>
            <w:lang w:val="en-US"/>
          </w:rPr>
          <w:delText xml:space="preserve"> pA</w:delText>
        </w:r>
        <w:r w:rsidRPr="000D29B3" w:rsidDel="00B94C64">
          <w:rPr>
            <w:sz w:val="22"/>
            <w:szCs w:val="22"/>
            <w:vertAlign w:val="subscript"/>
            <w:lang w:val="en-US"/>
          </w:rPr>
          <w:delText>2</w:delText>
        </w:r>
        <w:r w:rsidDel="00B94C64">
          <w:rPr>
            <w:sz w:val="22"/>
            <w:szCs w:val="22"/>
            <w:lang w:val="en-US"/>
          </w:rPr>
          <w:delText xml:space="preserve"> </w:delText>
        </w:r>
      </w:del>
      <w:ins w:id="437" w:author="Human Rezaei" w:date="2017-11-08T05:36:00Z">
        <w:r>
          <w:rPr>
            <w:sz w:val="22"/>
            <w:szCs w:val="22"/>
            <w:lang w:val="en-US"/>
          </w:rPr>
          <w:t xml:space="preserve"> SS2 </w:t>
        </w:r>
      </w:ins>
      <w:r>
        <w:rPr>
          <w:sz w:val="22"/>
          <w:szCs w:val="22"/>
          <w:lang w:val="en-US"/>
        </w:rPr>
        <w:t xml:space="preserve">PMCA products (from different strains with diverse size for the fittest assemblies) will be precisely determined by a combination of techniques including SV, size exclusion chromatography, and </w:t>
      </w:r>
      <w:r w:rsidRPr="00E40BB4">
        <w:rPr>
          <w:sz w:val="22"/>
          <w:szCs w:val="22"/>
          <w:lang w:val="en-US"/>
        </w:rPr>
        <w:t>Asymmetric Flow Field-Flow Fractionation (AF4)</w:t>
      </w:r>
      <w:r>
        <w:rPr>
          <w:sz w:val="22"/>
          <w:szCs w:val="22"/>
          <w:lang w:val="en-US"/>
        </w:rPr>
        <w:t xml:space="preserve"> coupled with multi-angle light scattering. Second, the morphology </w:t>
      </w:r>
      <w:r w:rsidRPr="00F35EE7">
        <w:rPr>
          <w:sz w:val="22"/>
          <w:szCs w:val="22"/>
          <w:lang w:val="en-US"/>
        </w:rPr>
        <w:t>and the conformational heterogeneity of the replication products</w:t>
      </w:r>
      <w:r>
        <w:rPr>
          <w:sz w:val="22"/>
          <w:szCs w:val="22"/>
          <w:lang w:val="en-US"/>
        </w:rPr>
        <w:t xml:space="preserve"> will be examined as in task </w:t>
      </w:r>
      <w:r w:rsidRPr="00280237">
        <w:rPr>
          <w:sz w:val="22"/>
          <w:szCs w:val="22"/>
          <w:lang w:val="en-US"/>
        </w:rPr>
        <w:t>1.2</w:t>
      </w:r>
      <w:r>
        <w:rPr>
          <w:sz w:val="22"/>
          <w:szCs w:val="22"/>
          <w:lang w:val="en-US"/>
        </w:rPr>
        <w:t>.1</w:t>
      </w:r>
      <w:r w:rsidRPr="00F35EE7">
        <w:rPr>
          <w:sz w:val="22"/>
          <w:szCs w:val="22"/>
          <w:lang w:val="en-US"/>
        </w:rPr>
        <w:t xml:space="preserve">. </w:t>
      </w:r>
      <w:r>
        <w:rPr>
          <w:bCs/>
          <w:sz w:val="22"/>
          <w:szCs w:val="22"/>
          <w:lang w:val="en-US"/>
        </w:rPr>
        <w:t xml:space="preserve">A major advantage of the PMCA is that this technique allows endless production of infectious material amenable to a high degree of purity. </w:t>
      </w:r>
      <w:r>
        <w:rPr>
          <w:sz w:val="22"/>
          <w:szCs w:val="22"/>
          <w:lang w:val="en-US"/>
        </w:rPr>
        <w:t xml:space="preserve">Third, we will address the </w:t>
      </w:r>
      <w:r w:rsidRPr="00F35EE7">
        <w:rPr>
          <w:sz w:val="22"/>
          <w:szCs w:val="22"/>
          <w:lang w:val="en-US"/>
        </w:rPr>
        <w:t>effects of unfolding and refolding approaches couple</w:t>
      </w:r>
      <w:r>
        <w:rPr>
          <w:sz w:val="22"/>
          <w:szCs w:val="22"/>
          <w:lang w:val="en-US"/>
        </w:rPr>
        <w:t>d to size distribution analyses to make the link with SuPrP</w:t>
      </w:r>
      <w:ins w:id="438" w:author="Human Rezaei" w:date="2017-11-08T05:37:00Z">
        <w:r>
          <w:rPr>
            <w:sz w:val="22"/>
            <w:szCs w:val="22"/>
            <w:lang w:val="en-US"/>
          </w:rPr>
          <w:t xml:space="preserve"> for each subassemblies</w:t>
        </w:r>
      </w:ins>
      <w:r>
        <w:rPr>
          <w:sz w:val="22"/>
          <w:szCs w:val="22"/>
          <w:lang w:val="en-US"/>
        </w:rPr>
        <w:t>. Fourth, based on our expertise in analyzing by static light scattering the evolution of prion polymerization with purified material (</w:t>
      </w:r>
      <w:r w:rsidRPr="0027489C">
        <w:rPr>
          <w:sz w:val="22"/>
          <w:szCs w:val="22"/>
          <w:highlight w:val="yellow"/>
          <w:lang w:val="en-US"/>
        </w:rPr>
        <w:t>ref and subtask</w:t>
      </w:r>
      <w:ins w:id="439" w:author="Human Rezaei" w:date="2017-11-08T05:38:00Z">
        <w:r>
          <w:rPr>
            <w:sz w:val="22"/>
            <w:szCs w:val="22"/>
            <w:highlight w:val="yellow"/>
            <w:lang w:val="en-US"/>
          </w:rPr>
          <w:t xml:space="preserve"> 1.3.2</w:t>
        </w:r>
      </w:ins>
      <w:del w:id="440" w:author="Human Rezaei" w:date="2017-11-08T05:38:00Z">
        <w:r w:rsidRPr="0027489C" w:rsidDel="001D2434">
          <w:rPr>
            <w:sz w:val="22"/>
            <w:szCs w:val="22"/>
            <w:highlight w:val="yellow"/>
            <w:lang w:val="en-US"/>
          </w:rPr>
          <w:delText xml:space="preserve"> xxx</w:delText>
        </w:r>
      </w:del>
      <w:r>
        <w:rPr>
          <w:sz w:val="22"/>
          <w:szCs w:val="22"/>
          <w:lang w:val="en-US"/>
        </w:rPr>
        <w:t>), we will put hard work on developing a real-time PMCA technology coupled with fractionation and/or detection of the formed assemblies, so as to trap the intermediate assemblies at work in PMCA. Developing this aspect is of key importance to quantitate the respective effects of sonication vs. incubation on PrP</w:t>
      </w:r>
      <w:r w:rsidRPr="003B08FF">
        <w:rPr>
          <w:sz w:val="22"/>
          <w:szCs w:val="22"/>
          <w:vertAlign w:val="superscript"/>
          <w:lang w:val="en-US"/>
        </w:rPr>
        <w:t>Sc</w:t>
      </w:r>
      <w:r w:rsidRPr="003B08FF">
        <w:rPr>
          <w:sz w:val="22"/>
          <w:szCs w:val="22"/>
          <w:lang w:val="en-US"/>
        </w:rPr>
        <w:t xml:space="preserve"> </w:t>
      </w:r>
      <w:r>
        <w:rPr>
          <w:sz w:val="22"/>
          <w:szCs w:val="22"/>
          <w:lang w:val="en-US"/>
        </w:rPr>
        <w:t xml:space="preserve">assembling. </w:t>
      </w:r>
      <w:r w:rsidRPr="00255F74">
        <w:rPr>
          <w:strike/>
          <w:sz w:val="22"/>
          <w:szCs w:val="22"/>
          <w:lang w:val="en-US"/>
          <w:rPrChange w:id="441" w:author="Human Rezaei" w:date="2017-11-08T05:39:00Z">
            <w:rPr>
              <w:sz w:val="22"/>
              <w:szCs w:val="22"/>
              <w:lang w:val="en-US"/>
            </w:rPr>
          </w:rPrChange>
        </w:rPr>
        <w:t>Five, kinetic</w:t>
      </w:r>
      <w:r w:rsidRPr="00255F74">
        <w:rPr>
          <w:b/>
          <w:strike/>
          <w:sz w:val="22"/>
          <w:szCs w:val="22"/>
          <w:lang w:val="en-US"/>
          <w:rPrChange w:id="442" w:author="Human Rezaei" w:date="2017-11-08T05:39:00Z">
            <w:rPr>
              <w:b/>
              <w:sz w:val="22"/>
              <w:szCs w:val="22"/>
              <w:lang w:val="en-US"/>
            </w:rPr>
          </w:rPrChange>
        </w:rPr>
        <w:t xml:space="preserve"> </w:t>
      </w:r>
      <w:r w:rsidRPr="00255F74">
        <w:rPr>
          <w:strike/>
          <w:sz w:val="22"/>
          <w:szCs w:val="22"/>
          <w:lang w:val="en-US"/>
          <w:rPrChange w:id="443" w:author="Human Rezaei" w:date="2017-11-08T05:39:00Z">
            <w:rPr>
              <w:sz w:val="22"/>
              <w:szCs w:val="22"/>
              <w:lang w:val="en-US"/>
            </w:rPr>
          </w:rPrChange>
        </w:rPr>
        <w:t>refinement with adjustments of duration of incubation vs. sonication and use of RT-PMCA (as above) will be performed to better follow the evolution of PrP</w:t>
      </w:r>
      <w:r w:rsidRPr="00255F74">
        <w:rPr>
          <w:strike/>
          <w:sz w:val="22"/>
          <w:szCs w:val="22"/>
          <w:vertAlign w:val="superscript"/>
          <w:lang w:val="en-US"/>
          <w:rPrChange w:id="444" w:author="Human Rezaei" w:date="2017-11-08T05:39:00Z">
            <w:rPr>
              <w:sz w:val="22"/>
              <w:szCs w:val="22"/>
              <w:vertAlign w:val="superscript"/>
              <w:lang w:val="en-US"/>
            </w:rPr>
          </w:rPrChange>
        </w:rPr>
        <w:t>Sc</w:t>
      </w:r>
      <w:r w:rsidRPr="00255F74">
        <w:rPr>
          <w:strike/>
          <w:sz w:val="22"/>
          <w:szCs w:val="22"/>
          <w:lang w:val="en-US"/>
          <w:rPrChange w:id="445" w:author="Human Rezaei" w:date="2017-11-08T05:39:00Z">
            <w:rPr>
              <w:sz w:val="22"/>
              <w:szCs w:val="22"/>
              <w:lang w:val="en-US"/>
            </w:rPr>
          </w:rPrChange>
        </w:rPr>
        <w:t xml:space="preserve"> quaternary structure and the amount of PrP</w:t>
      </w:r>
      <w:r w:rsidRPr="00255F74">
        <w:rPr>
          <w:strike/>
          <w:sz w:val="22"/>
          <w:szCs w:val="22"/>
          <w:vertAlign w:val="superscript"/>
          <w:lang w:val="en-US"/>
          <w:rPrChange w:id="446" w:author="Human Rezaei" w:date="2017-11-08T05:39:00Z">
            <w:rPr>
              <w:sz w:val="22"/>
              <w:szCs w:val="22"/>
              <w:vertAlign w:val="superscript"/>
              <w:lang w:val="en-US"/>
            </w:rPr>
          </w:rPrChange>
        </w:rPr>
        <w:t>Sc</w:t>
      </w:r>
      <w:r w:rsidRPr="00255F74">
        <w:rPr>
          <w:strike/>
          <w:sz w:val="22"/>
          <w:szCs w:val="22"/>
          <w:lang w:val="en-US"/>
          <w:rPrChange w:id="447" w:author="Human Rezaei" w:date="2017-11-08T05:39:00Z">
            <w:rPr>
              <w:sz w:val="22"/>
              <w:szCs w:val="22"/>
              <w:lang w:val="en-US"/>
            </w:rPr>
          </w:rPrChange>
        </w:rPr>
        <w:t xml:space="preserve"> as a function of time within the 48h and after the PMCA reaction. This will define the respective contribution of sonication vs. incubation to the size of the assemblies generated.</w:t>
      </w:r>
      <w:r>
        <w:rPr>
          <w:sz w:val="22"/>
          <w:szCs w:val="22"/>
          <w:lang w:val="en-US"/>
        </w:rPr>
        <w:t xml:space="preserve"> </w:t>
      </w:r>
      <w:r w:rsidRPr="00F35EE7">
        <w:rPr>
          <w:sz w:val="22"/>
          <w:szCs w:val="22"/>
          <w:lang w:val="en-US"/>
        </w:rPr>
        <w:t>In parallel, the time-evolution of the specific biological/templating activity of the assemblies, in combination with their biochemical evolution (resistance to sonication, PK-resistance, etc.) will be addressed to decipher which types of arrangements and what type of evolution are at work</w:t>
      </w:r>
      <w:del w:id="448" w:author="Human Rezaei" w:date="2017-11-08T05:41:00Z">
        <w:r w:rsidRPr="00F35EE7" w:rsidDel="002350B7">
          <w:rPr>
            <w:sz w:val="22"/>
            <w:szCs w:val="22"/>
            <w:lang w:val="en-US"/>
          </w:rPr>
          <w:delText xml:space="preserve"> (disassembling / fragmentation)</w:delText>
        </w:r>
      </w:del>
      <w:r w:rsidRPr="00F35EE7">
        <w:rPr>
          <w:sz w:val="22"/>
          <w:szCs w:val="22"/>
          <w:lang w:val="en-US"/>
        </w:rPr>
        <w:t xml:space="preserve">. </w:t>
      </w:r>
      <w:ins w:id="449" w:author="Vincent Béringue" w:date="2017-11-06T22:52:00Z">
        <w:r w:rsidRPr="002350B7">
          <w:rPr>
            <w:strike/>
            <w:sz w:val="22"/>
            <w:szCs w:val="22"/>
            <w:lang w:val="en-US"/>
            <w:rPrChange w:id="450" w:author="Human Rezaei" w:date="2017-11-08T05:41:00Z">
              <w:rPr>
                <w:sz w:val="22"/>
                <w:szCs w:val="22"/>
                <w:lang w:val="en-US"/>
              </w:rPr>
            </w:rPrChange>
          </w:rPr>
          <w:t xml:space="preserve">Finally, we will leave the pA2 assemblies </w:t>
        </w:r>
      </w:ins>
      <w:ins w:id="451" w:author="Vincent Béringue" w:date="2017-11-06T22:53:00Z">
        <w:r w:rsidRPr="002350B7">
          <w:rPr>
            <w:strike/>
            <w:sz w:val="22"/>
            <w:szCs w:val="22"/>
            <w:lang w:val="en-US"/>
            <w:rPrChange w:id="452" w:author="Human Rezaei" w:date="2017-11-08T05:41:00Z">
              <w:rPr>
                <w:sz w:val="22"/>
                <w:szCs w:val="22"/>
                <w:lang w:val="en-US"/>
              </w:rPr>
            </w:rPrChange>
          </w:rPr>
          <w:t>maturate/</w:t>
        </w:r>
      </w:ins>
      <w:ins w:id="453" w:author="Vincent Béringue" w:date="2017-11-06T22:52:00Z">
        <w:r w:rsidRPr="002350B7">
          <w:rPr>
            <w:strike/>
            <w:sz w:val="22"/>
            <w:szCs w:val="22"/>
            <w:lang w:val="en-US"/>
            <w:rPrChange w:id="454" w:author="Human Rezaei" w:date="2017-11-08T05:41:00Z">
              <w:rPr>
                <w:sz w:val="22"/>
                <w:szCs w:val="22"/>
                <w:lang w:val="en-US"/>
              </w:rPr>
            </w:rPrChange>
          </w:rPr>
          <w:t xml:space="preserve">incubate even longer to examine whether </w:t>
        </w:r>
      </w:ins>
      <w:ins w:id="455" w:author="Vincent Béringue" w:date="2017-11-06T22:53:00Z">
        <w:r w:rsidRPr="002350B7">
          <w:rPr>
            <w:strike/>
            <w:sz w:val="22"/>
            <w:szCs w:val="22"/>
            <w:lang w:val="en-US"/>
            <w:rPrChange w:id="456" w:author="Human Rezaei" w:date="2017-11-08T05:41:00Z">
              <w:rPr>
                <w:sz w:val="22"/>
                <w:szCs w:val="22"/>
                <w:lang w:val="en-US"/>
              </w:rPr>
            </w:rPrChange>
          </w:rPr>
          <w:t xml:space="preserve">this </w:t>
        </w:r>
      </w:ins>
      <w:ins w:id="457" w:author="Vincent Béringue" w:date="2017-11-06T22:54:00Z">
        <w:r w:rsidRPr="002350B7">
          <w:rPr>
            <w:strike/>
            <w:sz w:val="22"/>
            <w:szCs w:val="22"/>
            <w:lang w:val="en-US"/>
            <w:rPrChange w:id="458" w:author="Human Rezaei" w:date="2017-11-08T05:41:00Z">
              <w:rPr>
                <w:sz w:val="22"/>
                <w:szCs w:val="22"/>
                <w:lang w:val="en-US"/>
              </w:rPr>
            </w:rPrChange>
          </w:rPr>
          <w:t>modifies</w:t>
        </w:r>
      </w:ins>
      <w:ins w:id="459" w:author="Vincent Béringue" w:date="2017-11-06T22:53:00Z">
        <w:r w:rsidRPr="002350B7">
          <w:rPr>
            <w:strike/>
            <w:sz w:val="22"/>
            <w:szCs w:val="22"/>
            <w:lang w:val="en-US"/>
            <w:rPrChange w:id="460" w:author="Human Rezaei" w:date="2017-11-08T05:41:00Z">
              <w:rPr>
                <w:sz w:val="22"/>
                <w:szCs w:val="22"/>
                <w:lang w:val="en-US"/>
              </w:rPr>
            </w:rPrChange>
          </w:rPr>
          <w:t xml:space="preserve"> the types and structure</w:t>
        </w:r>
      </w:ins>
      <w:ins w:id="461" w:author="Vincent Béringue" w:date="2017-11-06T22:54:00Z">
        <w:r w:rsidRPr="002350B7">
          <w:rPr>
            <w:strike/>
            <w:sz w:val="22"/>
            <w:szCs w:val="22"/>
            <w:lang w:val="en-US"/>
            <w:rPrChange w:id="462" w:author="Human Rezaei" w:date="2017-11-08T05:41:00Z">
              <w:rPr>
                <w:sz w:val="22"/>
                <w:szCs w:val="22"/>
                <w:lang w:val="en-US"/>
              </w:rPr>
            </w:rPrChange>
          </w:rPr>
          <w:t>s</w:t>
        </w:r>
      </w:ins>
      <w:ins w:id="463" w:author="Vincent Béringue" w:date="2017-11-06T22:53:00Z">
        <w:r w:rsidRPr="002350B7">
          <w:rPr>
            <w:strike/>
            <w:sz w:val="22"/>
            <w:szCs w:val="22"/>
            <w:lang w:val="en-US"/>
            <w:rPrChange w:id="464" w:author="Human Rezaei" w:date="2017-11-08T05:41:00Z">
              <w:rPr>
                <w:sz w:val="22"/>
                <w:szCs w:val="22"/>
                <w:lang w:val="en-US"/>
              </w:rPr>
            </w:rPrChange>
          </w:rPr>
          <w:t xml:space="preserve"> of PrP</w:t>
        </w:r>
        <w:r w:rsidRPr="002350B7">
          <w:rPr>
            <w:strike/>
            <w:sz w:val="22"/>
            <w:szCs w:val="22"/>
            <w:vertAlign w:val="superscript"/>
            <w:lang w:val="en-US"/>
            <w:rPrChange w:id="465" w:author="Human Rezaei" w:date="2017-11-08T05:41:00Z">
              <w:rPr>
                <w:sz w:val="22"/>
                <w:szCs w:val="22"/>
                <w:lang w:val="en-US"/>
              </w:rPr>
            </w:rPrChange>
          </w:rPr>
          <w:t>Sc</w:t>
        </w:r>
        <w:r w:rsidRPr="002350B7">
          <w:rPr>
            <w:strike/>
            <w:sz w:val="22"/>
            <w:szCs w:val="22"/>
            <w:lang w:val="en-US"/>
            <w:rPrChange w:id="466" w:author="Human Rezaei" w:date="2017-11-08T05:41:00Z">
              <w:rPr>
                <w:sz w:val="22"/>
                <w:szCs w:val="22"/>
                <w:lang w:val="en-US"/>
              </w:rPr>
            </w:rPrChange>
          </w:rPr>
          <w:t xml:space="preserve"> assemblies </w:t>
        </w:r>
      </w:ins>
      <w:ins w:id="467" w:author="Vincent Béringue" w:date="2017-11-06T22:54:00Z">
        <w:r w:rsidRPr="002350B7">
          <w:rPr>
            <w:strike/>
            <w:sz w:val="22"/>
            <w:szCs w:val="22"/>
            <w:lang w:val="en-US"/>
            <w:rPrChange w:id="468" w:author="Human Rezaei" w:date="2017-11-08T05:41:00Z">
              <w:rPr>
                <w:sz w:val="22"/>
                <w:szCs w:val="22"/>
                <w:lang w:val="en-US"/>
              </w:rPr>
            </w:rPrChange>
          </w:rPr>
          <w:t xml:space="preserve">in a network that would tend to that observed </w:t>
        </w:r>
      </w:ins>
      <w:ins w:id="469" w:author="Vincent Béringue" w:date="2017-11-06T22:55:00Z">
        <w:r w:rsidRPr="002350B7">
          <w:rPr>
            <w:strike/>
            <w:sz w:val="22"/>
            <w:szCs w:val="22"/>
            <w:lang w:val="en-US"/>
            <w:rPrChange w:id="470" w:author="Human Rezaei" w:date="2017-11-08T05:41:00Z">
              <w:rPr>
                <w:sz w:val="22"/>
                <w:szCs w:val="22"/>
                <w:lang w:val="en-US"/>
              </w:rPr>
            </w:rPrChange>
          </w:rPr>
          <w:t>in vivo.</w:t>
        </w:r>
      </w:ins>
    </w:p>
    <w:p w14:paraId="10619790" w14:textId="77777777" w:rsidR="00D53667" w:rsidDel="00961909" w:rsidRDefault="00D53667" w:rsidP="00D53667">
      <w:pPr>
        <w:spacing w:before="60"/>
        <w:jc w:val="both"/>
        <w:rPr>
          <w:del w:id="471" w:author="Vincent Béringue" w:date="2017-11-06T22:55:00Z"/>
          <w:sz w:val="22"/>
          <w:szCs w:val="22"/>
          <w:lang w:val="en-US"/>
        </w:rPr>
      </w:pPr>
    </w:p>
    <w:p w14:paraId="0B001D06" w14:textId="77777777" w:rsidR="00D53667" w:rsidRPr="007A1116" w:rsidDel="00961909" w:rsidRDefault="00D53667" w:rsidP="00D53667">
      <w:pPr>
        <w:spacing w:before="60"/>
        <w:jc w:val="both"/>
        <w:rPr>
          <w:del w:id="472" w:author="Vincent Béringue" w:date="2017-11-06T22:55:00Z"/>
          <w:color w:val="00B050"/>
          <w:sz w:val="22"/>
          <w:szCs w:val="22"/>
          <w:lang w:val="en-US"/>
        </w:rPr>
      </w:pPr>
      <w:del w:id="473" w:author="Vincent Béringue" w:date="2017-11-06T22:55:00Z">
        <w:r w:rsidRPr="00F30C6D" w:rsidDel="00961909">
          <w:rPr>
            <w:color w:val="00B050"/>
            <w:sz w:val="22"/>
            <w:szCs w:val="22"/>
            <w:highlight w:val="yellow"/>
            <w:lang w:val="en-US"/>
          </w:rPr>
          <w:delText xml:space="preserve">How can we further analyse/understand the type of rearrangements at work in this subtask and </w:delText>
        </w:r>
        <w:r w:rsidDel="00961909">
          <w:rPr>
            <w:color w:val="00B050"/>
            <w:sz w:val="22"/>
            <w:szCs w:val="22"/>
            <w:highlight w:val="yellow"/>
            <w:lang w:val="en-US"/>
          </w:rPr>
          <w:delText xml:space="preserve">on long-term maturation (even if not mentioned here)? </w:delText>
        </w:r>
        <w:r w:rsidRPr="00F30C6D" w:rsidDel="00961909">
          <w:rPr>
            <w:color w:val="00B050"/>
            <w:sz w:val="22"/>
            <w:szCs w:val="22"/>
            <w:highlight w:val="yellow"/>
            <w:lang w:val="en-US"/>
          </w:rPr>
          <w:delText xml:space="preserve"> RT-Q</w:delText>
        </w:r>
        <w:r w:rsidRPr="00FC0CE4" w:rsidDel="00961909">
          <w:rPr>
            <w:color w:val="00B050"/>
            <w:sz w:val="22"/>
            <w:szCs w:val="22"/>
            <w:highlight w:val="yellow"/>
            <w:lang w:val="en-US"/>
          </w:rPr>
          <w:delText>uIC with the library of recPrP</w:delText>
        </w:r>
        <w:r w:rsidRPr="00F30C6D" w:rsidDel="00961909">
          <w:rPr>
            <w:color w:val="00B050"/>
            <w:sz w:val="22"/>
            <w:szCs w:val="22"/>
            <w:highlight w:val="yellow"/>
            <w:lang w:val="en-US"/>
          </w:rPr>
          <w:delText>?</w:delText>
        </w:r>
        <w:r w:rsidDel="00961909">
          <w:rPr>
            <w:color w:val="00B050"/>
            <w:sz w:val="22"/>
            <w:szCs w:val="22"/>
            <w:lang w:val="en-US"/>
          </w:rPr>
          <w:delText>??</w:delText>
        </w:r>
      </w:del>
    </w:p>
    <w:p w14:paraId="1E661B04" w14:textId="77777777" w:rsidR="00D53667" w:rsidRDefault="00D53667" w:rsidP="00D53667">
      <w:pPr>
        <w:spacing w:before="60"/>
        <w:jc w:val="both"/>
        <w:rPr>
          <w:ins w:id="474" w:author="Human Rezaei" w:date="2017-11-08T05:44:00Z"/>
          <w:sz w:val="22"/>
          <w:szCs w:val="22"/>
          <w:lang w:val="en-US"/>
        </w:rPr>
      </w:pPr>
      <w:r w:rsidRPr="001F6DEB">
        <w:rPr>
          <w:b/>
          <w:sz w:val="22"/>
          <w:szCs w:val="22"/>
          <w:lang w:val="en-US"/>
        </w:rPr>
        <w:t>Outcome.</w:t>
      </w:r>
      <w:r>
        <w:rPr>
          <w:sz w:val="22"/>
          <w:szCs w:val="22"/>
          <w:lang w:val="en-US"/>
        </w:rPr>
        <w:t xml:space="preserve"> </w:t>
      </w:r>
      <w:ins w:id="475" w:author="Human Rezaei" w:date="2017-11-08T05:41:00Z">
        <w:r>
          <w:rPr>
            <w:sz w:val="22"/>
            <w:szCs w:val="22"/>
            <w:lang w:val="en-US"/>
          </w:rPr>
          <w:t>The major outcome of this subtask will cons</w:t>
        </w:r>
      </w:ins>
      <w:ins w:id="476" w:author="Human Rezaei" w:date="2017-11-08T05:42:00Z">
        <w:r>
          <w:rPr>
            <w:sz w:val="22"/>
            <w:szCs w:val="22"/>
            <w:lang w:val="en-US"/>
          </w:rPr>
          <w:t xml:space="preserve">ist to explore the kinetic </w:t>
        </w:r>
      </w:ins>
      <w:ins w:id="477" w:author="Human Rezaei" w:date="2017-11-08T05:43:00Z">
        <w:r>
          <w:rPr>
            <w:sz w:val="22"/>
            <w:szCs w:val="22"/>
            <w:lang w:val="en-US"/>
          </w:rPr>
          <w:t xml:space="preserve">aspect </w:t>
        </w:r>
      </w:ins>
      <w:ins w:id="478" w:author="Human Rezaei" w:date="2017-11-08T05:42:00Z">
        <w:r>
          <w:rPr>
            <w:sz w:val="22"/>
            <w:szCs w:val="22"/>
            <w:lang w:val="en-US"/>
          </w:rPr>
          <w:t>of</w:t>
        </w:r>
      </w:ins>
      <w:ins w:id="479" w:author="Human Rezaei" w:date="2017-11-08T05:43:00Z">
        <w:r>
          <w:rPr>
            <w:sz w:val="22"/>
            <w:szCs w:val="22"/>
            <w:lang w:val="en-US"/>
          </w:rPr>
          <w:t xml:space="preserve"> the hole process : templating, structural diversification and </w:t>
        </w:r>
      </w:ins>
      <w:ins w:id="480" w:author="Human Rezaei" w:date="2017-11-08T05:44:00Z">
        <w:r>
          <w:rPr>
            <w:sz w:val="22"/>
            <w:szCs w:val="22"/>
            <w:lang w:val="en-US"/>
          </w:rPr>
          <w:t xml:space="preserve">evolution of the network of exchange as reported in figXX. </w:t>
        </w:r>
      </w:ins>
      <w:ins w:id="481" w:author="Human Rezaei" w:date="2017-11-08T05:46:00Z">
        <w:r>
          <w:rPr>
            <w:sz w:val="22"/>
            <w:szCs w:val="22"/>
            <w:lang w:val="en-US"/>
          </w:rPr>
          <w:t xml:space="preserve">The development of specific biophysical instrument combining millifluidic system as reported in </w:t>
        </w:r>
      </w:ins>
      <w:ins w:id="482" w:author="Human Rezaei" w:date="2017-11-08T05:47:00Z">
        <w:r>
          <w:rPr>
            <w:sz w:val="22"/>
            <w:szCs w:val="22"/>
            <w:lang w:val="en-US"/>
          </w:rPr>
          <w:t>subtask 1.3.2 will lead to trap and identify the vector of exchange leading t</w:t>
        </w:r>
      </w:ins>
      <w:ins w:id="483" w:author="Human Rezaei" w:date="2017-11-08T05:48:00Z">
        <w:r>
          <w:rPr>
            <w:sz w:val="22"/>
            <w:szCs w:val="22"/>
            <w:lang w:val="en-US"/>
          </w:rPr>
          <w:t xml:space="preserve">he evolution of the PrPSc subassemblies within the network of exchange. </w:t>
        </w:r>
      </w:ins>
    </w:p>
    <w:p w14:paraId="4E2725E5" w14:textId="77777777" w:rsidR="00D53667" w:rsidRDefault="00D53667" w:rsidP="00D53667">
      <w:pPr>
        <w:spacing w:before="60"/>
        <w:jc w:val="both"/>
        <w:rPr>
          <w:ins w:id="484" w:author="Human Rezaei" w:date="2017-11-08T05:45:00Z"/>
          <w:rFonts w:eastAsia="Calibri"/>
          <w:sz w:val="22"/>
          <w:szCs w:val="22"/>
          <w:lang w:val="en-US" w:eastAsia="en-US"/>
        </w:rPr>
      </w:pPr>
      <w:ins w:id="485" w:author="Human Rezaei" w:date="2017-11-08T05:45:00Z">
        <w:r w:rsidRPr="00242028">
          <w:rPr>
            <w:b/>
            <w:sz w:val="22"/>
            <w:szCs w:val="22"/>
            <w:lang w:val="en-US"/>
          </w:rPr>
          <w:lastRenderedPageBreak/>
          <w:t>Synergetic outcome:</w:t>
        </w:r>
        <w:r>
          <w:rPr>
            <w:sz w:val="22"/>
            <w:szCs w:val="22"/>
            <w:lang w:val="en-US"/>
          </w:rPr>
          <w:t xml:space="preserve"> </w:t>
        </w:r>
      </w:ins>
      <w:ins w:id="486" w:author="Human Rezaei" w:date="2017-11-08T05:49:00Z">
        <w:r>
          <w:rPr>
            <w:sz w:val="22"/>
            <w:szCs w:val="22"/>
            <w:lang w:val="en-US"/>
          </w:rPr>
          <w:t>The time dependency of size distribution</w:t>
        </w:r>
      </w:ins>
      <w:ins w:id="487" w:author="Human Rezaei" w:date="2017-11-08T05:51:00Z">
        <w:r>
          <w:rPr>
            <w:sz w:val="22"/>
            <w:szCs w:val="22"/>
            <w:lang w:val="en-US"/>
          </w:rPr>
          <w:t xml:space="preserve"> variation</w:t>
        </w:r>
      </w:ins>
      <w:ins w:id="488" w:author="Human Rezaei" w:date="2017-11-08T05:49:00Z">
        <w:r>
          <w:rPr>
            <w:sz w:val="22"/>
            <w:szCs w:val="22"/>
            <w:lang w:val="en-US"/>
          </w:rPr>
          <w:t xml:space="preserve"> as function of seeds </w:t>
        </w:r>
      </w:ins>
      <w:ins w:id="489" w:author="Human Rezaei" w:date="2017-11-08T05:50:00Z">
        <w:r>
          <w:rPr>
            <w:sz w:val="22"/>
            <w:szCs w:val="22"/>
            <w:lang w:val="en-US"/>
          </w:rPr>
          <w:t xml:space="preserve">will strongly help </w:t>
        </w:r>
      </w:ins>
      <w:ins w:id="490" w:author="Human Rezaei" w:date="2017-11-08T05:45:00Z">
        <w:r>
          <w:rPr>
            <w:sz w:val="22"/>
            <w:szCs w:val="22"/>
            <w:lang w:val="en-US"/>
          </w:rPr>
          <w:t xml:space="preserve">to </w:t>
        </w:r>
      </w:ins>
      <w:ins w:id="491" w:author="Human Rezaei" w:date="2017-11-08T05:50:00Z">
        <w:r>
          <w:rPr>
            <w:sz w:val="22"/>
            <w:szCs w:val="22"/>
            <w:lang w:val="en-US"/>
          </w:rPr>
          <w:t xml:space="preserve">improve the mathematical models. Furthermore, </w:t>
        </w:r>
      </w:ins>
      <w:ins w:id="492" w:author="Human Rezaei" w:date="2017-11-08T05:52:00Z">
        <w:r>
          <w:rPr>
            <w:sz w:val="22"/>
            <w:szCs w:val="22"/>
            <w:lang w:val="en-US"/>
          </w:rPr>
          <w:t xml:space="preserve">as shown in FigXX the kinetic readout could </w:t>
        </w:r>
      </w:ins>
      <w:ins w:id="493" w:author="Human Rezaei" w:date="2017-11-08T05:53:00Z">
        <w:r>
          <w:rPr>
            <w:sz w:val="22"/>
            <w:szCs w:val="22"/>
            <w:lang w:val="en-US"/>
          </w:rPr>
          <w:t>be used in a data assimilation pipeline in order to have a</w:t>
        </w:r>
      </w:ins>
      <w:ins w:id="494" w:author="Human Rezaei" w:date="2017-11-08T05:54:00Z">
        <w:r>
          <w:rPr>
            <w:sz w:val="22"/>
            <w:szCs w:val="22"/>
            <w:lang w:val="en-US"/>
          </w:rPr>
          <w:t xml:space="preserve"> quantitative</w:t>
        </w:r>
      </w:ins>
      <w:ins w:id="495" w:author="Human Rezaei" w:date="2017-11-08T05:53:00Z">
        <w:r>
          <w:rPr>
            <w:sz w:val="22"/>
            <w:szCs w:val="22"/>
            <w:lang w:val="en-US"/>
          </w:rPr>
          <w:t xml:space="preserve"> physico-chemical analysis of </w:t>
        </w:r>
      </w:ins>
      <w:ins w:id="496" w:author="Human Rezaei" w:date="2017-11-08T05:54:00Z">
        <w:r>
          <w:rPr>
            <w:sz w:val="22"/>
            <w:szCs w:val="22"/>
            <w:lang w:val="en-US"/>
          </w:rPr>
          <w:t>the process</w:t>
        </w:r>
      </w:ins>
    </w:p>
    <w:p w14:paraId="4EE599EF" w14:textId="77777777" w:rsidR="00D53667" w:rsidRDefault="00D53667" w:rsidP="00D53667">
      <w:pPr>
        <w:spacing w:before="60"/>
        <w:jc w:val="both"/>
        <w:rPr>
          <w:ins w:id="497" w:author="Human Rezaei" w:date="2017-11-08T05:41:00Z"/>
          <w:sz w:val="22"/>
          <w:szCs w:val="22"/>
          <w:lang w:val="en-US"/>
        </w:rPr>
      </w:pPr>
    </w:p>
    <w:p w14:paraId="594F3433" w14:textId="77777777" w:rsidR="001B6E86" w:rsidRPr="00205D0F" w:rsidDel="005F3DFC" w:rsidRDefault="001B6E86" w:rsidP="0027489C">
      <w:pPr>
        <w:spacing w:before="60"/>
        <w:jc w:val="both"/>
        <w:rPr>
          <w:del w:id="498" w:author="Human Rezaei" w:date="2017-11-08T07:45:00Z"/>
          <w:sz w:val="22"/>
          <w:szCs w:val="22"/>
          <w:lang w:val="en-US"/>
          <w:rPrChange w:id="499" w:author="Human Rezaei" w:date="2017-11-07T15:20:00Z">
            <w:rPr>
              <w:del w:id="500" w:author="Human Rezaei" w:date="2017-11-08T07:45:00Z"/>
              <w:sz w:val="22"/>
              <w:szCs w:val="22"/>
              <w:lang w:val="en-GB"/>
            </w:rPr>
          </w:rPrChange>
        </w:rPr>
      </w:pPr>
    </w:p>
    <w:p w14:paraId="4E926237" w14:textId="77777777" w:rsidR="00637337" w:rsidRPr="00984BD2" w:rsidRDefault="00637337" w:rsidP="0027489C">
      <w:pPr>
        <w:pStyle w:val="Task"/>
        <w:spacing w:before="60"/>
        <w:rPr>
          <w:rFonts w:eastAsia="Calibri"/>
          <w:sz w:val="22"/>
          <w:u w:val="single"/>
          <w:lang w:eastAsia="en-US"/>
        </w:rPr>
      </w:pPr>
      <w:r w:rsidRPr="00984BD2">
        <w:rPr>
          <w:rFonts w:eastAsia="Calibri"/>
          <w:sz w:val="22"/>
          <w:u w:val="single"/>
          <w:lang w:eastAsia="en-US"/>
        </w:rPr>
        <w:t xml:space="preserve">Task 2.2: </w:t>
      </w:r>
      <w:ins w:id="501" w:author="Human Rezaei" w:date="2017-11-08T05:59:00Z">
        <w:r w:rsidR="00D53667">
          <w:rPr>
            <w:rFonts w:eastAsia="Calibri"/>
            <w:sz w:val="22"/>
            <w:u w:val="single"/>
            <w:lang w:eastAsia="en-US"/>
          </w:rPr>
          <w:t xml:space="preserve">Mechanism of suPrP formation and </w:t>
        </w:r>
      </w:ins>
      <w:del w:id="502" w:author="Human Rezaei" w:date="2017-11-08T05:59:00Z">
        <w:r w:rsidRPr="00984BD2" w:rsidDel="00D53667">
          <w:rPr>
            <w:rFonts w:eastAsia="Calibri"/>
            <w:sz w:val="22"/>
            <w:u w:val="single"/>
            <w:lang w:eastAsia="en-US"/>
          </w:rPr>
          <w:delText>Contribution of suPrP</w:delText>
        </w:r>
      </w:del>
      <w:ins w:id="503" w:author="Human Rezaei" w:date="2017-11-08T05:59:00Z">
        <w:r w:rsidR="00D53667">
          <w:rPr>
            <w:rFonts w:eastAsia="Calibri"/>
            <w:sz w:val="22"/>
            <w:u w:val="single"/>
            <w:lang w:eastAsia="en-US"/>
          </w:rPr>
          <w:t>its contributi</w:t>
        </w:r>
      </w:ins>
      <w:ins w:id="504" w:author="Human Rezaei" w:date="2017-11-08T06:00:00Z">
        <w:r w:rsidR="00D53667">
          <w:rPr>
            <w:rFonts w:eastAsia="Calibri"/>
            <w:sz w:val="22"/>
            <w:u w:val="single"/>
            <w:lang w:eastAsia="en-US"/>
          </w:rPr>
          <w:t>on</w:t>
        </w:r>
      </w:ins>
      <w:r w:rsidRPr="00984BD2">
        <w:rPr>
          <w:rFonts w:eastAsia="Calibri"/>
          <w:sz w:val="22"/>
          <w:u w:val="single"/>
          <w:lang w:eastAsia="en-US"/>
        </w:rPr>
        <w:t xml:space="preserve"> to </w:t>
      </w:r>
      <w:r w:rsidR="005E4594">
        <w:rPr>
          <w:rFonts w:eastAsia="Calibri"/>
          <w:sz w:val="22"/>
          <w:u w:val="single"/>
          <w:lang w:eastAsia="en-US"/>
        </w:rPr>
        <w:t>p</w:t>
      </w:r>
      <w:r w:rsidRPr="00984BD2">
        <w:rPr>
          <w:rFonts w:eastAsia="Calibri"/>
          <w:sz w:val="22"/>
          <w:u w:val="single"/>
          <w:lang w:eastAsia="en-US"/>
        </w:rPr>
        <w:t xml:space="preserve">rion amplification and spreading </w:t>
      </w:r>
    </w:p>
    <w:p w14:paraId="60CEC214" w14:textId="77777777" w:rsidR="00637337" w:rsidRPr="00F30C6D" w:rsidRDefault="00637337" w:rsidP="0027489C">
      <w:pPr>
        <w:spacing w:before="60"/>
        <w:jc w:val="both"/>
        <w:rPr>
          <w:rFonts w:eastAsia="Calibri"/>
          <w:sz w:val="22"/>
          <w:lang w:val="en-GB" w:eastAsia="en-US"/>
        </w:rPr>
      </w:pPr>
      <w:r w:rsidRPr="00F30C6D">
        <w:rPr>
          <w:rFonts w:eastAsia="Calibri"/>
          <w:sz w:val="22"/>
          <w:szCs w:val="22"/>
          <w:lang w:val="en-US" w:eastAsia="en-US"/>
        </w:rPr>
        <w:t xml:space="preserve">The </w:t>
      </w:r>
      <w:r w:rsidRPr="00F30C6D">
        <w:rPr>
          <w:rFonts w:eastAsia="Calibri"/>
          <w:sz w:val="22"/>
          <w:szCs w:val="22"/>
          <w:lang w:val="en-GB" w:eastAsia="en-US"/>
        </w:rPr>
        <w:t xml:space="preserve">prion paradigm leads to describe the perpetuation of some pathological information in an unprecedented perspective, however it fails to bring molecular explanation to how this biological information could be amplified and spread. </w:t>
      </w:r>
      <w:r w:rsidR="00336766" w:rsidRPr="00F30C6D">
        <w:rPr>
          <w:rFonts w:eastAsia="Calibri"/>
          <w:sz w:val="22"/>
          <w:szCs w:val="22"/>
          <w:lang w:val="en-GB" w:eastAsia="en-US"/>
        </w:rPr>
        <w:t xml:space="preserve">since </w:t>
      </w:r>
      <w:r w:rsidR="00336766">
        <w:rPr>
          <w:rFonts w:eastAsia="Calibri"/>
          <w:sz w:val="22"/>
          <w:szCs w:val="22"/>
          <w:lang w:val="en-GB" w:eastAsia="en-US"/>
        </w:rPr>
        <w:t xml:space="preserve">the </w:t>
      </w:r>
      <w:r w:rsidR="00336766" w:rsidRPr="00F30C6D">
        <w:rPr>
          <w:rFonts w:eastAsia="Calibri"/>
          <w:sz w:val="22"/>
          <w:szCs w:val="22"/>
          <w:lang w:val="en-GB" w:eastAsia="en-US"/>
        </w:rPr>
        <w:t>seminal work</w:t>
      </w:r>
      <w:r w:rsidR="00336766">
        <w:rPr>
          <w:rFonts w:eastAsia="Calibri"/>
          <w:sz w:val="22"/>
          <w:szCs w:val="22"/>
          <w:lang w:val="en-GB" w:eastAsia="en-US"/>
        </w:rPr>
        <w:t xml:space="preserve"> from L</w:t>
      </w:r>
      <w:r w:rsidRPr="00F30C6D">
        <w:rPr>
          <w:rFonts w:eastAsia="Calibri"/>
          <w:sz w:val="22"/>
          <w:szCs w:val="22"/>
          <w:lang w:val="en-GB" w:eastAsia="en-US"/>
        </w:rPr>
        <w:t xml:space="preserve">indquist and Shorter </w:t>
      </w:r>
      <w:r w:rsidR="00336766" w:rsidRPr="00F30C6D">
        <w:rPr>
          <w:rFonts w:eastAsia="Calibri"/>
          <w:sz w:val="22"/>
          <w:szCs w:val="22"/>
          <w:lang w:val="en-GB" w:eastAsia="en-US"/>
        </w:rPr>
        <w:fldChar w:fldCharType="begin"/>
      </w:r>
      <w:r w:rsidR="00336766">
        <w:rPr>
          <w:rFonts w:eastAsia="Calibri"/>
          <w:sz w:val="22"/>
          <w:szCs w:val="22"/>
          <w:lang w:val="en-GB" w:eastAsia="en-US"/>
        </w:rPr>
        <w:instrText xml:space="preserve"> ADDIN EN.CITE &lt;EndNote&gt;&lt;Cite&gt;&lt;Author&gt;Shorter&lt;/Author&gt;&lt;Year&gt;2004&lt;/Year&gt;&lt;RecNum&gt;414&lt;/RecNum&gt;&lt;DisplayText&gt;(&lt;style face="italic"&gt;18&lt;/style&gt;)&lt;/DisplayText&gt;&lt;record&gt;&lt;rec-number&gt;414&lt;/rec-number&gt;&lt;foreign-keys&gt;&lt;key app="EN" db-id="5zdsfz0smsxed6erdv2xeff0f2x5eavzw05v" timestamp="1509712624"&gt;414&lt;/key&gt;&lt;/foreign-keys&gt;&lt;ref-type name="Journal Article"&gt;17&lt;/ref-type&gt;&lt;contributors&gt;&lt;authors&gt;&lt;author&gt;Shorter, J.&lt;/author&gt;&lt;author&gt;Lindquist, S.&lt;/author&gt;&lt;/authors&gt;&lt;/contributors&gt;&lt;auth-address&gt;Whitehead Institute for Biomedical Research, Nine Cambridge Center, Cambridge, MA 02142, USA.&lt;/auth-address&gt;&lt;titles&gt;&lt;title&gt;Hsp104 catalyzes formation and elimination of self-replicating Sup35 prion conformers&lt;/title&gt;&lt;secondary-title&gt;Science&lt;/secondary-title&gt;&lt;/titles&gt;&lt;periodical&gt;&lt;full-title&gt;Science&lt;/full-title&gt;&lt;/periodical&gt;&lt;pages&gt;1793-7&lt;/pages&gt;&lt;volume&gt;304&lt;/volume&gt;&lt;number&gt;5678&lt;/number&gt;&lt;keywords&gt;&lt;keyword&gt;Adenosine Triphosphatases/metabolism&lt;/keyword&gt;&lt;keyword&gt;Adenosine Triphosphate/metabolism&lt;/keyword&gt;&lt;keyword&gt;Amyloid/chemistry&lt;/keyword&gt;&lt;keyword&gt;Amyloid beta-Peptides/chemistry/immunology&lt;/keyword&gt;&lt;keyword&gt;Antibodies/immunology&lt;/keyword&gt;&lt;keyword&gt;Biopolymers&lt;/keyword&gt;&lt;keyword&gt;Catalysis&lt;/keyword&gt;&lt;keyword&gt;Heat-Shock Proteins/chemistry/genetics/*metabolism&lt;/keyword&gt;&lt;keyword&gt;Hydrolysis&lt;/keyword&gt;&lt;keyword&gt;Mutation&lt;/keyword&gt;&lt;keyword&gt;Peptide Fragments/chemistry/immunology&lt;/keyword&gt;&lt;keyword&gt;Peptide Termination Factors&lt;/keyword&gt;&lt;keyword&gt;Prions/*chemistry/*metabolism&lt;/keyword&gt;&lt;keyword&gt;Protein Conformation&lt;/keyword&gt;&lt;keyword&gt;Protein Structure, Tertiary&lt;/keyword&gt;&lt;keyword&gt;Saccharomyces cerevisiae Proteins/*chemistry/genetics/*metabolism&lt;/keyword&gt;&lt;/keywords&gt;&lt;dates&gt;&lt;year&gt;2004&lt;/year&gt;&lt;pub-dates&gt;&lt;date&gt;Jun 18&lt;/date&gt;&lt;/pub-dates&gt;&lt;/dates&gt;&lt;isbn&gt;1095-9203 (Electronic)&amp;#xD;0036-8075 (Linking)&lt;/isbn&gt;&lt;accession-num&gt;15155912&lt;/accession-num&gt;&lt;urls&gt;&lt;related-urls&gt;&lt;url&gt;http://www.ncbi.nlm.nih.gov/pubmed/15155912&lt;/url&gt;&lt;/related-urls&gt;&lt;/urls&gt;&lt;electronic-resource-num&gt;10.1126/science.1098007&lt;/electronic-resource-num&gt;&lt;research-notes&gt;SIT fragmentation&lt;/research-notes&gt;&lt;/record&gt;&lt;/Cite&gt;&lt;/EndNote&gt;</w:instrText>
      </w:r>
      <w:r w:rsidR="00336766" w:rsidRPr="00F30C6D">
        <w:rPr>
          <w:rFonts w:eastAsia="Calibri"/>
          <w:sz w:val="22"/>
          <w:szCs w:val="22"/>
          <w:lang w:val="en-GB" w:eastAsia="en-US"/>
        </w:rPr>
        <w:fldChar w:fldCharType="separate"/>
      </w:r>
      <w:r w:rsidR="00336766">
        <w:rPr>
          <w:rFonts w:eastAsia="Calibri"/>
          <w:noProof/>
          <w:sz w:val="22"/>
          <w:szCs w:val="22"/>
          <w:lang w:val="en-GB" w:eastAsia="en-US"/>
        </w:rPr>
        <w:t>(</w:t>
      </w:r>
      <w:r w:rsidR="00336766" w:rsidRPr="00B841F6">
        <w:rPr>
          <w:rFonts w:eastAsia="Calibri"/>
          <w:i/>
          <w:noProof/>
          <w:sz w:val="22"/>
          <w:szCs w:val="22"/>
          <w:lang w:val="en-GB" w:eastAsia="en-US"/>
        </w:rPr>
        <w:t>18</w:t>
      </w:r>
      <w:r w:rsidR="00336766">
        <w:rPr>
          <w:rFonts w:eastAsia="Calibri"/>
          <w:noProof/>
          <w:sz w:val="22"/>
          <w:szCs w:val="22"/>
          <w:lang w:val="en-GB" w:eastAsia="en-US"/>
        </w:rPr>
        <w:t>)</w:t>
      </w:r>
      <w:r w:rsidR="00336766" w:rsidRPr="00F30C6D">
        <w:rPr>
          <w:rFonts w:eastAsia="Calibri"/>
          <w:sz w:val="22"/>
          <w:szCs w:val="22"/>
          <w:lang w:val="en-GB" w:eastAsia="en-US"/>
        </w:rPr>
        <w:fldChar w:fldCharType="end"/>
      </w:r>
      <w:r w:rsidR="00336766">
        <w:rPr>
          <w:rFonts w:eastAsia="Calibri"/>
          <w:sz w:val="22"/>
          <w:szCs w:val="22"/>
          <w:lang w:val="en-GB" w:eastAsia="en-US"/>
        </w:rPr>
        <w:t xml:space="preserve">, </w:t>
      </w:r>
      <w:r w:rsidR="00336766" w:rsidRPr="00F30C6D">
        <w:rPr>
          <w:rFonts w:eastAsia="Calibri"/>
          <w:sz w:val="22"/>
          <w:szCs w:val="22"/>
          <w:lang w:val="en-GB" w:eastAsia="en-US"/>
        </w:rPr>
        <w:t>fragmentation is now commonly proposed to be a central event in prion paradigm for the spreading and amplification of structural information.</w:t>
      </w:r>
      <w:r w:rsidR="00336766">
        <w:rPr>
          <w:rFonts w:eastAsia="Calibri"/>
          <w:sz w:val="22"/>
          <w:szCs w:val="22"/>
          <w:lang w:val="en-GB" w:eastAsia="en-US"/>
        </w:rPr>
        <w:t xml:space="preserve"> </w:t>
      </w:r>
      <w:r w:rsidRPr="00F30C6D">
        <w:rPr>
          <w:rFonts w:eastAsia="Calibri"/>
          <w:sz w:val="22"/>
          <w:szCs w:val="22"/>
          <w:lang w:val="en-GB" w:eastAsia="en-US"/>
        </w:rPr>
        <w:t>However, the fragmentation hypothesis presents major flaws in the case of mammalian prion, as the propagation takes place outside the cell where no cell components with desaggregase activity have been described. Therefore, the fragmentation process as a mechanism for PrP</w:t>
      </w:r>
      <w:r w:rsidRPr="00B35525">
        <w:rPr>
          <w:rFonts w:eastAsia="Calibri"/>
          <w:sz w:val="22"/>
          <w:szCs w:val="22"/>
          <w:vertAlign w:val="superscript"/>
          <w:lang w:val="en-GB" w:eastAsia="en-US"/>
        </w:rPr>
        <w:t>Sc</w:t>
      </w:r>
      <w:r w:rsidRPr="00F30C6D">
        <w:rPr>
          <w:rFonts w:eastAsia="Calibri"/>
          <w:sz w:val="22"/>
          <w:szCs w:val="22"/>
          <w:lang w:val="en-GB" w:eastAsia="en-US"/>
        </w:rPr>
        <w:t xml:space="preserve"> amplification and spreading of the replicative centre </w:t>
      </w:r>
      <w:r w:rsidR="00B35525">
        <w:rPr>
          <w:rFonts w:eastAsia="Calibri"/>
          <w:sz w:val="22"/>
          <w:szCs w:val="22"/>
          <w:lang w:val="en-GB" w:eastAsia="en-US"/>
        </w:rPr>
        <w:t xml:space="preserve">is likely not </w:t>
      </w:r>
      <w:r w:rsidRPr="00F30C6D">
        <w:rPr>
          <w:rFonts w:eastAsia="Calibri"/>
          <w:sz w:val="22"/>
          <w:szCs w:val="22"/>
          <w:lang w:val="en-GB" w:eastAsia="en-US"/>
        </w:rPr>
        <w:t>a generic mechanism.</w:t>
      </w:r>
      <w:r w:rsidR="00446641">
        <w:rPr>
          <w:rFonts w:eastAsia="Calibri"/>
          <w:sz w:val="22"/>
          <w:szCs w:val="22"/>
          <w:lang w:val="en-GB" w:eastAsia="en-US"/>
        </w:rPr>
        <w:t xml:space="preserve"> </w:t>
      </w:r>
      <w:r w:rsidRPr="00F30C6D">
        <w:rPr>
          <w:rFonts w:eastAsia="Calibri"/>
          <w:sz w:val="22"/>
          <w:szCs w:val="22"/>
          <w:lang w:val="en-GB" w:eastAsia="en-US"/>
        </w:rPr>
        <w:t xml:space="preserve">In this task, two intertwined objectives will be addressed, i) whether fragmentation is involved in prion replication by studying the mechanisms at work in prion replication in cell-free assays, and ii) to examine the potential contribution of suPrP </w:t>
      </w:r>
      <w:r w:rsidRPr="00F30C6D">
        <w:rPr>
          <w:rFonts w:eastAsia="Calibri"/>
          <w:sz w:val="22"/>
          <w:szCs w:val="22"/>
          <w:lang w:val="en-US" w:eastAsia="en-US"/>
        </w:rPr>
        <w:t xml:space="preserve">to the spreading phenomenon through the equilibrium </w:t>
      </w:r>
      <m:oMath>
        <m:sSup>
          <m:sSupPr>
            <m:ctrlPr>
              <w:rPr>
                <w:rFonts w:ascii="Cambria Math" w:eastAsia="Calibri" w:hAnsi="Cambria Math"/>
                <w:i/>
                <w:sz w:val="22"/>
                <w:szCs w:val="22"/>
                <w:lang w:val="en-US" w:eastAsia="en-US"/>
              </w:rPr>
            </m:ctrlPr>
          </m:sSupPr>
          <m:e>
            <m:r>
              <w:rPr>
                <w:rFonts w:ascii="Cambria Math" w:eastAsia="Calibri" w:hAnsi="Cambria Math"/>
                <w:sz w:val="22"/>
                <w:szCs w:val="22"/>
                <w:lang w:val="en-US" w:eastAsia="en-US"/>
              </w:rPr>
              <m:t>PrP</m:t>
            </m:r>
          </m:e>
          <m:sup>
            <m:r>
              <w:rPr>
                <w:rFonts w:ascii="Cambria Math" w:eastAsia="Calibri" w:hAnsi="Cambria Math"/>
                <w:sz w:val="22"/>
                <w:szCs w:val="22"/>
                <w:lang w:val="en-US" w:eastAsia="en-US"/>
              </w:rPr>
              <m:t>Sc</m:t>
            </m:r>
          </m:sup>
        </m:sSup>
        <m:r>
          <w:rPr>
            <w:rFonts w:ascii="Cambria Math" w:eastAsia="Calibri" w:hAnsi="Cambria Math"/>
            <w:sz w:val="22"/>
            <w:szCs w:val="22"/>
            <w:lang w:val="en-US" w:eastAsia="en-US"/>
          </w:rPr>
          <m:t>⇌suPrP</m:t>
        </m:r>
      </m:oMath>
      <w:r w:rsidRPr="00F30C6D">
        <w:rPr>
          <w:rFonts w:eastAsia="Calibri"/>
          <w:sz w:val="22"/>
          <w:szCs w:val="22"/>
          <w:lang w:val="en-US" w:eastAsia="en-US"/>
        </w:rPr>
        <w:t>.</w:t>
      </w:r>
    </w:p>
    <w:p w14:paraId="76F85AE5" w14:textId="77777777" w:rsidR="00D53667" w:rsidRPr="00F57DFB" w:rsidRDefault="00D53667" w:rsidP="00D53667">
      <w:pPr>
        <w:pStyle w:val="Task"/>
        <w:spacing w:before="60"/>
        <w:rPr>
          <w:rFonts w:eastAsia="Calibri"/>
          <w:sz w:val="22"/>
          <w:lang w:eastAsia="en-US"/>
        </w:rPr>
      </w:pPr>
      <w:r w:rsidRPr="00F57DFB">
        <w:rPr>
          <w:rFonts w:eastAsia="Calibri"/>
          <w:sz w:val="22"/>
          <w:lang w:eastAsia="en-US"/>
        </w:rPr>
        <w:t>Subtask 2.</w:t>
      </w:r>
      <w:del w:id="505" w:author="Human Rezaei" w:date="2017-11-08T05:59:00Z">
        <w:r w:rsidRPr="00F57DFB" w:rsidDel="00D53667">
          <w:rPr>
            <w:rFonts w:eastAsia="Calibri"/>
            <w:sz w:val="22"/>
            <w:lang w:eastAsia="en-US"/>
          </w:rPr>
          <w:delText>1</w:delText>
        </w:r>
      </w:del>
      <w:ins w:id="506" w:author="Human Rezaei" w:date="2017-11-08T05:59:00Z">
        <w:r>
          <w:rPr>
            <w:rFonts w:eastAsia="Calibri"/>
            <w:sz w:val="22"/>
            <w:lang w:eastAsia="en-US"/>
          </w:rPr>
          <w:t>2</w:t>
        </w:r>
      </w:ins>
      <w:r w:rsidRPr="00F57DFB">
        <w:rPr>
          <w:rFonts w:eastAsia="Calibri"/>
          <w:sz w:val="22"/>
          <w:lang w:eastAsia="en-US"/>
        </w:rPr>
        <w:t>.</w:t>
      </w:r>
      <w:del w:id="507" w:author="Human Rezaei" w:date="2017-11-08T05:59:00Z">
        <w:r w:rsidRPr="00F57DFB" w:rsidDel="00D53667">
          <w:rPr>
            <w:rFonts w:eastAsia="Calibri"/>
            <w:sz w:val="22"/>
            <w:lang w:eastAsia="en-US"/>
          </w:rPr>
          <w:delText>4</w:delText>
        </w:r>
      </w:del>
      <w:ins w:id="508" w:author="Human Rezaei" w:date="2017-11-08T05:59:00Z">
        <w:r>
          <w:rPr>
            <w:rFonts w:eastAsia="Calibri"/>
            <w:sz w:val="22"/>
            <w:lang w:eastAsia="en-US"/>
          </w:rPr>
          <w:t>1</w:t>
        </w:r>
      </w:ins>
      <w:r w:rsidRPr="00F57DFB">
        <w:rPr>
          <w:rFonts w:eastAsia="Calibri"/>
          <w:sz w:val="22"/>
          <w:lang w:eastAsia="en-US"/>
        </w:rPr>
        <w:t>: Mechanism of suPrP formation during the templating process.</w:t>
      </w:r>
    </w:p>
    <w:p w14:paraId="30C3F708" w14:textId="77777777" w:rsidR="00D53667" w:rsidRPr="00F57DFB" w:rsidRDefault="00D53667" w:rsidP="00D53667">
      <w:pPr>
        <w:spacing w:before="60"/>
        <w:jc w:val="both"/>
        <w:textAlignment w:val="baseline"/>
        <w:rPr>
          <w:sz w:val="22"/>
          <w:szCs w:val="22"/>
          <w:lang w:val="en-GB"/>
        </w:rPr>
      </w:pPr>
      <w:r w:rsidRPr="00F57DFB">
        <w:rPr>
          <w:b/>
          <w:bCs/>
          <w:sz w:val="22"/>
          <w:szCs w:val="22"/>
          <w:lang w:val="en-GB"/>
        </w:rPr>
        <w:t>Objective</w:t>
      </w:r>
      <w:r>
        <w:rPr>
          <w:b/>
          <w:bCs/>
          <w:sz w:val="22"/>
          <w:szCs w:val="22"/>
          <w:lang w:val="en-GB"/>
        </w:rPr>
        <w:t>.</w:t>
      </w:r>
      <w:r w:rsidRPr="00F57DFB">
        <w:rPr>
          <w:sz w:val="22"/>
          <w:szCs w:val="22"/>
          <w:lang w:val="en-GB"/>
        </w:rPr>
        <w:t xml:space="preserve"> The recent demonstration of an oligomeric elementary building block (suPrP) in PrP</w:t>
      </w:r>
      <w:r w:rsidRPr="00F57DFB">
        <w:rPr>
          <w:sz w:val="22"/>
          <w:szCs w:val="22"/>
          <w:vertAlign w:val="superscript"/>
          <w:lang w:val="en-GB"/>
        </w:rPr>
        <w:t>Sc</w:t>
      </w:r>
      <w:r w:rsidRPr="00F57DFB">
        <w:rPr>
          <w:sz w:val="22"/>
          <w:szCs w:val="22"/>
          <w:lang w:val="en-GB"/>
        </w:rPr>
        <w:t xml:space="preserve"> assemblies </w:t>
      </w:r>
      <w:r w:rsidRPr="00F57DFB">
        <w:rPr>
          <w:sz w:val="22"/>
          <w:szCs w:val="22"/>
          <w:lang w:val="en-GB"/>
        </w:rPr>
        <w:fldChar w:fldCharType="begin"/>
      </w:r>
      <w:r w:rsidRPr="00F57DFB">
        <w:rPr>
          <w:sz w:val="22"/>
          <w:szCs w:val="22"/>
          <w:lang w:val="en-GB"/>
        </w:rPr>
        <w:instrText xml:space="preserve"> ADDIN EN.CITE &lt;EndNote&gt;&lt;Cite&gt;&lt;Author&gt;Igel-Egalon&lt;/Author&gt;&lt;Year&gt;2017&lt;/Year&gt;&lt;RecNum&gt;382&lt;/RecNum&gt;&lt;DisplayText&gt;(&lt;style face="italic"&gt;19&lt;/style&gt;)&lt;/DisplayText&gt;&lt;record&gt;&lt;rec-number&gt;382&lt;/rec-number&gt;&lt;foreign-keys&gt;&lt;key app="EN" db-id="5zdsfz0smsxed6erdv2xeff0f2x5eavzw05v" timestamp="1509443038"&gt;382&lt;/key&gt;&lt;key app="ENWeb" db-id=""&gt;0&lt;/key&gt;&lt;/foreign-keys&gt;&lt;ref-type name="Journal Article"&gt;17&lt;/ref-type&gt;&lt;contributors&gt;&lt;authors&gt;&lt;author&gt;Igel-Egalon, A.&lt;/author&gt;&lt;author&gt;Moudjou, M.&lt;/author&gt;&lt;author&gt;Martin, D.&lt;/author&gt;&lt;author&gt;Busley, A.&lt;/author&gt;&lt;author&gt;Knapple, T.&lt;/author&gt;&lt;author&gt;Herzog, L.&lt;/author&gt;&lt;author&gt;Reine, F.&lt;/author&gt;&lt;author&gt;Lepejova, N.&lt;/author&gt;&lt;author&gt;Richard, C. A.&lt;/author&gt;&lt;author&gt;Beringue, V.&lt;/author&gt;&lt;author&gt;Rezaei, H.&lt;/author&gt;&lt;/authors&gt;&lt;/contributors&gt;&lt;auth-address&gt;INRA, Universite Paris-Saclay, UR892, Virologie Immunologie Moleculaires, Jouy-en-Josas, France.&lt;/auth-address&gt;&lt;titles&gt;&lt;title&gt;Reversible unfolding of infectious prion assemblies reveals the existence of an oligomeric elementary brick&lt;/title&gt;&lt;secondary-title&gt;PLoS Pathog&lt;/secondary-title&gt;&lt;/titles&gt;&lt;periodical&gt;&lt;full-title&gt;PLoS Pathog&lt;/full-title&gt;&lt;/periodical&gt;&lt;pages&gt;e1006557&lt;/pages&gt;&lt;volume&gt;13&lt;/volume&gt;&lt;number&gt;9&lt;/number&gt;&lt;dates&gt;&lt;year&gt;2017&lt;/year&gt;&lt;pub-dates&gt;&lt;date&gt;Sep&lt;/date&gt;&lt;/pub-dates&gt;&lt;/dates&gt;&lt;isbn&gt;1553-7374 (Electronic)&amp;#xD;1553-7366 (Linking)&lt;/isbn&gt;&lt;accession-num&gt;28880932&lt;/accession-num&gt;&lt;urls&gt;&lt;related-urls&gt;&lt;url&gt;http://www.ncbi.nlm.nih.gov/pubmed/28880932&lt;/url&gt;&lt;/related-urls&gt;&lt;/urls&gt;&lt;custom2&gt;PMC5589264&lt;/custom2&gt;&lt;electronic-resource-num&gt;10.1371/journal.ppat.1006557&lt;/electronic-resource-num&gt;&lt;research-notes&gt;SIT&lt;/research-notes&gt;&lt;/record&gt;&lt;/Cite&gt;&lt;/EndNote&gt;</w:instrText>
      </w:r>
      <w:r w:rsidRPr="00F57DFB">
        <w:rPr>
          <w:sz w:val="22"/>
          <w:szCs w:val="22"/>
          <w:lang w:val="en-GB"/>
        </w:rPr>
        <w:fldChar w:fldCharType="separate"/>
      </w:r>
      <w:r w:rsidRPr="00F57DFB">
        <w:rPr>
          <w:noProof/>
          <w:sz w:val="22"/>
          <w:szCs w:val="22"/>
          <w:lang w:val="en-GB"/>
        </w:rPr>
        <w:t>(</w:t>
      </w:r>
      <w:r w:rsidRPr="00F57DFB">
        <w:rPr>
          <w:i/>
          <w:noProof/>
          <w:sz w:val="22"/>
          <w:szCs w:val="22"/>
          <w:lang w:val="en-GB"/>
        </w:rPr>
        <w:t>19</w:t>
      </w:r>
      <w:r w:rsidRPr="00F57DFB">
        <w:rPr>
          <w:noProof/>
          <w:sz w:val="22"/>
          <w:szCs w:val="22"/>
          <w:lang w:val="en-GB"/>
        </w:rPr>
        <w:t>)</w:t>
      </w:r>
      <w:r w:rsidRPr="00F57DFB">
        <w:rPr>
          <w:sz w:val="22"/>
          <w:szCs w:val="22"/>
          <w:lang w:val="en-GB"/>
        </w:rPr>
        <w:fldChar w:fldCharType="end"/>
      </w:r>
      <w:r w:rsidRPr="00F57DFB">
        <w:rPr>
          <w:sz w:val="22"/>
          <w:szCs w:val="22"/>
          <w:lang w:val="en-GB"/>
        </w:rPr>
        <w:t xml:space="preserve"> raised the question of its mechanism of formation and its role in the polymerization/templating process. Two formation pathways could be envisioned. The first one would consist in the building block formation induced by the template at the templating interface. This mechanism could either be concerted with the addition at once of all the protomers of the elementary brick or sequential with the addition of the protomers one after the other on the templating interface. The second possibility could imply that in a cellular context, PrP</w:t>
      </w:r>
      <w:r w:rsidRPr="00F57DFB">
        <w:rPr>
          <w:sz w:val="22"/>
          <w:szCs w:val="22"/>
          <w:vertAlign w:val="superscript"/>
          <w:lang w:val="en-GB"/>
        </w:rPr>
        <w:t xml:space="preserve">C </w:t>
      </w:r>
      <w:r w:rsidRPr="00F57DFB">
        <w:rPr>
          <w:sz w:val="22"/>
          <w:szCs w:val="22"/>
          <w:lang w:val="en-GB"/>
        </w:rPr>
        <w:t xml:space="preserve">and suPrP </w:t>
      </w:r>
      <w:r>
        <w:rPr>
          <w:sz w:val="22"/>
          <w:szCs w:val="22"/>
          <w:lang w:val="en-GB"/>
        </w:rPr>
        <w:t>are</w:t>
      </w:r>
      <w:r w:rsidRPr="00F57DFB">
        <w:rPr>
          <w:sz w:val="22"/>
          <w:szCs w:val="22"/>
          <w:lang w:val="en-GB"/>
        </w:rPr>
        <w:t xml:space="preserve"> in equilibrium, with a disadvantage for suPrP species. The presence of prion assemblies in the brain for example would displace this equilibrium towards suPrP by integrating them.</w:t>
      </w:r>
      <w:r>
        <w:rPr>
          <w:sz w:val="22"/>
          <w:szCs w:val="22"/>
          <w:lang w:val="en-GB"/>
        </w:rPr>
        <w:t xml:space="preserve"> </w:t>
      </w:r>
      <w:r w:rsidRPr="00F57DFB">
        <w:rPr>
          <w:sz w:val="22"/>
          <w:szCs w:val="22"/>
          <w:lang w:val="en-GB"/>
        </w:rPr>
        <w:t xml:space="preserve">The objective of this task is to discriminate between these hypotheses without neglecting other possibilities using kinetic models and parameter estimation. </w:t>
      </w:r>
    </w:p>
    <w:p w14:paraId="68E8C0DA" w14:textId="77777777" w:rsidR="00D53667" w:rsidRPr="00F57DFB" w:rsidRDefault="00D53667" w:rsidP="00D53667">
      <w:pPr>
        <w:spacing w:before="60"/>
        <w:jc w:val="both"/>
        <w:textAlignment w:val="baseline"/>
        <w:rPr>
          <w:sz w:val="22"/>
          <w:szCs w:val="22"/>
          <w:lang w:val="en-GB"/>
        </w:rPr>
      </w:pPr>
    </w:p>
    <w:p w14:paraId="443B47F5" w14:textId="77777777" w:rsidR="00D53667" w:rsidRPr="00F57DFB" w:rsidRDefault="00D53667" w:rsidP="00D53667">
      <w:pPr>
        <w:spacing w:before="60"/>
        <w:jc w:val="both"/>
        <w:textAlignment w:val="baseline"/>
        <w:rPr>
          <w:sz w:val="22"/>
          <w:szCs w:val="22"/>
          <w:lang w:val="en-GB"/>
        </w:rPr>
      </w:pPr>
      <w:r w:rsidRPr="00F57DFB">
        <w:rPr>
          <w:noProof/>
          <w:sz w:val="22"/>
          <w:szCs w:val="22"/>
        </w:rPr>
        <w:drawing>
          <wp:inline distT="0" distB="0" distL="0" distR="0" wp14:anchorId="20BA3B31" wp14:editId="237D800C">
            <wp:extent cx="4060402" cy="155498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7-10-25 à 10.34.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1249" cy="1570628"/>
                    </a:xfrm>
                    <a:prstGeom prst="rect">
                      <a:avLst/>
                    </a:prstGeom>
                  </pic:spPr>
                </pic:pic>
              </a:graphicData>
            </a:graphic>
          </wp:inline>
        </w:drawing>
      </w:r>
    </w:p>
    <w:p w14:paraId="314456E6" w14:textId="77777777" w:rsidR="00D53667" w:rsidRPr="00F57DFB" w:rsidRDefault="00D53667" w:rsidP="00D53667">
      <w:pPr>
        <w:spacing w:before="60"/>
        <w:jc w:val="both"/>
        <w:textAlignment w:val="baseline"/>
        <w:rPr>
          <w:sz w:val="22"/>
          <w:szCs w:val="22"/>
          <w:lang w:val="en-GB"/>
        </w:rPr>
      </w:pPr>
    </w:p>
    <w:p w14:paraId="25C687AE" w14:textId="77777777" w:rsidR="00D53667" w:rsidRPr="00F57DFB" w:rsidRDefault="00D53667" w:rsidP="00D53667">
      <w:pPr>
        <w:spacing w:before="60"/>
        <w:jc w:val="both"/>
        <w:textAlignment w:val="baseline"/>
        <w:rPr>
          <w:sz w:val="22"/>
          <w:szCs w:val="22"/>
          <w:lang w:val="en-GB"/>
        </w:rPr>
      </w:pPr>
    </w:p>
    <w:p w14:paraId="4C4FD4AF" w14:textId="77777777" w:rsidR="00D53667" w:rsidRPr="00F57DFB" w:rsidRDefault="00D53667" w:rsidP="00D53667">
      <w:pPr>
        <w:spacing w:before="60"/>
        <w:jc w:val="both"/>
        <w:rPr>
          <w:sz w:val="22"/>
          <w:szCs w:val="22"/>
          <w:lang w:val="en-US"/>
        </w:rPr>
      </w:pPr>
      <w:r w:rsidRPr="00F57DFB">
        <w:rPr>
          <w:b/>
          <w:bCs/>
          <w:sz w:val="22"/>
          <w:szCs w:val="22"/>
          <w:lang w:val="en-GB"/>
        </w:rPr>
        <w:t>Methodology</w:t>
      </w:r>
      <w:r>
        <w:rPr>
          <w:b/>
          <w:bCs/>
          <w:sz w:val="22"/>
          <w:szCs w:val="22"/>
          <w:lang w:val="en-GB"/>
        </w:rPr>
        <w:t xml:space="preserve">. </w:t>
      </w:r>
      <w:r w:rsidRPr="00F57DFB">
        <w:rPr>
          <w:sz w:val="22"/>
          <w:szCs w:val="22"/>
          <w:lang w:val="en-GB"/>
        </w:rPr>
        <w:t>The approach we will adopt will combine single molecule fluorescence spectroscopy with FRET technic resolved in time with discrete kinetic modeling. A complementary approach will be to study the kinetics of templating reaction in different conditions. The kinetics will be followed by static light scattering and Thioflavin T fluorescence. An analysis of the initial rate as a function of the concentration of the reactants for example will give pieces of information about the order of the templating reaction. Analyses of these data with different kinetic models will be carried out to distinguish between them.</w:t>
      </w:r>
    </w:p>
    <w:p w14:paraId="2D9F1970" w14:textId="77777777" w:rsidR="00D53667" w:rsidRDefault="00D53667" w:rsidP="00D53667">
      <w:pPr>
        <w:spacing w:before="60"/>
        <w:jc w:val="both"/>
        <w:rPr>
          <w:sz w:val="22"/>
          <w:szCs w:val="22"/>
          <w:lang w:val="en-GB"/>
        </w:rPr>
      </w:pPr>
      <w:r>
        <w:rPr>
          <w:b/>
          <w:bCs/>
          <w:sz w:val="22"/>
          <w:szCs w:val="22"/>
          <w:lang w:val="en-GB"/>
        </w:rPr>
        <w:t>Outcome.</w:t>
      </w:r>
      <w:r w:rsidRPr="00F57DFB">
        <w:rPr>
          <w:b/>
          <w:bCs/>
          <w:sz w:val="22"/>
          <w:szCs w:val="22"/>
          <w:lang w:val="en-GB"/>
        </w:rPr>
        <w:t xml:space="preserve"> </w:t>
      </w:r>
      <w:r w:rsidRPr="00F57DFB">
        <w:rPr>
          <w:sz w:val="22"/>
          <w:szCs w:val="22"/>
          <w:lang w:val="en-GB"/>
        </w:rPr>
        <w:t>The estimation of the kinetic order of the templating reaction will lead to differentiate between the proposed processes of suPrP involvement in the polymerization process. This will also allow us to understand the role of suPrP in the polymerization process.</w:t>
      </w:r>
    </w:p>
    <w:p w14:paraId="4B9FABB0" w14:textId="77777777" w:rsidR="00D53667" w:rsidRDefault="00D53667" w:rsidP="00D53667">
      <w:pPr>
        <w:spacing w:before="60"/>
        <w:jc w:val="both"/>
        <w:rPr>
          <w:rFonts w:eastAsia="Calibri"/>
          <w:sz w:val="22"/>
          <w:szCs w:val="22"/>
          <w:lang w:val="en-US" w:eastAsia="en-US"/>
        </w:rPr>
      </w:pPr>
      <w:r w:rsidRPr="00242028">
        <w:rPr>
          <w:b/>
          <w:sz w:val="22"/>
          <w:szCs w:val="22"/>
          <w:lang w:val="en-US"/>
        </w:rPr>
        <w:t>Synergetic outcome:</w:t>
      </w:r>
      <w:r>
        <w:rPr>
          <w:sz w:val="22"/>
          <w:szCs w:val="22"/>
          <w:lang w:val="en-US"/>
        </w:rPr>
        <w:t xml:space="preserve"> In term of synergy, the outcome of this subtask will directly be injected in the model building section of WP3. Indeed, kinetics data obtained here will be challenged by the three models of </w:t>
      </w:r>
      <w:r w:rsidRPr="00200C7B">
        <w:rPr>
          <w:sz w:val="22"/>
          <w:szCs w:val="22"/>
          <w:highlight w:val="yellow"/>
          <w:lang w:val="en-US"/>
        </w:rPr>
        <w:t>figure xx</w:t>
      </w:r>
      <w:r>
        <w:rPr>
          <w:sz w:val="22"/>
          <w:szCs w:val="22"/>
          <w:lang w:val="en-US"/>
        </w:rPr>
        <w:t xml:space="preserve"> (and some variant of these three models) in order to determine the kinetic process of suPrP formation during the templating process.</w:t>
      </w:r>
    </w:p>
    <w:p w14:paraId="478A5C26" w14:textId="77777777" w:rsidR="00D53667" w:rsidRDefault="00D53667" w:rsidP="0027489C">
      <w:pPr>
        <w:pStyle w:val="Task"/>
        <w:spacing w:before="60"/>
        <w:rPr>
          <w:rFonts w:eastAsia="Calibri"/>
          <w:sz w:val="22"/>
          <w:lang w:eastAsia="en-US"/>
        </w:rPr>
      </w:pPr>
    </w:p>
    <w:p w14:paraId="21FDF626" w14:textId="77777777" w:rsidR="00637337" w:rsidRPr="0027489C" w:rsidRDefault="00637337" w:rsidP="0027489C">
      <w:pPr>
        <w:pStyle w:val="Task"/>
        <w:spacing w:before="60"/>
        <w:rPr>
          <w:rFonts w:eastAsia="Calibri"/>
          <w:sz w:val="22"/>
          <w:lang w:eastAsia="en-US"/>
        </w:rPr>
      </w:pPr>
      <w:r w:rsidRPr="0027489C">
        <w:rPr>
          <w:rFonts w:eastAsia="Calibri"/>
          <w:sz w:val="22"/>
          <w:lang w:eastAsia="en-US"/>
        </w:rPr>
        <w:lastRenderedPageBreak/>
        <w:t>Subtask 2.2.2: Relation between depolymerization of PrP</w:t>
      </w:r>
      <w:r w:rsidRPr="0027489C">
        <w:rPr>
          <w:rFonts w:eastAsia="Calibri"/>
          <w:sz w:val="22"/>
          <w:vertAlign w:val="superscript"/>
          <w:lang w:eastAsia="en-US"/>
        </w:rPr>
        <w:t>Sc</w:t>
      </w:r>
      <w:r w:rsidRPr="0027489C">
        <w:rPr>
          <w:rFonts w:eastAsia="Calibri"/>
          <w:sz w:val="22"/>
          <w:lang w:eastAsia="en-US"/>
        </w:rPr>
        <w:t xml:space="preserve"> assemblies into suPrP and the spreading phenomenon.</w:t>
      </w:r>
    </w:p>
    <w:p w14:paraId="26D8C934" w14:textId="77777777" w:rsidR="00637337" w:rsidRPr="00FF3EBC" w:rsidRDefault="0027489C" w:rsidP="0027489C">
      <w:pPr>
        <w:spacing w:before="60"/>
        <w:jc w:val="both"/>
        <w:rPr>
          <w:rFonts w:eastAsia="Calibri"/>
          <w:sz w:val="22"/>
          <w:szCs w:val="22"/>
          <w:lang w:val="en-US" w:eastAsia="en-US"/>
        </w:rPr>
      </w:pPr>
      <w:r w:rsidRPr="00FF3EBC">
        <w:rPr>
          <w:rFonts w:eastAsia="Calibri"/>
          <w:b/>
          <w:sz w:val="22"/>
          <w:szCs w:val="22"/>
          <w:lang w:val="en-US" w:eastAsia="en-US"/>
        </w:rPr>
        <w:t>Objective</w:t>
      </w:r>
      <w:r>
        <w:rPr>
          <w:rFonts w:eastAsia="Calibri"/>
          <w:b/>
          <w:sz w:val="22"/>
          <w:szCs w:val="22"/>
          <w:lang w:val="en-US" w:eastAsia="en-US"/>
        </w:rPr>
        <w:t>.</w:t>
      </w:r>
      <w:r w:rsidRPr="00FF3EBC">
        <w:rPr>
          <w:rFonts w:eastAsia="Calibri"/>
          <w:sz w:val="22"/>
          <w:szCs w:val="22"/>
          <w:lang w:val="en-US" w:eastAsia="en-US"/>
        </w:rPr>
        <w:t xml:space="preserve"> </w:t>
      </w:r>
      <w:r w:rsidR="00637337" w:rsidRPr="00FF3EBC">
        <w:rPr>
          <w:rFonts w:eastAsia="Calibri"/>
          <w:sz w:val="22"/>
          <w:szCs w:val="22"/>
          <w:lang w:val="en-US" w:eastAsia="en-US"/>
        </w:rPr>
        <w:t xml:space="preserve">The widespread idea concerning the mechanisms of the replication center spreading refers to an active (i.e. energy dependent) fragmentation process </w:t>
      </w:r>
      <w:r w:rsidRPr="0027489C">
        <w:rPr>
          <w:rFonts w:eastAsia="Calibri"/>
          <w:sz w:val="22"/>
          <w:szCs w:val="22"/>
          <w:highlight w:val="yellow"/>
          <w:lang w:val="en-US" w:eastAsia="en-US"/>
        </w:rPr>
        <w:fldChar w:fldCharType="begin"/>
      </w:r>
      <w:r w:rsidRPr="0027489C">
        <w:rPr>
          <w:rFonts w:eastAsia="Calibri"/>
          <w:sz w:val="22"/>
          <w:szCs w:val="22"/>
          <w:highlight w:val="yellow"/>
          <w:lang w:val="en-US" w:eastAsia="en-US"/>
        </w:rPr>
        <w:instrText xml:space="preserve"> ADDIN EN.CITE &lt;EndNote&gt;&lt;Cite&gt;&lt;Author&gt;Shorter&lt;/Author&gt;&lt;Year&gt;2004&lt;/Year&gt;&lt;RecNum&gt;414&lt;/RecNum&gt;&lt;DisplayText&gt;(&lt;style face="italic"&gt;18&lt;/style&gt;)&lt;/DisplayText&gt;&lt;record&gt;&lt;rec-number&gt;414&lt;/rec-number&gt;&lt;foreign-keys&gt;&lt;key app="EN" db-id="5zdsfz0smsxed6erdv2xeff0f2x5eavzw05v" timestamp="1509712624"&gt;414&lt;/key&gt;&lt;/foreign-keys&gt;&lt;ref-type name="Journal Article"&gt;17&lt;/ref-type&gt;&lt;contributors&gt;&lt;authors&gt;&lt;author&gt;Shorter, J.&lt;/author&gt;&lt;author&gt;Lindquist, S.&lt;/author&gt;&lt;/authors&gt;&lt;/contributors&gt;&lt;auth-address&gt;Whitehead Institute for Biomedical Research, Nine Cambridge Center, Cambridge, MA 02142, USA.&lt;/auth-address&gt;&lt;titles&gt;&lt;title&gt;Hsp104 catalyzes formation and elimination of self-replicating Sup35 prion conformers&lt;/title&gt;&lt;secondary-title&gt;Science&lt;/secondary-title&gt;&lt;/titles&gt;&lt;periodical&gt;&lt;full-title&gt;Science&lt;/full-title&gt;&lt;/periodical&gt;&lt;pages&gt;1793-7&lt;/pages&gt;&lt;volume&gt;304&lt;/volume&gt;&lt;number&gt;5678&lt;/number&gt;&lt;keywords&gt;&lt;keyword&gt;Adenosine Triphosphatases/metabolism&lt;/keyword&gt;&lt;keyword&gt;Adenosine Triphosphate/metabolism&lt;/keyword&gt;&lt;keyword&gt;Amyloid/chemistry&lt;/keyword&gt;&lt;keyword&gt;Amyloid beta-Peptides/chemistry/immunology&lt;/keyword&gt;&lt;keyword&gt;Antibodies/immunology&lt;/keyword&gt;&lt;keyword&gt;Biopolymers&lt;/keyword&gt;&lt;keyword&gt;Catalysis&lt;/keyword&gt;&lt;keyword&gt;Heat-Shock Proteins/chemistry/genetics/*metabolism&lt;/keyword&gt;&lt;keyword&gt;Hydrolysis&lt;/keyword&gt;&lt;keyword&gt;Mutation&lt;/keyword&gt;&lt;keyword&gt;Peptide Fragments/chemistry/immunology&lt;/keyword&gt;&lt;keyword&gt;Peptide Termination Factors&lt;/keyword&gt;&lt;keyword&gt;Prions/*chemistry/*metabolism&lt;/keyword&gt;&lt;keyword&gt;Protein Conformation&lt;/keyword&gt;&lt;keyword&gt;Protein Structure, Tertiary&lt;/keyword&gt;&lt;keyword&gt;Saccharomyces cerevisiae Proteins/*chemistry/genetics/*metabolism&lt;/keyword&gt;&lt;/keywords&gt;&lt;dates&gt;&lt;year&gt;2004&lt;/year&gt;&lt;pub-dates&gt;&lt;date&gt;Jun 18&lt;/date&gt;&lt;/pub-dates&gt;&lt;/dates&gt;&lt;isbn&gt;1095-9203 (Electronic)&amp;#xD;0036-8075 (Linking)&lt;/isbn&gt;&lt;accession-num&gt;15155912&lt;/accession-num&gt;&lt;urls&gt;&lt;related-urls&gt;&lt;url&gt;http://www.ncbi.nlm.nih.gov/pubmed/15155912&lt;/url&gt;&lt;/related-urls&gt;&lt;/urls&gt;&lt;electronic-resource-num&gt;10.1126/science.1098007&lt;/electronic-resource-num&gt;&lt;research-notes&gt;SIT fragmentation&lt;/research-notes&gt;&lt;/record&gt;&lt;/Cite&gt;&lt;/EndNote&gt;</w:instrText>
      </w:r>
      <w:r w:rsidRPr="0027489C">
        <w:rPr>
          <w:rFonts w:eastAsia="Calibri"/>
          <w:sz w:val="22"/>
          <w:szCs w:val="22"/>
          <w:highlight w:val="yellow"/>
          <w:lang w:val="en-US" w:eastAsia="en-US"/>
        </w:rPr>
        <w:fldChar w:fldCharType="separate"/>
      </w:r>
      <w:r w:rsidRPr="0027489C">
        <w:rPr>
          <w:rFonts w:eastAsia="Calibri"/>
          <w:noProof/>
          <w:sz w:val="22"/>
          <w:szCs w:val="22"/>
          <w:highlight w:val="yellow"/>
          <w:lang w:val="en-US" w:eastAsia="en-US"/>
        </w:rPr>
        <w:t>(</w:t>
      </w:r>
      <w:r w:rsidRPr="0027489C">
        <w:rPr>
          <w:rFonts w:eastAsia="Calibri"/>
          <w:i/>
          <w:noProof/>
          <w:sz w:val="22"/>
          <w:szCs w:val="22"/>
          <w:highlight w:val="yellow"/>
          <w:lang w:val="en-US" w:eastAsia="en-US"/>
        </w:rPr>
        <w:t>18</w:t>
      </w:r>
      <w:r w:rsidRPr="0027489C">
        <w:rPr>
          <w:rFonts w:eastAsia="Calibri"/>
          <w:noProof/>
          <w:sz w:val="22"/>
          <w:szCs w:val="22"/>
          <w:highlight w:val="yellow"/>
          <w:lang w:val="en-US" w:eastAsia="en-US"/>
        </w:rPr>
        <w:t>)</w:t>
      </w:r>
      <w:r w:rsidRPr="0027489C">
        <w:rPr>
          <w:rFonts w:eastAsia="Calibri"/>
          <w:sz w:val="22"/>
          <w:szCs w:val="22"/>
          <w:highlight w:val="yellow"/>
          <w:lang w:val="en-US" w:eastAsia="en-US"/>
        </w:rPr>
        <w:fldChar w:fldCharType="end"/>
      </w:r>
      <w:r w:rsidRPr="0027489C">
        <w:rPr>
          <w:rFonts w:eastAsia="Calibri"/>
          <w:sz w:val="22"/>
          <w:szCs w:val="22"/>
          <w:highlight w:val="yellow"/>
          <w:lang w:val="en-US" w:eastAsia="en-US"/>
        </w:rPr>
        <w:t>+</w:t>
      </w:r>
      <w:r w:rsidR="00637337" w:rsidRPr="0027489C">
        <w:rPr>
          <w:rFonts w:eastAsia="Calibri"/>
          <w:sz w:val="22"/>
          <w:szCs w:val="22"/>
          <w:highlight w:val="yellow"/>
          <w:lang w:val="en-US" w:eastAsia="en-US"/>
        </w:rPr>
        <w:t>refs</w:t>
      </w:r>
      <w:r w:rsidR="00637337" w:rsidRPr="00FF3EBC">
        <w:rPr>
          <w:rFonts w:eastAsia="Calibri"/>
          <w:sz w:val="22"/>
          <w:szCs w:val="22"/>
          <w:lang w:val="en-US" w:eastAsia="en-US"/>
        </w:rPr>
        <w:t xml:space="preserve">) leading to generate </w:t>
      </w:r>
      <w:r w:rsidR="00637337" w:rsidRPr="00FF3EBC">
        <w:rPr>
          <w:rFonts w:eastAsia="Calibri"/>
          <w:i/>
          <w:sz w:val="22"/>
          <w:szCs w:val="22"/>
          <w:lang w:val="en-US" w:eastAsia="en-US"/>
        </w:rPr>
        <w:t>de novo</w:t>
      </w:r>
      <w:r w:rsidR="00637337" w:rsidRPr="00FF3EBC">
        <w:rPr>
          <w:rFonts w:eastAsia="Calibri"/>
          <w:sz w:val="22"/>
          <w:szCs w:val="22"/>
          <w:lang w:val="en-US" w:eastAsia="en-US"/>
        </w:rPr>
        <w:t xml:space="preserve"> interface of templating. According </w:t>
      </w:r>
      <w:r w:rsidR="00637337">
        <w:rPr>
          <w:rFonts w:eastAsia="Calibri"/>
          <w:sz w:val="22"/>
          <w:szCs w:val="22"/>
          <w:lang w:val="en-US" w:eastAsia="en-US"/>
        </w:rPr>
        <w:t>to the fact that</w:t>
      </w:r>
      <w:r w:rsidR="00637337" w:rsidRPr="00FF3EBC">
        <w:rPr>
          <w:rFonts w:eastAsia="Calibri"/>
          <w:sz w:val="22"/>
          <w:szCs w:val="22"/>
          <w:lang w:val="en-US" w:eastAsia="en-US"/>
        </w:rPr>
        <w:t xml:space="preserve"> PrP</w:t>
      </w:r>
      <w:r w:rsidR="00637337" w:rsidRPr="00221CA1">
        <w:rPr>
          <w:rFonts w:eastAsia="Calibri"/>
          <w:sz w:val="22"/>
          <w:szCs w:val="22"/>
          <w:vertAlign w:val="superscript"/>
          <w:lang w:val="en-US" w:eastAsia="en-US"/>
        </w:rPr>
        <w:t>Sc</w:t>
      </w:r>
      <w:r w:rsidR="00637337" w:rsidRPr="00FF3EBC">
        <w:rPr>
          <w:rFonts w:eastAsia="Calibri"/>
          <w:sz w:val="22"/>
          <w:szCs w:val="22"/>
          <w:lang w:val="en-US" w:eastAsia="en-US"/>
        </w:rPr>
        <w:t xml:space="preserve"> assemblies are highly dynamic and are in equilibrium with a small oligomeric conformer which is called suPrP</w:t>
      </w:r>
      <w:r w:rsidR="00637337">
        <w:rPr>
          <w:rFonts w:eastAsia="Calibri"/>
          <w:sz w:val="22"/>
          <w:szCs w:val="22"/>
          <w:lang w:val="en-US" w:eastAsia="en-US"/>
        </w:rPr>
        <w:t xml:space="preserve"> the simple spatial diffusion of suPrP should be sufficient to delocalized and spread the templating interface (</w:t>
      </w:r>
      <w:r w:rsidR="00637337" w:rsidRPr="00221CA1">
        <w:rPr>
          <w:rFonts w:eastAsia="Calibri"/>
          <w:sz w:val="22"/>
          <w:szCs w:val="22"/>
          <w:highlight w:val="yellow"/>
          <w:lang w:val="en-US" w:eastAsia="en-US"/>
        </w:rPr>
        <w:t>Figure?</w:t>
      </w:r>
      <w:r w:rsidR="00637337">
        <w:rPr>
          <w:rFonts w:eastAsia="Calibri"/>
          <w:sz w:val="22"/>
          <w:szCs w:val="22"/>
          <w:lang w:val="en-US" w:eastAsia="en-US"/>
        </w:rPr>
        <w:t>)</w:t>
      </w:r>
      <w:r w:rsidR="00221CA1">
        <w:rPr>
          <w:rFonts w:eastAsia="Calibri"/>
          <w:sz w:val="22"/>
          <w:szCs w:val="22"/>
          <w:lang w:val="en-US" w:eastAsia="en-US"/>
        </w:rPr>
        <w:t xml:space="preserve">. </w:t>
      </w:r>
      <w:r w:rsidR="00637337" w:rsidRPr="00FF3EBC">
        <w:rPr>
          <w:rFonts w:eastAsia="Calibri"/>
          <w:sz w:val="22"/>
          <w:szCs w:val="22"/>
          <w:lang w:val="en-US" w:eastAsia="en-US"/>
        </w:rPr>
        <w:t xml:space="preserve">The aim of this task consists to explore the propensity of depolymerization of </w:t>
      </w:r>
      <w:r w:rsidR="00221CA1" w:rsidRPr="00FF3EBC">
        <w:rPr>
          <w:rFonts w:eastAsia="Calibri"/>
          <w:sz w:val="22"/>
          <w:szCs w:val="22"/>
          <w:lang w:val="en-US" w:eastAsia="en-US"/>
        </w:rPr>
        <w:t>PrP</w:t>
      </w:r>
      <w:r w:rsidR="00221CA1" w:rsidRPr="00221CA1">
        <w:rPr>
          <w:rFonts w:eastAsia="Calibri"/>
          <w:sz w:val="22"/>
          <w:szCs w:val="22"/>
          <w:vertAlign w:val="superscript"/>
          <w:lang w:val="en-US" w:eastAsia="en-US"/>
        </w:rPr>
        <w:t>Sc</w:t>
      </w:r>
      <w:r w:rsidR="00221CA1" w:rsidRPr="00FF3EBC">
        <w:rPr>
          <w:rFonts w:eastAsia="Calibri"/>
          <w:sz w:val="22"/>
          <w:szCs w:val="22"/>
          <w:lang w:val="en-US" w:eastAsia="en-US"/>
        </w:rPr>
        <w:t xml:space="preserve"> </w:t>
      </w:r>
      <w:r w:rsidR="00637337" w:rsidRPr="00FF3EBC">
        <w:rPr>
          <w:rFonts w:eastAsia="Calibri"/>
          <w:sz w:val="22"/>
          <w:szCs w:val="22"/>
          <w:lang w:val="en-US" w:eastAsia="en-US"/>
        </w:rPr>
        <w:t xml:space="preserve">assemblies into suPrP as a mechanism to spread the replication center. </w:t>
      </w:r>
    </w:p>
    <w:p w14:paraId="65AB889C" w14:textId="77777777" w:rsidR="00637337" w:rsidRDefault="00637337" w:rsidP="0027489C">
      <w:pPr>
        <w:spacing w:before="60"/>
        <w:jc w:val="both"/>
        <w:rPr>
          <w:sz w:val="22"/>
          <w:szCs w:val="22"/>
          <w:lang w:val="en-US"/>
        </w:rPr>
      </w:pPr>
      <w:r w:rsidRPr="00FF3EBC">
        <w:rPr>
          <w:rFonts w:eastAsia="Calibri"/>
          <w:b/>
          <w:sz w:val="22"/>
          <w:szCs w:val="22"/>
          <w:lang w:val="en-US" w:eastAsia="en-US"/>
        </w:rPr>
        <w:t>Methodology</w:t>
      </w:r>
      <w:r w:rsidR="00221CA1">
        <w:rPr>
          <w:rFonts w:eastAsia="Calibri"/>
          <w:b/>
          <w:sz w:val="22"/>
          <w:szCs w:val="22"/>
          <w:lang w:val="en-US" w:eastAsia="en-US"/>
        </w:rPr>
        <w:t>.</w:t>
      </w:r>
      <w:r w:rsidR="00221CA1">
        <w:rPr>
          <w:rFonts w:eastAsia="Calibri"/>
          <w:sz w:val="22"/>
          <w:szCs w:val="22"/>
          <w:lang w:val="en-US" w:eastAsia="en-US"/>
        </w:rPr>
        <w:t xml:space="preserve"> T</w:t>
      </w:r>
      <w:r w:rsidRPr="00FF3EBC">
        <w:rPr>
          <w:rFonts w:eastAsia="Calibri"/>
          <w:sz w:val="22"/>
          <w:szCs w:val="22"/>
          <w:lang w:val="en-US" w:eastAsia="en-US"/>
        </w:rPr>
        <w:t>he methodology used here consists to spatially separate in two different compartments the suPrP compound of the equilibrium PrP</w:t>
      </w:r>
      <w:r w:rsidRPr="00435584">
        <w:rPr>
          <w:rFonts w:eastAsia="Calibri"/>
          <w:sz w:val="22"/>
          <w:szCs w:val="22"/>
          <w:vertAlign w:val="superscript"/>
          <w:lang w:val="en-US" w:eastAsia="en-US"/>
        </w:rPr>
        <w:t>Sc</w:t>
      </w:r>
      <w:r w:rsidRPr="00FF3EBC">
        <w:rPr>
          <w:rFonts w:eastAsia="Calibri"/>
          <w:sz w:val="22"/>
          <w:szCs w:val="22"/>
          <w:lang w:val="en-US" w:eastAsia="en-US"/>
        </w:rPr>
        <w:t>/suPrP through the use of low-pass molecular weight membrane filter and to monitor the propensity of the isolated suPrP to initiate de novo conversion. Preliminary experiments performed using a mi</w:t>
      </w:r>
      <w:r w:rsidR="00435584">
        <w:rPr>
          <w:rFonts w:eastAsia="Calibri"/>
          <w:sz w:val="22"/>
          <w:szCs w:val="22"/>
          <w:lang w:val="en-US" w:eastAsia="en-US"/>
        </w:rPr>
        <w:t>l</w:t>
      </w:r>
      <w:r w:rsidRPr="00FF3EBC">
        <w:rPr>
          <w:rFonts w:eastAsia="Calibri"/>
          <w:sz w:val="22"/>
          <w:szCs w:val="22"/>
          <w:lang w:val="en-US" w:eastAsia="en-US"/>
        </w:rPr>
        <w:t>li-fluidic approach were very promising using 263K prion strain.</w:t>
      </w:r>
      <w:r w:rsidR="00435584">
        <w:rPr>
          <w:rFonts w:eastAsia="Calibri"/>
          <w:sz w:val="22"/>
          <w:szCs w:val="22"/>
          <w:lang w:val="en-US" w:eastAsia="en-US"/>
        </w:rPr>
        <w:t xml:space="preserve"> </w:t>
      </w:r>
      <w:r>
        <w:rPr>
          <w:rFonts w:eastAsia="Calibri"/>
          <w:sz w:val="22"/>
          <w:szCs w:val="22"/>
          <w:lang w:val="en-US" w:eastAsia="en-US"/>
        </w:rPr>
        <w:t xml:space="preserve">The same strategy will be translated to cell assays with primary neurons cultivated in </w:t>
      </w:r>
      <w:r>
        <w:rPr>
          <w:sz w:val="22"/>
          <w:szCs w:val="22"/>
          <w:lang w:val="en-US"/>
        </w:rPr>
        <w:t>compartmentalized microfluidic assays, the use of membranes with specific cut-off allowing to control the size of PrP</w:t>
      </w:r>
      <w:r w:rsidRPr="002B666D">
        <w:rPr>
          <w:sz w:val="22"/>
          <w:szCs w:val="22"/>
          <w:vertAlign w:val="superscript"/>
          <w:lang w:val="en-US"/>
        </w:rPr>
        <w:t>Sc</w:t>
      </w:r>
      <w:r>
        <w:rPr>
          <w:sz w:val="22"/>
          <w:szCs w:val="22"/>
          <w:lang w:val="en-US"/>
        </w:rPr>
        <w:t xml:space="preserve"> assemblies spreading from one compartment to another (</w:t>
      </w:r>
      <w:r w:rsidRPr="00F30C6D">
        <w:rPr>
          <w:sz w:val="22"/>
          <w:szCs w:val="22"/>
          <w:highlight w:val="yellow"/>
          <w:lang w:val="en-US"/>
        </w:rPr>
        <w:t>ref antoine Orsay</w:t>
      </w:r>
      <w:r>
        <w:rPr>
          <w:sz w:val="22"/>
          <w:szCs w:val="22"/>
          <w:lang w:val="en-US"/>
        </w:rPr>
        <w:t>?).  The possibility to use neuron permissive or not (from PrP</w:t>
      </w:r>
      <w:r w:rsidRPr="00F30C6D">
        <w:rPr>
          <w:sz w:val="22"/>
          <w:szCs w:val="22"/>
          <w:vertAlign w:val="superscript"/>
          <w:lang w:val="en-US"/>
        </w:rPr>
        <w:t>0/0</w:t>
      </w:r>
      <w:r>
        <w:rPr>
          <w:sz w:val="22"/>
          <w:szCs w:val="22"/>
          <w:lang w:val="en-US"/>
        </w:rPr>
        <w:t xml:space="preserve"> neurons) to prion replication in donor or receptor compartment will allow deciphering which species diffuse and to correlate their genesis with the replication steps.</w:t>
      </w:r>
    </w:p>
    <w:p w14:paraId="00A4B5C6" w14:textId="77777777" w:rsidR="00637337" w:rsidRDefault="00637337" w:rsidP="0027489C">
      <w:pPr>
        <w:spacing w:before="60"/>
        <w:jc w:val="both"/>
        <w:rPr>
          <w:rFonts w:eastAsia="Calibri"/>
          <w:sz w:val="22"/>
          <w:szCs w:val="22"/>
          <w:lang w:val="en-US" w:eastAsia="en-US"/>
        </w:rPr>
      </w:pPr>
      <w:r w:rsidRPr="00FF3EBC">
        <w:rPr>
          <w:rFonts w:eastAsia="Calibri"/>
          <w:b/>
          <w:sz w:val="22"/>
          <w:szCs w:val="22"/>
          <w:lang w:val="en-US" w:eastAsia="en-US"/>
        </w:rPr>
        <w:t>Outcome</w:t>
      </w:r>
      <w:r w:rsidR="00435584">
        <w:rPr>
          <w:rFonts w:eastAsia="Calibri"/>
          <w:b/>
          <w:sz w:val="22"/>
          <w:szCs w:val="22"/>
          <w:lang w:val="en-US" w:eastAsia="en-US"/>
        </w:rPr>
        <w:t>.</w:t>
      </w:r>
      <w:r w:rsidRPr="00FF3EBC">
        <w:rPr>
          <w:rFonts w:eastAsia="Calibri"/>
          <w:sz w:val="22"/>
          <w:szCs w:val="22"/>
          <w:lang w:val="en-US" w:eastAsia="en-US"/>
        </w:rPr>
        <w:t xml:space="preserve"> The outcome of this task will lead to proposed a molecular mechanism of the spreading and amplification phenomenon of mammalian prion</w:t>
      </w:r>
      <w:r>
        <w:rPr>
          <w:rFonts w:eastAsia="Calibri"/>
          <w:sz w:val="22"/>
          <w:szCs w:val="22"/>
          <w:lang w:val="en-US" w:eastAsia="en-US"/>
        </w:rPr>
        <w:t xml:space="preserve"> based on the intrinsic dynamic of </w:t>
      </w:r>
      <w:r w:rsidR="00435584" w:rsidRPr="00FF3EBC">
        <w:rPr>
          <w:rFonts w:eastAsia="Calibri"/>
          <w:sz w:val="22"/>
          <w:szCs w:val="22"/>
          <w:lang w:val="en-US" w:eastAsia="en-US"/>
        </w:rPr>
        <w:t>PrP</w:t>
      </w:r>
      <w:r w:rsidR="00435584" w:rsidRPr="00221CA1">
        <w:rPr>
          <w:rFonts w:eastAsia="Calibri"/>
          <w:sz w:val="22"/>
          <w:szCs w:val="22"/>
          <w:vertAlign w:val="superscript"/>
          <w:lang w:val="en-US" w:eastAsia="en-US"/>
        </w:rPr>
        <w:t>Sc</w:t>
      </w:r>
      <w:r w:rsidR="00435584" w:rsidRPr="00FF3EBC">
        <w:rPr>
          <w:rFonts w:eastAsia="Calibri"/>
          <w:sz w:val="22"/>
          <w:szCs w:val="22"/>
          <w:lang w:val="en-US" w:eastAsia="en-US"/>
        </w:rPr>
        <w:t xml:space="preserve"> </w:t>
      </w:r>
      <w:r>
        <w:rPr>
          <w:rFonts w:eastAsia="Calibri"/>
          <w:sz w:val="22"/>
          <w:szCs w:val="22"/>
          <w:lang w:val="en-US" w:eastAsia="en-US"/>
        </w:rPr>
        <w:t>assemblies</w:t>
      </w:r>
      <w:r w:rsidRPr="00FF3EBC">
        <w:rPr>
          <w:rFonts w:eastAsia="Calibri"/>
          <w:sz w:val="22"/>
          <w:szCs w:val="22"/>
          <w:lang w:val="en-US" w:eastAsia="en-US"/>
        </w:rPr>
        <w:t xml:space="preserve"> </w:t>
      </w:r>
      <w:r>
        <w:rPr>
          <w:rFonts w:eastAsia="Calibri"/>
          <w:sz w:val="22"/>
          <w:szCs w:val="22"/>
          <w:lang w:val="en-US" w:eastAsia="en-US"/>
        </w:rPr>
        <w:t xml:space="preserve">and the existence of equilibrium between </w:t>
      </w:r>
      <w:r w:rsidR="00435584" w:rsidRPr="00FF3EBC">
        <w:rPr>
          <w:rFonts w:eastAsia="Calibri"/>
          <w:sz w:val="22"/>
          <w:szCs w:val="22"/>
          <w:lang w:val="en-US" w:eastAsia="en-US"/>
        </w:rPr>
        <w:t>PrP</w:t>
      </w:r>
      <w:r w:rsidR="00435584" w:rsidRPr="00221CA1">
        <w:rPr>
          <w:rFonts w:eastAsia="Calibri"/>
          <w:sz w:val="22"/>
          <w:szCs w:val="22"/>
          <w:vertAlign w:val="superscript"/>
          <w:lang w:val="en-US" w:eastAsia="en-US"/>
        </w:rPr>
        <w:t>Sc</w:t>
      </w:r>
      <w:r w:rsidR="00435584" w:rsidRPr="00FF3EBC">
        <w:rPr>
          <w:rFonts w:eastAsia="Calibri"/>
          <w:sz w:val="22"/>
          <w:szCs w:val="22"/>
          <w:lang w:val="en-US" w:eastAsia="en-US"/>
        </w:rPr>
        <w:t xml:space="preserve"> </w:t>
      </w:r>
      <w:r>
        <w:rPr>
          <w:rFonts w:eastAsia="Calibri"/>
          <w:sz w:val="22"/>
          <w:szCs w:val="22"/>
          <w:lang w:val="en-US" w:eastAsia="en-US"/>
        </w:rPr>
        <w:t>and suPrP.</w:t>
      </w:r>
    </w:p>
    <w:p w14:paraId="49DE0C06" w14:textId="77777777" w:rsidR="00637337" w:rsidRDefault="00637337" w:rsidP="0027489C">
      <w:pPr>
        <w:spacing w:before="60"/>
        <w:contextualSpacing/>
        <w:jc w:val="both"/>
        <w:rPr>
          <w:rFonts w:eastAsia="Calibri"/>
          <w:sz w:val="22"/>
          <w:szCs w:val="22"/>
          <w:lang w:val="en-US" w:eastAsia="en-US"/>
        </w:rPr>
      </w:pPr>
    </w:p>
    <w:p w14:paraId="66802AA1" w14:textId="77777777" w:rsidR="00637337" w:rsidRDefault="00637337" w:rsidP="0027489C">
      <w:pPr>
        <w:spacing w:before="60"/>
        <w:contextualSpacing/>
        <w:jc w:val="both"/>
        <w:rPr>
          <w:rFonts w:eastAsia="Calibri"/>
          <w:sz w:val="22"/>
          <w:szCs w:val="22"/>
          <w:lang w:val="en-US" w:eastAsia="en-US"/>
        </w:rPr>
      </w:pPr>
    </w:p>
    <w:p w14:paraId="5DF04FBB" w14:textId="77777777" w:rsidR="00135FBE" w:rsidRDefault="00135FBE" w:rsidP="00135FBE">
      <w:pPr>
        <w:pStyle w:val="WPackage"/>
        <w:spacing w:before="60"/>
        <w:rPr>
          <w:rFonts w:eastAsia="MS Gothic"/>
          <w:b/>
          <w:sz w:val="22"/>
          <w:lang w:val="en-GB" w:eastAsia="en-US"/>
        </w:rPr>
      </w:pPr>
      <w:r w:rsidRPr="0096189F">
        <w:rPr>
          <w:rFonts w:eastAsia="Calibri"/>
          <w:b/>
          <w:sz w:val="22"/>
          <w:lang w:val="en-GB" w:eastAsia="en-US"/>
        </w:rPr>
        <w:t>Work Package 3</w:t>
      </w:r>
      <w:r w:rsidRPr="0096189F">
        <w:rPr>
          <w:rFonts w:eastAsia="MS Gothic"/>
          <w:b/>
          <w:sz w:val="22"/>
          <w:lang w:val="en-GB" w:eastAsia="en-US"/>
        </w:rPr>
        <w:t>: Mechanistic modelling of the network of exchange.</w:t>
      </w:r>
    </w:p>
    <w:p w14:paraId="672FB2B1" w14:textId="77777777" w:rsidR="00135FBE" w:rsidRDefault="00135FBE" w:rsidP="00135FBE">
      <w:pPr>
        <w:pStyle w:val="WPackage"/>
        <w:spacing w:before="60"/>
        <w:rPr>
          <w:rFonts w:eastAsia="MS Gothic"/>
          <w:b/>
          <w:sz w:val="22"/>
          <w:lang w:val="en-GB" w:eastAsia="en-US"/>
        </w:rPr>
      </w:pPr>
    </w:p>
    <w:p w14:paraId="2BE71083" w14:textId="77777777" w:rsidR="00135FBE" w:rsidRDefault="00135FBE" w:rsidP="00135FBE">
      <w:pPr>
        <w:pStyle w:val="WPackage"/>
        <w:spacing w:before="60"/>
        <w:rPr>
          <w:rFonts w:eastAsia="MS Gothic"/>
          <w:b/>
          <w:color w:val="auto"/>
          <w:sz w:val="22"/>
          <w:lang w:val="en-GB" w:eastAsia="en-US"/>
        </w:rPr>
      </w:pPr>
      <w:r>
        <w:rPr>
          <w:rFonts w:eastAsia="MS Gothic"/>
          <w:b/>
          <w:color w:val="auto"/>
          <w:sz w:val="22"/>
          <w:lang w:val="en-GB" w:eastAsia="en-US"/>
        </w:rPr>
        <w:t xml:space="preserve">Start: </w:t>
      </w:r>
      <w:r w:rsidRPr="0096189F">
        <w:rPr>
          <w:rFonts w:eastAsia="MS Gothic"/>
          <w:color w:val="auto"/>
          <w:sz w:val="22"/>
          <w:lang w:val="en-GB" w:eastAsia="en-US"/>
        </w:rPr>
        <w:t xml:space="preserve">year 1, </w:t>
      </w:r>
      <w:r>
        <w:rPr>
          <w:rFonts w:eastAsia="MS Gothic"/>
          <w:b/>
          <w:color w:val="auto"/>
          <w:sz w:val="22"/>
          <w:lang w:val="en-GB" w:eastAsia="en-US"/>
        </w:rPr>
        <w:t xml:space="preserve">Duration: </w:t>
      </w:r>
      <w:r w:rsidRPr="0096189F">
        <w:rPr>
          <w:rFonts w:eastAsia="MS Gothic"/>
          <w:color w:val="auto"/>
          <w:sz w:val="22"/>
          <w:lang w:val="en-GB" w:eastAsia="en-US"/>
        </w:rPr>
        <w:t>6 years,</w:t>
      </w:r>
      <w:r>
        <w:rPr>
          <w:rFonts w:eastAsia="MS Gothic"/>
          <w:b/>
          <w:color w:val="auto"/>
          <w:sz w:val="22"/>
          <w:lang w:val="en-GB" w:eastAsia="en-US"/>
        </w:rPr>
        <w:t xml:space="preserve"> Risk: </w:t>
      </w:r>
      <w:r w:rsidRPr="0096189F">
        <w:rPr>
          <w:rFonts w:eastAsia="MS Gothic"/>
          <w:color w:val="auto"/>
          <w:sz w:val="22"/>
          <w:lang w:val="en-GB" w:eastAsia="en-US"/>
        </w:rPr>
        <w:t>moderate/high</w:t>
      </w:r>
    </w:p>
    <w:p w14:paraId="5A712DC2" w14:textId="77777777" w:rsidR="00135FBE" w:rsidRDefault="00135FBE" w:rsidP="00135FBE">
      <w:pPr>
        <w:pStyle w:val="WPackage"/>
        <w:spacing w:before="60"/>
        <w:rPr>
          <w:rFonts w:eastAsia="MS Gothic"/>
          <w:color w:val="auto"/>
          <w:sz w:val="22"/>
          <w:lang w:val="en-GB" w:eastAsia="en-US"/>
        </w:rPr>
      </w:pPr>
      <w:r>
        <w:rPr>
          <w:rFonts w:eastAsia="MS Gothic"/>
          <w:b/>
          <w:color w:val="auto"/>
          <w:sz w:val="22"/>
          <w:lang w:val="en-GB" w:eastAsia="en-US"/>
        </w:rPr>
        <w:t xml:space="preserve">Staff: </w:t>
      </w:r>
      <w:r>
        <w:rPr>
          <w:rFonts w:eastAsia="MS Gothic"/>
          <w:color w:val="auto"/>
          <w:sz w:val="22"/>
          <w:lang w:val="en-GB" w:eastAsia="en-US"/>
        </w:rPr>
        <w:t>M. Doumic, in constant interaction with H. Rezaei and V. Béringue and their team;</w:t>
      </w:r>
    </w:p>
    <w:p w14:paraId="42F53FD9" w14:textId="77777777" w:rsidR="00135FBE" w:rsidRDefault="00135FBE" w:rsidP="00135FBE">
      <w:pPr>
        <w:pStyle w:val="WPackage"/>
        <w:spacing w:before="60"/>
        <w:rPr>
          <w:rFonts w:eastAsia="MS Gothic"/>
          <w:color w:val="auto"/>
          <w:sz w:val="22"/>
          <w:lang w:val="en-GB" w:eastAsia="en-US"/>
        </w:rPr>
      </w:pPr>
      <w:r>
        <w:rPr>
          <w:rFonts w:eastAsia="MS Gothic"/>
          <w:color w:val="auto"/>
          <w:sz w:val="22"/>
          <w:lang w:val="en-GB" w:eastAsia="en-US"/>
        </w:rPr>
        <w:t>Post-doctoral fellows and Ph.D students to be appointed and co-supervised with our main collaborators:</w:t>
      </w:r>
    </w:p>
    <w:p w14:paraId="559F2F8A" w14:textId="77777777" w:rsidR="00135FBE" w:rsidRDefault="00135FBE" w:rsidP="00135FBE">
      <w:pPr>
        <w:pStyle w:val="WPackage"/>
        <w:spacing w:before="60"/>
        <w:rPr>
          <w:rFonts w:eastAsia="MS Gothic"/>
          <w:color w:val="auto"/>
          <w:sz w:val="22"/>
          <w:lang w:val="en-GB" w:eastAsia="en-US"/>
        </w:rPr>
      </w:pPr>
      <w:r w:rsidRPr="007421E4">
        <w:rPr>
          <w:rFonts w:eastAsia="MS Gothic"/>
          <w:b/>
          <w:color w:val="auto"/>
          <w:sz w:val="22"/>
          <w:lang w:val="en-GB" w:eastAsia="en-US"/>
        </w:rPr>
        <w:t>Klemens Fellner</w:t>
      </w:r>
      <w:r>
        <w:rPr>
          <w:rFonts w:eastAsia="MS Gothic"/>
          <w:color w:val="auto"/>
          <w:sz w:val="22"/>
          <w:lang w:val="en-GB" w:eastAsia="en-US"/>
        </w:rPr>
        <w:t xml:space="preserve"> (Prof. in University of Graz, Austria), </w:t>
      </w:r>
      <w:r w:rsidRPr="007421E4">
        <w:rPr>
          <w:rFonts w:eastAsia="MS Gothic"/>
          <w:b/>
          <w:color w:val="auto"/>
          <w:sz w:val="22"/>
          <w:lang w:val="en-GB" w:eastAsia="en-US"/>
        </w:rPr>
        <w:t>Marc Hoffmann</w:t>
      </w:r>
      <w:r>
        <w:rPr>
          <w:rFonts w:eastAsia="MS Gothic"/>
          <w:color w:val="auto"/>
          <w:sz w:val="22"/>
          <w:lang w:val="en-GB" w:eastAsia="en-US"/>
        </w:rPr>
        <w:t xml:space="preserve"> (Prof. in University Paris-Dauphine, France), </w:t>
      </w:r>
      <w:r w:rsidRPr="007421E4">
        <w:rPr>
          <w:rFonts w:eastAsia="MS Gothic"/>
          <w:b/>
          <w:color w:val="auto"/>
          <w:sz w:val="22"/>
          <w:lang w:val="en-GB" w:eastAsia="en-US"/>
        </w:rPr>
        <w:t>Philippe Robert</w:t>
      </w:r>
      <w:r>
        <w:rPr>
          <w:rFonts w:eastAsia="MS Gothic"/>
          <w:color w:val="auto"/>
          <w:sz w:val="22"/>
          <w:lang w:val="en-GB" w:eastAsia="en-US"/>
        </w:rPr>
        <w:t xml:space="preserve"> (Prof. in Inria, Paris)</w:t>
      </w:r>
    </w:p>
    <w:p w14:paraId="56EF9474" w14:textId="77777777" w:rsidR="00135FBE" w:rsidRPr="0096189F" w:rsidRDefault="00135FBE" w:rsidP="00135FBE">
      <w:pPr>
        <w:pStyle w:val="WPackage"/>
        <w:spacing w:before="60"/>
        <w:rPr>
          <w:rFonts w:eastAsia="MS Gothic"/>
          <w:color w:val="auto"/>
          <w:sz w:val="22"/>
          <w:lang w:val="en-GB" w:eastAsia="en-US"/>
        </w:rPr>
      </w:pPr>
    </w:p>
    <w:p w14:paraId="401EFF61" w14:textId="77777777" w:rsidR="00135FBE" w:rsidRPr="0096189F" w:rsidRDefault="00135FBE" w:rsidP="00135FBE">
      <w:pPr>
        <w:pStyle w:val="WPackage"/>
        <w:spacing w:before="60"/>
        <w:rPr>
          <w:rFonts w:eastAsia="MS Gothic"/>
          <w:b/>
          <w:color w:val="auto"/>
          <w:sz w:val="22"/>
          <w:lang w:val="en-GB" w:eastAsia="en-US"/>
        </w:rPr>
      </w:pPr>
      <w:r w:rsidRPr="0096189F">
        <w:rPr>
          <w:rFonts w:eastAsia="MS Gothic"/>
          <w:b/>
          <w:color w:val="auto"/>
          <w:sz w:val="22"/>
          <w:lang w:val="en-GB" w:eastAsia="en-US"/>
        </w:rPr>
        <w:t>General objectives.</w:t>
      </w:r>
    </w:p>
    <w:p w14:paraId="003812E5" w14:textId="77777777" w:rsidR="00D719FD" w:rsidRDefault="00D719FD" w:rsidP="00D719FD">
      <w:pPr>
        <w:pStyle w:val="WPackage"/>
        <w:spacing w:before="60"/>
        <w:rPr>
          <w:rFonts w:eastAsia="MS Gothic"/>
          <w:color w:val="auto"/>
          <w:sz w:val="22"/>
          <w:lang w:val="en-GB" w:eastAsia="en-US"/>
        </w:rPr>
      </w:pPr>
      <w:r w:rsidRPr="0096189F">
        <w:rPr>
          <w:rFonts w:eastAsia="MS Gothic"/>
          <w:color w:val="auto"/>
          <w:sz w:val="22"/>
          <w:lang w:val="en-GB" w:eastAsia="en-US"/>
        </w:rPr>
        <w:t xml:space="preserve">This work package gathers all the mathematical and numerical methods, which are in turn used in WP1 and WP2, in an iterative way. Its general objectives are twofold. </w:t>
      </w:r>
      <w:r w:rsidRPr="00200C7B">
        <w:rPr>
          <w:rFonts w:eastAsia="MS Gothic"/>
          <w:b/>
          <w:color w:val="auto"/>
          <w:sz w:val="22"/>
          <w:lang w:val="en-GB" w:eastAsia="en-US"/>
        </w:rPr>
        <w:t>First</w:t>
      </w:r>
      <w:r w:rsidRPr="0096189F">
        <w:rPr>
          <w:rFonts w:eastAsia="MS Gothic"/>
          <w:color w:val="auto"/>
          <w:sz w:val="22"/>
          <w:lang w:val="en-GB" w:eastAsia="en-US"/>
        </w:rPr>
        <w:t xml:space="preserve">, it aims at providing mechanistic models able to be qualitatively and quantitatively confronted to the experimental data of WP1 and WP2, ultimately able to predict the dynamics of new experiments, especially concerning </w:t>
      </w:r>
      <w:r w:rsidRPr="0096189F">
        <w:rPr>
          <w:rFonts w:eastAsia="MS Gothic"/>
          <w:i/>
          <w:color w:val="auto"/>
          <w:sz w:val="22"/>
          <w:lang w:val="en-GB" w:eastAsia="en-US"/>
        </w:rPr>
        <w:t>in vivo</w:t>
      </w:r>
      <w:r w:rsidRPr="0096189F">
        <w:rPr>
          <w:rFonts w:eastAsia="MS Gothic"/>
          <w:color w:val="auto"/>
          <w:sz w:val="22"/>
          <w:lang w:val="en-GB" w:eastAsia="en-US"/>
        </w:rPr>
        <w:t xml:space="preserve"> and </w:t>
      </w:r>
      <w:r w:rsidRPr="0096189F">
        <w:rPr>
          <w:rFonts w:eastAsia="MS Gothic"/>
          <w:i/>
          <w:color w:val="auto"/>
          <w:sz w:val="22"/>
          <w:lang w:val="en-GB" w:eastAsia="en-US"/>
        </w:rPr>
        <w:t>ex vivo</w:t>
      </w:r>
      <w:r w:rsidRPr="0096189F">
        <w:rPr>
          <w:rFonts w:eastAsia="MS Gothic"/>
          <w:color w:val="auto"/>
          <w:sz w:val="22"/>
          <w:lang w:val="en-GB" w:eastAsia="en-US"/>
        </w:rPr>
        <w:t xml:space="preserve"> data. Second, it shall pave the way for </w:t>
      </w:r>
      <w:r>
        <w:rPr>
          <w:rFonts w:eastAsia="MS Gothic"/>
          <w:color w:val="auto"/>
          <w:sz w:val="22"/>
          <w:lang w:val="en-GB" w:eastAsia="en-US"/>
        </w:rPr>
        <w:t>original</w:t>
      </w:r>
      <w:r w:rsidRPr="0096189F">
        <w:rPr>
          <w:rFonts w:eastAsia="MS Gothic"/>
          <w:color w:val="auto"/>
          <w:sz w:val="22"/>
          <w:lang w:val="en-GB" w:eastAsia="en-US"/>
        </w:rPr>
        <w:t xml:space="preserve"> mathematical problems, interesting for t</w:t>
      </w:r>
      <w:r>
        <w:rPr>
          <w:rFonts w:eastAsia="MS Gothic"/>
          <w:color w:val="auto"/>
          <w:sz w:val="22"/>
          <w:lang w:val="en-GB" w:eastAsia="en-US"/>
        </w:rPr>
        <w:t>he mathematical community in their</w:t>
      </w:r>
      <w:r w:rsidRPr="0096189F">
        <w:rPr>
          <w:rFonts w:eastAsia="MS Gothic"/>
          <w:color w:val="auto"/>
          <w:sz w:val="22"/>
          <w:lang w:val="en-GB" w:eastAsia="en-US"/>
        </w:rPr>
        <w:t xml:space="preserve"> own right. Of note, the questions raised by the modelling of different types of interacting </w:t>
      </w:r>
      <w:r w:rsidR="005B537E">
        <w:rPr>
          <w:rFonts w:eastAsia="MS Gothic"/>
          <w:color w:val="auto"/>
          <w:sz w:val="22"/>
          <w:lang w:val="en-GB" w:eastAsia="en-US"/>
        </w:rPr>
        <w:t>assemblies</w:t>
      </w:r>
      <w:r w:rsidR="005B537E" w:rsidRPr="0096189F">
        <w:rPr>
          <w:rFonts w:eastAsia="MS Gothic"/>
          <w:color w:val="auto"/>
          <w:sz w:val="22"/>
          <w:lang w:val="en-GB" w:eastAsia="en-US"/>
        </w:rPr>
        <w:t xml:space="preserve"> </w:t>
      </w:r>
      <w:r w:rsidRPr="0096189F">
        <w:rPr>
          <w:rFonts w:eastAsia="MS Gothic"/>
          <w:color w:val="auto"/>
          <w:sz w:val="22"/>
          <w:lang w:val="en-GB" w:eastAsia="en-US"/>
        </w:rPr>
        <w:t xml:space="preserve">are renewing the field of aggregation-fragmentation equations and processes, which </w:t>
      </w:r>
      <w:r>
        <w:rPr>
          <w:rFonts w:eastAsia="MS Gothic"/>
          <w:color w:val="auto"/>
          <w:sz w:val="22"/>
          <w:lang w:val="en-GB" w:eastAsia="en-US"/>
        </w:rPr>
        <w:t xml:space="preserve">may </w:t>
      </w:r>
      <w:r w:rsidRPr="0096189F">
        <w:rPr>
          <w:rFonts w:eastAsia="MS Gothic"/>
          <w:color w:val="auto"/>
          <w:sz w:val="22"/>
          <w:lang w:val="en-GB" w:eastAsia="en-US"/>
        </w:rPr>
        <w:t xml:space="preserve">exhibit new kinds of behaviours such as </w:t>
      </w:r>
      <w:r w:rsidRPr="002B16EB">
        <w:rPr>
          <w:rFonts w:eastAsia="MS Gothic"/>
          <w:b/>
          <w:color w:val="auto"/>
          <w:sz w:val="22"/>
          <w:lang w:val="en-GB" w:eastAsia="en-US"/>
        </w:rPr>
        <w:t>sustained or damped oscillations, periodicity, slow-fast dynamics etc</w:t>
      </w:r>
      <w:r w:rsidRPr="0096189F">
        <w:rPr>
          <w:rFonts w:eastAsia="MS Gothic"/>
          <w:color w:val="auto"/>
          <w:sz w:val="22"/>
          <w:lang w:val="en-GB" w:eastAsia="en-US"/>
        </w:rPr>
        <w:t>.</w:t>
      </w:r>
      <w:r>
        <w:rPr>
          <w:rFonts w:eastAsia="MS Gothic"/>
          <w:color w:val="auto"/>
          <w:sz w:val="22"/>
          <w:lang w:val="en-GB" w:eastAsia="en-US"/>
        </w:rPr>
        <w:t xml:space="preserve"> The study of these new phenomena, together with the links between stochastic and deterministic modelling and the theoretical analysis of data assimilation for structured equations problems, are the main mathematical objectives. </w:t>
      </w:r>
    </w:p>
    <w:p w14:paraId="023988D4" w14:textId="77777777" w:rsidR="00D719FD" w:rsidRDefault="00D719FD" w:rsidP="00D719FD">
      <w:pPr>
        <w:pStyle w:val="WPackage"/>
        <w:spacing w:before="60"/>
        <w:rPr>
          <w:rFonts w:eastAsia="MS Gothic"/>
          <w:color w:val="auto"/>
          <w:sz w:val="22"/>
          <w:lang w:val="en-GB" w:eastAsia="en-US"/>
        </w:rPr>
      </w:pPr>
      <w:r>
        <w:rPr>
          <w:rFonts w:eastAsia="MS Gothic"/>
          <w:color w:val="auto"/>
          <w:sz w:val="22"/>
          <w:lang w:val="en-GB" w:eastAsia="en-US"/>
        </w:rPr>
        <w:t>The previous ERC Starting Grant project SKIPPER</w:t>
      </w:r>
      <w:r w:rsidRPr="00D63673">
        <w:rPr>
          <w:rFonts w:eastAsia="MS Gothic"/>
          <w:color w:val="auto"/>
          <w:sz w:val="22"/>
          <w:vertAlign w:val="superscript"/>
          <w:lang w:val="en-GB" w:eastAsia="en-US"/>
        </w:rPr>
        <w:t>AD</w:t>
      </w:r>
      <w:r>
        <w:rPr>
          <w:rFonts w:eastAsia="MS Gothic"/>
          <w:color w:val="auto"/>
          <w:sz w:val="22"/>
          <w:lang w:val="en-GB" w:eastAsia="en-US"/>
        </w:rPr>
        <w:t>, which involved both M. Doumic (P.I.) and H. Rezaei (30% of time), will be very useful to us, because it provides us with a solid working arrangement. The methodological approach we have developed during the SKIPPER</w:t>
      </w:r>
      <w:r w:rsidRPr="00732D72">
        <w:rPr>
          <w:rFonts w:eastAsia="MS Gothic"/>
          <w:color w:val="auto"/>
          <w:sz w:val="22"/>
          <w:vertAlign w:val="superscript"/>
          <w:lang w:val="en-GB" w:eastAsia="en-US"/>
        </w:rPr>
        <w:t>AD</w:t>
      </w:r>
      <w:r>
        <w:rPr>
          <w:rFonts w:eastAsia="MS Gothic"/>
          <w:color w:val="auto"/>
          <w:sz w:val="22"/>
          <w:lang w:val="en-GB" w:eastAsia="en-US"/>
        </w:rPr>
        <w:t xml:space="preserve"> project has proved successful on specific questions </w:t>
      </w:r>
      <w:r w:rsidRPr="00D95775">
        <w:rPr>
          <w:color w:val="auto"/>
          <w:sz w:val="22"/>
          <w:lang w:val="en-GB"/>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color w:val="auto"/>
          <w:sz w:val="22"/>
          <w:lang w:val="en-GB"/>
        </w:rPr>
        <w:instrText xml:space="preserve"> ADDIN EN.CITE </w:instrText>
      </w:r>
      <w:r>
        <w:rPr>
          <w:color w:val="auto"/>
          <w:sz w:val="22"/>
          <w:lang w:val="en-GB"/>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color w:val="auto"/>
          <w:sz w:val="22"/>
          <w:lang w:val="en-GB"/>
        </w:rPr>
        <w:instrText xml:space="preserve"> ADDIN EN.CITE.DATA </w:instrText>
      </w:r>
      <w:r>
        <w:rPr>
          <w:color w:val="auto"/>
          <w:sz w:val="22"/>
          <w:lang w:val="en-GB"/>
        </w:rPr>
      </w:r>
      <w:r>
        <w:rPr>
          <w:color w:val="auto"/>
          <w:sz w:val="22"/>
          <w:lang w:val="en-GB"/>
        </w:rPr>
        <w:fldChar w:fldCharType="end"/>
      </w:r>
      <w:r w:rsidRPr="00D95775">
        <w:rPr>
          <w:color w:val="auto"/>
          <w:sz w:val="22"/>
          <w:lang w:val="en-GB"/>
        </w:rPr>
      </w:r>
      <w:r w:rsidRPr="00D95775">
        <w:rPr>
          <w:color w:val="auto"/>
          <w:sz w:val="22"/>
          <w:lang w:val="en-GB"/>
        </w:rPr>
        <w:fldChar w:fldCharType="separate"/>
      </w:r>
      <w:r>
        <w:rPr>
          <w:noProof/>
          <w:color w:val="auto"/>
          <w:sz w:val="22"/>
          <w:lang w:val="en-GB"/>
        </w:rPr>
        <w:t>(</w:t>
      </w:r>
      <w:r w:rsidR="00645C86">
        <w:rPr>
          <w:i/>
          <w:noProof/>
          <w:color w:val="auto"/>
          <w:sz w:val="22"/>
          <w:lang w:val="en-GB"/>
        </w:rPr>
        <w:t>61,</w:t>
      </w:r>
      <w:r w:rsidR="00645C86" w:rsidRPr="00645C86">
        <w:rPr>
          <w:b/>
          <w:i/>
          <w:noProof/>
          <w:color w:val="auto"/>
          <w:sz w:val="22"/>
          <w:lang w:val="en-GB"/>
        </w:rPr>
        <w:t>Armiento JTB</w:t>
      </w:r>
      <w:r>
        <w:rPr>
          <w:noProof/>
          <w:color w:val="auto"/>
          <w:sz w:val="22"/>
          <w:lang w:val="en-GB"/>
        </w:rPr>
        <w:t>)</w:t>
      </w:r>
      <w:r w:rsidRPr="00D95775">
        <w:rPr>
          <w:color w:val="auto"/>
          <w:sz w:val="22"/>
          <w:lang w:val="en-GB"/>
        </w:rPr>
        <w:fldChar w:fldCharType="end"/>
      </w:r>
      <w:r>
        <w:rPr>
          <w:rFonts w:eastAsia="MS Gothic"/>
          <w:color w:val="auto"/>
          <w:sz w:val="22"/>
          <w:lang w:val="en-GB" w:eastAsia="en-US"/>
        </w:rPr>
        <w:t xml:space="preserve">, which were preliminary results for this proposal. However, the major aim of the PeRCID project, which is to unravel </w:t>
      </w:r>
      <w:r w:rsidR="00B115FD">
        <w:rPr>
          <w:rFonts w:eastAsia="MS Gothic"/>
          <w:color w:val="auto"/>
          <w:sz w:val="22"/>
          <w:lang w:val="en-GB" w:eastAsia="en-US"/>
        </w:rPr>
        <w:t xml:space="preserve">the network of exchange between different PrPSc subassemblies, </w:t>
      </w:r>
      <w:r>
        <w:rPr>
          <w:rFonts w:eastAsia="MS Gothic"/>
          <w:color w:val="auto"/>
          <w:sz w:val="22"/>
          <w:lang w:val="en-GB" w:eastAsia="en-US"/>
        </w:rPr>
        <w:t>represents a break-through compared to the SKIPPER</w:t>
      </w:r>
      <w:r w:rsidRPr="00FC03D2">
        <w:rPr>
          <w:rFonts w:eastAsia="MS Gothic"/>
          <w:color w:val="auto"/>
          <w:sz w:val="22"/>
          <w:vertAlign w:val="superscript"/>
          <w:lang w:val="en-GB" w:eastAsia="en-US"/>
        </w:rPr>
        <w:t>AD</w:t>
      </w:r>
      <w:r>
        <w:rPr>
          <w:rFonts w:eastAsia="MS Gothic"/>
          <w:color w:val="auto"/>
          <w:sz w:val="22"/>
          <w:lang w:val="en-GB" w:eastAsia="en-US"/>
        </w:rPr>
        <w:t xml:space="preserve"> project, which did not address this issue and concentrated on models where polymers are only described by their size, </w:t>
      </w:r>
      <w:r w:rsidRPr="0025112F">
        <w:rPr>
          <w:rFonts w:eastAsia="MS Gothic"/>
          <w:i/>
          <w:color w:val="auto"/>
          <w:sz w:val="22"/>
          <w:lang w:val="en-GB" w:eastAsia="en-US"/>
        </w:rPr>
        <w:t>i.e.,</w:t>
      </w:r>
      <w:r>
        <w:rPr>
          <w:rFonts w:eastAsia="MS Gothic"/>
          <w:color w:val="auto"/>
          <w:sz w:val="22"/>
          <w:lang w:val="en-GB" w:eastAsia="en-US"/>
        </w:rPr>
        <w:t xml:space="preserve"> the number of protomers they contain.</w:t>
      </w:r>
    </w:p>
    <w:p w14:paraId="7442D1E1" w14:textId="77777777" w:rsidR="00D719FD" w:rsidRPr="0096189F" w:rsidRDefault="00D719FD" w:rsidP="00D719FD">
      <w:pPr>
        <w:pStyle w:val="WPackage"/>
        <w:spacing w:before="0"/>
        <w:rPr>
          <w:rFonts w:eastAsia="MS Gothic"/>
          <w:color w:val="auto"/>
          <w:sz w:val="22"/>
          <w:lang w:val="en-GB" w:eastAsia="en-US"/>
        </w:rPr>
      </w:pPr>
    </w:p>
    <w:p w14:paraId="427A9B0A" w14:textId="77777777" w:rsidR="00D719FD" w:rsidRDefault="00D719FD" w:rsidP="00D719FD">
      <w:pPr>
        <w:contextualSpacing/>
        <w:jc w:val="both"/>
        <w:rPr>
          <w:rFonts w:eastAsia="Calibri"/>
          <w:sz w:val="22"/>
          <w:szCs w:val="22"/>
          <w:lang w:val="en-GB" w:eastAsia="en-US"/>
        </w:rPr>
      </w:pPr>
      <w:r>
        <w:rPr>
          <w:rFonts w:eastAsia="Calibri"/>
          <w:b/>
          <w:sz w:val="22"/>
          <w:szCs w:val="22"/>
          <w:lang w:val="en-GB" w:eastAsia="en-US"/>
        </w:rPr>
        <w:t xml:space="preserve">Subtask </w:t>
      </w:r>
      <w:r w:rsidRPr="0096189F">
        <w:rPr>
          <w:rFonts w:eastAsia="Calibri"/>
          <w:b/>
          <w:sz w:val="22"/>
          <w:szCs w:val="22"/>
          <w:lang w:val="en-GB" w:eastAsia="en-US"/>
        </w:rPr>
        <w:t>3.1 Model building and model selection : from data to model</w:t>
      </w:r>
      <w:r w:rsidRPr="0096189F">
        <w:rPr>
          <w:rFonts w:eastAsia="Calibri"/>
          <w:sz w:val="22"/>
          <w:szCs w:val="22"/>
          <w:lang w:val="en-GB" w:eastAsia="en-US"/>
        </w:rPr>
        <w:t xml:space="preserve"> </w:t>
      </w:r>
    </w:p>
    <w:p w14:paraId="749AA16D" w14:textId="77777777" w:rsidR="00D719FD" w:rsidRDefault="00D719FD" w:rsidP="00D719FD">
      <w:pPr>
        <w:contextualSpacing/>
        <w:jc w:val="both"/>
        <w:rPr>
          <w:rFonts w:eastAsia="Calibri"/>
          <w:sz w:val="22"/>
          <w:szCs w:val="22"/>
          <w:lang w:val="en-GB" w:eastAsia="en-US"/>
        </w:rPr>
      </w:pPr>
      <w:r>
        <w:rPr>
          <w:rFonts w:eastAsia="Calibri"/>
          <w:sz w:val="22"/>
          <w:szCs w:val="22"/>
          <w:lang w:val="en-GB" w:eastAsia="en-US"/>
        </w:rPr>
        <w:t>In this first subtask, we shall analyse the experimental data (</w:t>
      </w:r>
      <w:r w:rsidR="00987B54">
        <w:rPr>
          <w:rFonts w:eastAsia="Calibri"/>
          <w:sz w:val="22"/>
          <w:szCs w:val="22"/>
          <w:lang w:val="en-GB" w:eastAsia="en-US"/>
        </w:rPr>
        <w:t xml:space="preserve">incoming </w:t>
      </w:r>
      <w:r>
        <w:rPr>
          <w:rFonts w:eastAsia="Calibri"/>
          <w:sz w:val="22"/>
          <w:szCs w:val="22"/>
          <w:lang w:val="en-GB" w:eastAsia="en-US"/>
        </w:rPr>
        <w:t>from subtask</w:t>
      </w:r>
      <w:r w:rsidR="005E53A4">
        <w:rPr>
          <w:rFonts w:eastAsia="Calibri"/>
          <w:sz w:val="22"/>
          <w:szCs w:val="22"/>
          <w:lang w:val="en-GB" w:eastAsia="en-US"/>
        </w:rPr>
        <w:t>s:</w:t>
      </w:r>
      <w:r>
        <w:rPr>
          <w:rFonts w:eastAsia="Calibri"/>
          <w:sz w:val="22"/>
          <w:szCs w:val="22"/>
          <w:lang w:val="en-GB" w:eastAsia="en-US"/>
        </w:rPr>
        <w:t xml:space="preserve"> 1.1.</w:t>
      </w:r>
      <w:r w:rsidR="00FC6517">
        <w:rPr>
          <w:rFonts w:eastAsia="Calibri"/>
          <w:sz w:val="22"/>
          <w:szCs w:val="22"/>
          <w:lang w:val="en-GB" w:eastAsia="en-US"/>
        </w:rPr>
        <w:t>1</w:t>
      </w:r>
      <w:r w:rsidR="005E53A4">
        <w:rPr>
          <w:rFonts w:eastAsia="Calibri"/>
          <w:sz w:val="22"/>
          <w:szCs w:val="22"/>
          <w:lang w:val="en-GB" w:eastAsia="en-US"/>
        </w:rPr>
        <w:t>,</w:t>
      </w:r>
      <w:r w:rsidR="00FC6517">
        <w:rPr>
          <w:rFonts w:eastAsia="Calibri"/>
          <w:sz w:val="22"/>
          <w:szCs w:val="22"/>
          <w:lang w:val="en-GB" w:eastAsia="en-US"/>
        </w:rPr>
        <w:t xml:space="preserve"> 1.2.1</w:t>
      </w:r>
      <w:r w:rsidR="005E53A4">
        <w:rPr>
          <w:rFonts w:eastAsia="Calibri"/>
          <w:sz w:val="22"/>
          <w:szCs w:val="22"/>
          <w:lang w:val="en-GB" w:eastAsia="en-US"/>
        </w:rPr>
        <w:t xml:space="preserve"> </w:t>
      </w:r>
      <w:r w:rsidR="0030419F">
        <w:rPr>
          <w:rFonts w:eastAsia="Calibri"/>
          <w:sz w:val="22"/>
          <w:szCs w:val="22"/>
          <w:lang w:val="en-GB" w:eastAsia="en-US"/>
        </w:rPr>
        <w:t>1.3.1, 1.3.2</w:t>
      </w:r>
      <w:r w:rsidR="00B02E27">
        <w:rPr>
          <w:rFonts w:eastAsia="Calibri"/>
          <w:sz w:val="22"/>
          <w:szCs w:val="22"/>
          <w:lang w:val="en-GB" w:eastAsia="en-US"/>
        </w:rPr>
        <w:t>, 2.2.1and 2.14</w:t>
      </w:r>
      <w:r>
        <w:rPr>
          <w:rFonts w:eastAsia="Calibri"/>
          <w:sz w:val="22"/>
          <w:szCs w:val="22"/>
          <w:lang w:val="en-GB" w:eastAsia="en-US"/>
        </w:rPr>
        <w:t xml:space="preserve">) and discuss them in deep to design, simulate, adapt mathematical models: deterministic ones, </w:t>
      </w:r>
      <w:r>
        <w:rPr>
          <w:rFonts w:eastAsia="Calibri"/>
          <w:sz w:val="22"/>
          <w:szCs w:val="22"/>
          <w:lang w:val="en-GB" w:eastAsia="en-US"/>
        </w:rPr>
        <w:lastRenderedPageBreak/>
        <w:t xml:space="preserve">based on systems of </w:t>
      </w:r>
      <w:r w:rsidR="00361984">
        <w:rPr>
          <w:rFonts w:eastAsia="Calibri"/>
          <w:sz w:val="22"/>
          <w:szCs w:val="22"/>
          <w:lang w:val="en-GB" w:eastAsia="en-US"/>
        </w:rPr>
        <w:t>bio</w:t>
      </w:r>
      <w:r>
        <w:rPr>
          <w:rFonts w:eastAsia="Calibri"/>
          <w:sz w:val="22"/>
          <w:szCs w:val="22"/>
          <w:lang w:val="en-GB" w:eastAsia="en-US"/>
        </w:rPr>
        <w:t xml:space="preserve">chemical reactions – the major difficulty being to take into account several species of </w:t>
      </w:r>
      <w:r w:rsidR="00361984">
        <w:rPr>
          <w:rFonts w:eastAsia="Calibri"/>
          <w:sz w:val="22"/>
          <w:szCs w:val="22"/>
          <w:lang w:val="en-GB" w:eastAsia="en-US"/>
        </w:rPr>
        <w:t>assemblies</w:t>
      </w:r>
      <w:r>
        <w:rPr>
          <w:rFonts w:eastAsia="Calibri"/>
          <w:sz w:val="22"/>
          <w:szCs w:val="22"/>
          <w:lang w:val="en-GB" w:eastAsia="en-US"/>
        </w:rPr>
        <w:t>, and the fact that the size of polymers can be arbitrarily large - or stochastic ones, when the number of objects are so small that stochastic effects can no more be negligible. We detail this into three successive steps, as follows.</w:t>
      </w:r>
    </w:p>
    <w:p w14:paraId="6B2FC7C8" w14:textId="77777777" w:rsidR="00D719FD" w:rsidRDefault="00D719FD" w:rsidP="00D719FD">
      <w:pPr>
        <w:contextualSpacing/>
        <w:jc w:val="both"/>
        <w:rPr>
          <w:rFonts w:eastAsia="Calibri"/>
          <w:sz w:val="22"/>
          <w:szCs w:val="22"/>
          <w:lang w:val="en-GB" w:eastAsia="en-US"/>
        </w:rPr>
      </w:pPr>
    </w:p>
    <w:p w14:paraId="23104728" w14:textId="77777777" w:rsidR="00135FBE" w:rsidRPr="00460C18" w:rsidRDefault="00D719FD" w:rsidP="00D719FD">
      <w:pPr>
        <w:contextualSpacing/>
        <w:jc w:val="both"/>
        <w:rPr>
          <w:rFonts w:eastAsia="Calibri"/>
          <w:b/>
          <w:sz w:val="22"/>
          <w:szCs w:val="22"/>
          <w:lang w:val="en-GB" w:eastAsia="en-US"/>
        </w:rPr>
      </w:pPr>
      <w:r w:rsidRPr="00460C18">
        <w:rPr>
          <w:rFonts w:eastAsia="Calibri"/>
          <w:b/>
          <w:sz w:val="22"/>
          <w:szCs w:val="22"/>
          <w:lang w:val="en-GB" w:eastAsia="en-US"/>
        </w:rPr>
        <w:t xml:space="preserve">First step: Noise analysis </w:t>
      </w:r>
      <w:r w:rsidR="00135FBE" w:rsidRPr="00460C18">
        <w:rPr>
          <w:rFonts w:eastAsia="Calibri"/>
          <w:b/>
          <w:sz w:val="22"/>
          <w:szCs w:val="22"/>
          <w:lang w:val="en-GB" w:eastAsia="en-US"/>
        </w:rPr>
        <w:t xml:space="preserve">and image analysis </w:t>
      </w:r>
    </w:p>
    <w:p w14:paraId="42869AFA" w14:textId="77777777" w:rsidR="00135FBE" w:rsidRDefault="00135FBE" w:rsidP="00135FBE">
      <w:pPr>
        <w:contextualSpacing/>
        <w:jc w:val="both"/>
        <w:rPr>
          <w:rFonts w:eastAsia="Calibri"/>
          <w:sz w:val="22"/>
          <w:szCs w:val="22"/>
          <w:lang w:val="en-GB" w:eastAsia="en-US"/>
        </w:rPr>
      </w:pPr>
      <w:r>
        <w:rPr>
          <w:rFonts w:eastAsia="Calibri"/>
          <w:sz w:val="22"/>
          <w:szCs w:val="22"/>
          <w:lang w:val="en-GB" w:eastAsia="en-US"/>
        </w:rPr>
        <w:t xml:space="preserve">In collaboration with </w:t>
      </w:r>
      <w:r w:rsidRPr="0096189F">
        <w:rPr>
          <w:rFonts w:eastAsia="Calibri"/>
          <w:sz w:val="22"/>
          <w:szCs w:val="22"/>
          <w:lang w:val="en-GB" w:eastAsia="en-US"/>
        </w:rPr>
        <w:t xml:space="preserve">M. Hoffmann </w:t>
      </w:r>
      <w:r>
        <w:rPr>
          <w:rFonts w:eastAsia="Calibri"/>
          <w:sz w:val="22"/>
          <w:szCs w:val="22"/>
          <w:lang w:val="en-GB" w:eastAsia="en-US"/>
        </w:rPr>
        <w:t xml:space="preserve">and a post-doctoral fellow to be recruited, and based on the image analysis software built by Y. Yin (in progress) to analyse </w:t>
      </w:r>
      <w:r w:rsidR="006B2968">
        <w:rPr>
          <w:rFonts w:eastAsia="Calibri"/>
          <w:sz w:val="22"/>
          <w:szCs w:val="22"/>
          <w:lang w:val="en-GB" w:eastAsia="en-US"/>
        </w:rPr>
        <w:t xml:space="preserve">electron microscopy </w:t>
      </w:r>
      <w:r>
        <w:rPr>
          <w:rFonts w:eastAsia="Calibri"/>
          <w:sz w:val="22"/>
          <w:szCs w:val="22"/>
          <w:lang w:val="en-GB" w:eastAsia="en-US"/>
        </w:rPr>
        <w:t>images, we shall</w:t>
      </w:r>
    </w:p>
    <w:p w14:paraId="40F453AB" w14:textId="77777777" w:rsidR="00135FBE" w:rsidRPr="00460C18" w:rsidRDefault="00135FBE" w:rsidP="00135FBE">
      <w:pPr>
        <w:pStyle w:val="Paragraphedeliste"/>
        <w:numPr>
          <w:ilvl w:val="0"/>
          <w:numId w:val="3"/>
        </w:numPr>
        <w:ind w:left="0" w:firstLine="0"/>
        <w:jc w:val="both"/>
        <w:rPr>
          <w:rFonts w:eastAsia="Calibri"/>
          <w:sz w:val="22"/>
          <w:szCs w:val="22"/>
          <w:lang w:eastAsia="en-US"/>
        </w:rPr>
      </w:pPr>
      <w:r w:rsidRPr="00460C18">
        <w:rPr>
          <w:rFonts w:eastAsia="Calibri"/>
          <w:sz w:val="22"/>
          <w:szCs w:val="22"/>
          <w:lang w:eastAsia="en-US"/>
        </w:rPr>
        <w:t xml:space="preserve">extend the software to be able to analyse 3D images coming from </w:t>
      </w:r>
      <w:r w:rsidR="006B2968">
        <w:rPr>
          <w:rFonts w:eastAsia="Calibri"/>
          <w:sz w:val="22"/>
          <w:szCs w:val="22"/>
          <w:lang w:eastAsia="en-US"/>
        </w:rPr>
        <w:t>AFM and NanoIR</w:t>
      </w:r>
      <w:r>
        <w:rPr>
          <w:rFonts w:eastAsia="Calibri"/>
          <w:sz w:val="22"/>
          <w:szCs w:val="22"/>
          <w:lang w:eastAsia="en-US"/>
        </w:rPr>
        <w:t xml:space="preserve">, and develop a biologist user-friendly software (with Y. Yin and an engineer to be recruited)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EN.CITE.DATA </w:instrText>
      </w:r>
      <w:r>
        <w:rPr>
          <w:sz w:val="22"/>
        </w:rPr>
      </w:r>
      <w:r>
        <w:rPr>
          <w:sz w:val="22"/>
        </w:rPr>
        <w:fldChar w:fldCharType="end"/>
      </w:r>
      <w:r w:rsidRPr="00D95775">
        <w:rPr>
          <w:sz w:val="22"/>
        </w:rPr>
      </w:r>
      <w:r w:rsidRPr="00D95775">
        <w:rPr>
          <w:sz w:val="22"/>
        </w:rPr>
        <w:fldChar w:fldCharType="separate"/>
      </w:r>
      <w:r>
        <w:rPr>
          <w:noProof/>
          <w:sz w:val="22"/>
        </w:rPr>
        <w:t>(</w:t>
      </w:r>
      <w:r w:rsidR="00460C9D" w:rsidRPr="00825086">
        <w:rPr>
          <w:b/>
          <w:i/>
          <w:noProof/>
          <w:sz w:val="22"/>
        </w:rPr>
        <w:t>Yin</w:t>
      </w:r>
      <w:r w:rsidR="00825086" w:rsidRPr="00825086">
        <w:rPr>
          <w:b/>
          <w:i/>
          <w:noProof/>
          <w:sz w:val="22"/>
        </w:rPr>
        <w:t xml:space="preserve"> et al, 2012</w:t>
      </w:r>
      <w:r w:rsidR="00460C9D">
        <w:rPr>
          <w:i/>
          <w:noProof/>
          <w:sz w:val="22"/>
        </w:rPr>
        <w:t xml:space="preserve">, </w:t>
      </w:r>
      <w:r>
        <w:rPr>
          <w:noProof/>
          <w:sz w:val="22"/>
        </w:rPr>
        <w:t>)</w:t>
      </w:r>
      <w:r w:rsidRPr="00D95775">
        <w:rPr>
          <w:sz w:val="22"/>
        </w:rPr>
        <w:fldChar w:fldCharType="end"/>
      </w:r>
    </w:p>
    <w:p w14:paraId="0240ED85" w14:textId="13DC6D54" w:rsidR="0022735F" w:rsidRDefault="00135FBE" w:rsidP="00135FBE">
      <w:pPr>
        <w:pStyle w:val="Paragraphedeliste"/>
        <w:numPr>
          <w:ilvl w:val="0"/>
          <w:numId w:val="3"/>
        </w:numPr>
        <w:ind w:left="0" w:firstLine="0"/>
        <w:jc w:val="both"/>
        <w:rPr>
          <w:rFonts w:eastAsia="Calibri"/>
          <w:sz w:val="22"/>
          <w:szCs w:val="22"/>
          <w:lang w:val="en-US" w:eastAsia="en-US"/>
        </w:rPr>
      </w:pPr>
      <w:r w:rsidRPr="0022735F">
        <w:rPr>
          <w:rFonts w:eastAsia="Calibri"/>
          <w:sz w:val="22"/>
          <w:szCs w:val="22"/>
          <w:lang w:eastAsia="en-US"/>
        </w:rPr>
        <w:t xml:space="preserve">propose statistical tests to assess the presence or not of periodic oscillations in the signal based on wavelet transformation of the signal, and prove its statistical power. </w:t>
      </w:r>
    </w:p>
    <w:p w14:paraId="0A5ADECD" w14:textId="77777777" w:rsidR="0022735F" w:rsidRPr="0022735F" w:rsidRDefault="0022735F" w:rsidP="0022735F">
      <w:pPr>
        <w:jc w:val="both"/>
        <w:rPr>
          <w:rFonts w:eastAsia="Calibri"/>
          <w:sz w:val="22"/>
          <w:szCs w:val="22"/>
          <w:lang w:val="en-US" w:eastAsia="en-US"/>
        </w:rPr>
      </w:pPr>
    </w:p>
    <w:p w14:paraId="38FCAEEE" w14:textId="77777777" w:rsidR="00135FBE" w:rsidRDefault="00135FBE" w:rsidP="00135FBE">
      <w:pPr>
        <w:contextualSpacing/>
        <w:jc w:val="both"/>
        <w:rPr>
          <w:rFonts w:eastAsia="Calibri"/>
          <w:b/>
          <w:sz w:val="22"/>
          <w:szCs w:val="22"/>
          <w:lang w:val="en-GB" w:eastAsia="en-US"/>
        </w:rPr>
      </w:pPr>
      <w:r w:rsidRPr="00322DB1">
        <w:rPr>
          <w:rFonts w:eastAsia="Calibri"/>
          <w:b/>
          <w:sz w:val="22"/>
          <w:szCs w:val="22"/>
          <w:lang w:val="en-GB" w:eastAsia="en-US"/>
        </w:rPr>
        <w:t xml:space="preserve">Second step: Kinetic pathway modelling </w:t>
      </w:r>
      <w:r>
        <w:rPr>
          <w:rFonts w:eastAsia="Calibri"/>
          <w:b/>
          <w:sz w:val="22"/>
          <w:szCs w:val="22"/>
          <w:lang w:val="en-GB" w:eastAsia="en-US"/>
        </w:rPr>
        <w:t xml:space="preserve">(based on data from subtasks </w:t>
      </w:r>
      <w:r w:rsidR="001464D9">
        <w:rPr>
          <w:rFonts w:eastAsia="Calibri"/>
          <w:sz w:val="22"/>
          <w:szCs w:val="22"/>
          <w:lang w:val="en-GB" w:eastAsia="en-US"/>
        </w:rPr>
        <w:t>1.2.1</w:t>
      </w:r>
      <w:r w:rsidR="00453613">
        <w:rPr>
          <w:rFonts w:eastAsia="Calibri"/>
          <w:sz w:val="22"/>
          <w:szCs w:val="22"/>
          <w:lang w:val="en-GB" w:eastAsia="en-US"/>
        </w:rPr>
        <w:t>,</w:t>
      </w:r>
      <w:r w:rsidR="001464D9">
        <w:rPr>
          <w:rFonts w:eastAsia="Calibri"/>
          <w:sz w:val="22"/>
          <w:szCs w:val="22"/>
          <w:lang w:val="en-GB" w:eastAsia="en-US"/>
        </w:rPr>
        <w:t xml:space="preserve"> 1.3.1, 1.3.2, 2.2.1</w:t>
      </w:r>
      <w:r w:rsidR="00453613">
        <w:rPr>
          <w:rFonts w:eastAsia="Calibri"/>
          <w:sz w:val="22"/>
          <w:szCs w:val="22"/>
          <w:lang w:val="en-GB" w:eastAsia="en-US"/>
        </w:rPr>
        <w:t>,</w:t>
      </w:r>
      <w:r w:rsidR="001464D9">
        <w:rPr>
          <w:rFonts w:eastAsia="Calibri"/>
          <w:sz w:val="22"/>
          <w:szCs w:val="22"/>
          <w:lang w:val="en-GB" w:eastAsia="en-US"/>
        </w:rPr>
        <w:t xml:space="preserve"> 2.14</w:t>
      </w:r>
      <w:r>
        <w:rPr>
          <w:rFonts w:eastAsia="Calibri"/>
          <w:b/>
          <w:sz w:val="22"/>
          <w:szCs w:val="22"/>
          <w:lang w:val="en-GB" w:eastAsia="en-US"/>
        </w:rPr>
        <w:t>)</w:t>
      </w:r>
    </w:p>
    <w:p w14:paraId="50CFB282" w14:textId="77777777" w:rsidR="00645C86" w:rsidRDefault="00135FBE" w:rsidP="00135FBE">
      <w:pPr>
        <w:contextualSpacing/>
        <w:jc w:val="both"/>
        <w:rPr>
          <w:sz w:val="22"/>
          <w:lang w:val="en-US"/>
        </w:rPr>
      </w:pPr>
      <w:r>
        <w:rPr>
          <w:rFonts w:eastAsia="Calibri"/>
          <w:sz w:val="22"/>
          <w:szCs w:val="22"/>
          <w:lang w:val="en-GB" w:eastAsia="en-US"/>
        </w:rPr>
        <w:t xml:space="preserve">This step consists not only in designing one model, but rather a family of models, based </w:t>
      </w:r>
      <w:r w:rsidR="002B0841">
        <w:rPr>
          <w:rFonts w:eastAsia="Calibri"/>
          <w:sz w:val="22"/>
          <w:szCs w:val="22"/>
          <w:lang w:val="en-GB" w:eastAsia="en-US"/>
        </w:rPr>
        <w:t>i)</w:t>
      </w:r>
      <w:r>
        <w:rPr>
          <w:rFonts w:eastAsia="Calibri"/>
          <w:sz w:val="22"/>
          <w:szCs w:val="22"/>
          <w:lang w:val="en-GB" w:eastAsia="en-US"/>
        </w:rPr>
        <w:t xml:space="preserve"> on the models developed in the previous project SKIPPER</w:t>
      </w:r>
      <w:r w:rsidRPr="00322DB1">
        <w:rPr>
          <w:rFonts w:eastAsia="Calibri"/>
          <w:sz w:val="22"/>
          <w:szCs w:val="22"/>
          <w:vertAlign w:val="superscript"/>
          <w:lang w:val="en-GB" w:eastAsia="en-US"/>
        </w:rPr>
        <w:t>AD</w:t>
      </w:r>
      <w:r>
        <w:rPr>
          <w:rFonts w:eastAsia="Calibri"/>
          <w:sz w:val="22"/>
          <w:szCs w:val="22"/>
          <w:lang w:val="en-GB" w:eastAsia="en-US"/>
        </w:rPr>
        <w:t xml:space="preserve">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0522BF">
        <w:rPr>
          <w:sz w:val="22"/>
          <w:lang w:val="en-US"/>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0522BF">
        <w:rPr>
          <w:sz w:val="22"/>
          <w:lang w:val="en-US"/>
        </w:rPr>
        <w:instrText xml:space="preserve"> ADDIN EN.CITE.DATA </w:instrText>
      </w:r>
      <w:r>
        <w:rPr>
          <w:sz w:val="22"/>
        </w:rPr>
      </w:r>
      <w:r>
        <w:rPr>
          <w:sz w:val="22"/>
        </w:rPr>
        <w:fldChar w:fldCharType="end"/>
      </w:r>
      <w:r w:rsidRPr="00D95775">
        <w:rPr>
          <w:sz w:val="22"/>
        </w:rPr>
      </w:r>
      <w:r w:rsidRPr="00D95775">
        <w:rPr>
          <w:sz w:val="22"/>
        </w:rPr>
        <w:fldChar w:fldCharType="separate"/>
      </w:r>
      <w:r w:rsidRPr="00135FBE">
        <w:rPr>
          <w:noProof/>
          <w:sz w:val="22"/>
          <w:lang w:val="en-US"/>
        </w:rPr>
        <w:t>(</w:t>
      </w:r>
      <w:r w:rsidR="00C11166">
        <w:rPr>
          <w:i/>
          <w:noProof/>
          <w:sz w:val="22"/>
          <w:lang w:val="en-US"/>
        </w:rPr>
        <w:t xml:space="preserve">61, </w:t>
      </w:r>
      <w:r w:rsidR="00C11166" w:rsidRPr="00645C86">
        <w:rPr>
          <w:b/>
          <w:i/>
          <w:noProof/>
          <w:sz w:val="22"/>
          <w:lang w:val="en-US"/>
        </w:rPr>
        <w:t>Armiento JTB</w:t>
      </w:r>
      <w:r w:rsidRPr="00135FBE">
        <w:rPr>
          <w:noProof/>
          <w:sz w:val="22"/>
          <w:lang w:val="en-US"/>
        </w:rPr>
        <w:t>)</w:t>
      </w:r>
      <w:r w:rsidRPr="00D95775">
        <w:rPr>
          <w:sz w:val="22"/>
        </w:rPr>
        <w:fldChar w:fldCharType="end"/>
      </w:r>
      <w:r w:rsidRPr="002461D3">
        <w:rPr>
          <w:sz w:val="22"/>
          <w:lang w:val="en-US"/>
        </w:rPr>
        <w:t xml:space="preserve">, and </w:t>
      </w:r>
      <w:r w:rsidR="002B0841">
        <w:rPr>
          <w:sz w:val="22"/>
          <w:lang w:val="en-US"/>
        </w:rPr>
        <w:t>ii)</w:t>
      </w:r>
      <w:r w:rsidRPr="002461D3">
        <w:rPr>
          <w:sz w:val="22"/>
          <w:lang w:val="en-US"/>
        </w:rPr>
        <w:t xml:space="preserve"> on models taking into account several interacting species, and possibly </w:t>
      </w:r>
      <w:r w:rsidRPr="00C11166">
        <w:rPr>
          <w:sz w:val="22"/>
          <w:lang w:val="en-US"/>
        </w:rPr>
        <w:t>also spa</w:t>
      </w:r>
      <w:r w:rsidR="00551AB2" w:rsidRPr="00C11166">
        <w:rPr>
          <w:sz w:val="22"/>
          <w:lang w:val="en-US"/>
        </w:rPr>
        <w:t>tial diffusion</w:t>
      </w:r>
      <w:r w:rsidR="00C11166">
        <w:rPr>
          <w:sz w:val="22"/>
          <w:lang w:val="en-US"/>
        </w:rPr>
        <w:t xml:space="preserve"> </w:t>
      </w:r>
      <w:r w:rsidR="00645C86">
        <w:rPr>
          <w:b/>
          <w:sz w:val="22"/>
          <w:lang w:val="en-US"/>
        </w:rPr>
        <w:t>(Desvillettes, Fellner, Tang, SIAM, 2017</w:t>
      </w:r>
      <w:r w:rsidR="00C11166">
        <w:rPr>
          <w:b/>
          <w:sz w:val="22"/>
          <w:lang w:val="en-US"/>
        </w:rPr>
        <w:t>)</w:t>
      </w:r>
      <w:r w:rsidRPr="002461D3">
        <w:rPr>
          <w:sz w:val="22"/>
          <w:lang w:val="en-US"/>
        </w:rPr>
        <w:t xml:space="preserve">. As a preliminary result, the following system, inspired from Becker-Döring system but with a nonlinear depolymerisation reaction and two monomeric species, is able to exhibit persistant or damped oscillations (work in progress) and will </w:t>
      </w:r>
      <w:r w:rsidR="00645C86">
        <w:rPr>
          <w:sz w:val="22"/>
          <w:lang w:val="en-US"/>
        </w:rPr>
        <w:t>serve as a first building block</w:t>
      </w:r>
    </w:p>
    <w:p w14:paraId="4AFFFB18" w14:textId="77777777" w:rsidR="00135FBE" w:rsidRPr="002461D3" w:rsidRDefault="00645C86" w:rsidP="00135FBE">
      <w:pPr>
        <w:contextualSpacing/>
        <w:jc w:val="both"/>
        <w:rPr>
          <w:sz w:val="22"/>
          <w:lang w:val="en-US"/>
        </w:rPr>
      </w:pPr>
      <w:r w:rsidRPr="00D510FB">
        <w:rPr>
          <w:lang w:val="en-US"/>
          <w:rPrChange w:id="509" w:author="DELLA VALLE Cécile" w:date="2018-02-06T12:24:00Z">
            <w:rPr/>
          </w:rPrChange>
        </w:rPr>
        <w:t xml:space="preserve"> </w:t>
      </w:r>
      <w:r>
        <w:rPr>
          <w:noProof/>
          <w:sz w:val="22"/>
        </w:rPr>
        <w:drawing>
          <wp:inline distT="0" distB="0" distL="0" distR="0" wp14:anchorId="20A61D82" wp14:editId="1FC6D334">
            <wp:extent cx="3539113" cy="877587"/>
            <wp:effectExtent l="0" t="0" r="0" b="1143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471" cy="877924"/>
                    </a:xfrm>
                    <a:prstGeom prst="rect">
                      <a:avLst/>
                    </a:prstGeom>
                    <a:noFill/>
                    <a:ln>
                      <a:noFill/>
                    </a:ln>
                  </pic:spPr>
                </pic:pic>
              </a:graphicData>
            </a:graphic>
          </wp:inline>
        </w:drawing>
      </w:r>
    </w:p>
    <w:p w14:paraId="5950A7B3" w14:textId="77777777" w:rsidR="00135FBE" w:rsidRDefault="00135FBE" w:rsidP="00135FBE">
      <w:pPr>
        <w:contextualSpacing/>
        <w:jc w:val="both"/>
        <w:rPr>
          <w:sz w:val="22"/>
          <w:lang w:val="en-US"/>
        </w:rPr>
      </w:pPr>
      <w:r w:rsidRPr="00645C86">
        <w:rPr>
          <w:sz w:val="22"/>
          <w:lang w:val="en-US"/>
        </w:rPr>
        <w:t xml:space="preserve">where </w:t>
      </w:r>
      <w:r w:rsidR="00645C86" w:rsidRPr="00645C86">
        <w:rPr>
          <w:i/>
          <w:sz w:val="22"/>
          <w:lang w:val="en-US"/>
        </w:rPr>
        <w:t>c</w:t>
      </w:r>
      <w:r w:rsidR="00645C86" w:rsidRPr="00645C86">
        <w:rPr>
          <w:i/>
          <w:iCs/>
          <w:sz w:val="22"/>
          <w:szCs w:val="22"/>
          <w:vertAlign w:val="subscript"/>
          <w:lang w:val="en-US"/>
        </w:rPr>
        <w:t>i</w:t>
      </w:r>
      <w:r w:rsidR="00645C86" w:rsidRPr="00645C86">
        <w:rPr>
          <w:sz w:val="22"/>
          <w:lang w:val="en-US"/>
        </w:rPr>
        <w:t xml:space="preserve"> denotes a PrPSc substructure formed of </w:t>
      </w:r>
      <w:r w:rsidR="00645C86" w:rsidRPr="00645C86">
        <w:rPr>
          <w:i/>
          <w:sz w:val="22"/>
          <w:lang w:val="en-US"/>
        </w:rPr>
        <w:t>i</w:t>
      </w:r>
      <w:r w:rsidR="00645C86" w:rsidRPr="00645C86">
        <w:rPr>
          <w:sz w:val="22"/>
          <w:lang w:val="en-US"/>
        </w:rPr>
        <w:t xml:space="preserve"> elementary block</w:t>
      </w:r>
      <w:r w:rsidRPr="00645C86">
        <w:rPr>
          <w:sz w:val="22"/>
          <w:lang w:val="en-US"/>
        </w:rPr>
        <w:t xml:space="preserve">, </w:t>
      </w:r>
      <w:r w:rsidR="00645C86" w:rsidRPr="00645C86">
        <w:rPr>
          <w:sz w:val="22"/>
          <w:lang w:val="en-US"/>
        </w:rPr>
        <w:t xml:space="preserve">and </w:t>
      </w:r>
      <w:r w:rsidR="00645C86" w:rsidRPr="00645C86">
        <w:rPr>
          <w:i/>
          <w:sz w:val="22"/>
          <w:lang w:val="en-US"/>
        </w:rPr>
        <w:t>v</w:t>
      </w:r>
      <w:r w:rsidRPr="00645C86">
        <w:rPr>
          <w:sz w:val="22"/>
          <w:lang w:val="en-US"/>
        </w:rPr>
        <w:t xml:space="preserve"> and </w:t>
      </w:r>
      <w:r w:rsidR="00645C86" w:rsidRPr="00645C86">
        <w:rPr>
          <w:i/>
          <w:sz w:val="22"/>
          <w:lang w:val="en-US"/>
        </w:rPr>
        <w:t>v*</w:t>
      </w:r>
      <w:r w:rsidR="00F72FCD" w:rsidRPr="00645C86">
        <w:rPr>
          <w:sz w:val="22"/>
          <w:lang w:val="en-US"/>
        </w:rPr>
        <w:t xml:space="preserve"> denote t</w:t>
      </w:r>
      <w:r w:rsidR="00645C86" w:rsidRPr="00645C86">
        <w:rPr>
          <w:sz w:val="22"/>
          <w:lang w:val="en-US"/>
        </w:rPr>
        <w:t>wo</w:t>
      </w:r>
      <w:r w:rsidR="00F72FCD" w:rsidRPr="00645C86">
        <w:rPr>
          <w:sz w:val="22"/>
          <w:lang w:val="en-US"/>
        </w:rPr>
        <w:t xml:space="preserve"> </w:t>
      </w:r>
      <w:r w:rsidR="00645C86" w:rsidRPr="00645C86">
        <w:rPr>
          <w:sz w:val="22"/>
          <w:lang w:val="en-US"/>
        </w:rPr>
        <w:t xml:space="preserve">types </w:t>
      </w:r>
      <w:r w:rsidR="00645C86">
        <w:rPr>
          <w:sz w:val="22"/>
          <w:lang w:val="en-US"/>
        </w:rPr>
        <w:t xml:space="preserve">of </w:t>
      </w:r>
      <w:r w:rsidR="00645C86" w:rsidRPr="00645C86">
        <w:rPr>
          <w:sz w:val="22"/>
          <w:lang w:val="en-US"/>
        </w:rPr>
        <w:t>element</w:t>
      </w:r>
      <w:r w:rsidR="00F72FCD" w:rsidRPr="00645C86">
        <w:rPr>
          <w:sz w:val="22"/>
          <w:lang w:val="en-US"/>
        </w:rPr>
        <w:t>a</w:t>
      </w:r>
      <w:r w:rsidR="00645C86" w:rsidRPr="00645C86">
        <w:rPr>
          <w:sz w:val="22"/>
          <w:lang w:val="en-US"/>
        </w:rPr>
        <w:t>r</w:t>
      </w:r>
      <w:r w:rsidR="00F72FCD" w:rsidRPr="00645C86">
        <w:rPr>
          <w:sz w:val="22"/>
          <w:lang w:val="en-US"/>
        </w:rPr>
        <w:t>y building block</w:t>
      </w:r>
      <w:r w:rsidR="00645C86" w:rsidRPr="00645C86">
        <w:rPr>
          <w:sz w:val="22"/>
          <w:lang w:val="en-US"/>
        </w:rPr>
        <w:t>s</w:t>
      </w:r>
      <w:r w:rsidR="00F72FCD" w:rsidRPr="00645C86">
        <w:rPr>
          <w:sz w:val="22"/>
          <w:lang w:val="en-US"/>
        </w:rPr>
        <w:t xml:space="preserve"> (suPrP)</w:t>
      </w:r>
      <w:r w:rsidR="00645C86" w:rsidRPr="00645C86">
        <w:rPr>
          <w:sz w:val="22"/>
          <w:lang w:val="en-US"/>
        </w:rPr>
        <w:t xml:space="preserve">. </w:t>
      </w:r>
      <w:r w:rsidR="00645C86">
        <w:rPr>
          <w:sz w:val="22"/>
          <w:lang w:val="en-US"/>
        </w:rPr>
        <w:t>The differential system is then</w:t>
      </w:r>
    </w:p>
    <w:p w14:paraId="063E7205" w14:textId="77777777" w:rsidR="00645C86" w:rsidRPr="00645C86" w:rsidRDefault="00645C86" w:rsidP="00135FBE">
      <w:pPr>
        <w:contextualSpacing/>
        <w:jc w:val="both"/>
        <w:rPr>
          <w:sz w:val="22"/>
          <w:lang w:val="en-US"/>
        </w:rPr>
      </w:pPr>
      <w:r>
        <w:rPr>
          <w:noProof/>
          <w:sz w:val="22"/>
        </w:rPr>
        <w:drawing>
          <wp:inline distT="0" distB="0" distL="0" distR="0" wp14:anchorId="29A1369A" wp14:editId="28B87B14">
            <wp:extent cx="4796413" cy="1067320"/>
            <wp:effectExtent l="0" t="0" r="4445"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7960" cy="1067664"/>
                    </a:xfrm>
                    <a:prstGeom prst="rect">
                      <a:avLst/>
                    </a:prstGeom>
                    <a:noFill/>
                    <a:ln>
                      <a:noFill/>
                    </a:ln>
                  </pic:spPr>
                </pic:pic>
              </a:graphicData>
            </a:graphic>
          </wp:inline>
        </w:drawing>
      </w:r>
    </w:p>
    <w:p w14:paraId="24A8E430" w14:textId="77777777" w:rsidR="00135FBE" w:rsidRDefault="00135FBE" w:rsidP="00135FBE">
      <w:pPr>
        <w:contextualSpacing/>
        <w:jc w:val="both"/>
        <w:rPr>
          <w:sz w:val="22"/>
          <w:lang w:val="en-US"/>
        </w:rPr>
      </w:pPr>
      <w:r w:rsidRPr="00645C86">
        <w:rPr>
          <w:sz w:val="22"/>
          <w:lang w:val="en-US"/>
        </w:rPr>
        <w:t xml:space="preserve">In a </w:t>
      </w:r>
      <w:r w:rsidR="00645C86">
        <w:rPr>
          <w:sz w:val="22"/>
          <w:lang w:val="en-US"/>
        </w:rPr>
        <w:t xml:space="preserve">first approximation for a </w:t>
      </w:r>
      <w:r w:rsidRPr="00645C86">
        <w:rPr>
          <w:sz w:val="22"/>
          <w:lang w:val="en-US"/>
        </w:rPr>
        <w:t>continuous version – valid for large sizes, and to be studied</w:t>
      </w:r>
      <w:r w:rsidR="00645C86">
        <w:rPr>
          <w:sz w:val="22"/>
          <w:lang w:val="en-US"/>
        </w:rPr>
        <w:t>, together with more complex ones,</w:t>
      </w:r>
      <w:r w:rsidRPr="00645C86">
        <w:rPr>
          <w:sz w:val="22"/>
          <w:lang w:val="en-US"/>
        </w:rPr>
        <w:t xml:space="preserve"> in Task 3.2. - it gives</w:t>
      </w:r>
    </w:p>
    <w:p w14:paraId="7E46CC04" w14:textId="77777777" w:rsidR="00645C86" w:rsidRDefault="00645C86" w:rsidP="00135FBE">
      <w:pPr>
        <w:contextualSpacing/>
        <w:jc w:val="both"/>
        <w:rPr>
          <w:sz w:val="22"/>
          <w:lang w:val="en-US"/>
        </w:rPr>
      </w:pPr>
      <w:r>
        <w:rPr>
          <w:noProof/>
          <w:sz w:val="22"/>
        </w:rPr>
        <w:drawing>
          <wp:inline distT="0" distB="0" distL="0" distR="0" wp14:anchorId="48566C88" wp14:editId="368E7513">
            <wp:extent cx="4796413" cy="1202590"/>
            <wp:effectExtent l="0" t="0" r="4445"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420" cy="1202842"/>
                    </a:xfrm>
                    <a:prstGeom prst="rect">
                      <a:avLst/>
                    </a:prstGeom>
                    <a:noFill/>
                    <a:ln>
                      <a:noFill/>
                    </a:ln>
                  </pic:spPr>
                </pic:pic>
              </a:graphicData>
            </a:graphic>
          </wp:inline>
        </w:drawing>
      </w:r>
    </w:p>
    <w:p w14:paraId="7D0DB9B3" w14:textId="77777777" w:rsidR="00D719FD" w:rsidRDefault="00645C86" w:rsidP="00D719FD">
      <w:pPr>
        <w:contextualSpacing/>
        <w:jc w:val="both"/>
        <w:rPr>
          <w:rFonts w:eastAsia="Calibri"/>
          <w:sz w:val="22"/>
          <w:szCs w:val="22"/>
          <w:lang w:val="en-GB" w:eastAsia="en-US"/>
        </w:rPr>
      </w:pPr>
      <w:r w:rsidRPr="00645C86">
        <w:rPr>
          <w:sz w:val="22"/>
          <w:lang w:val="en-US"/>
        </w:rPr>
        <w:t xml:space="preserve">More complex models include other species. </w:t>
      </w:r>
      <w:r w:rsidRPr="00645C86">
        <w:rPr>
          <w:rFonts w:eastAsia="Calibri"/>
          <w:sz w:val="22"/>
          <w:szCs w:val="22"/>
          <w:lang w:val="en-GB" w:eastAsia="en-US"/>
        </w:rPr>
        <w:t>T</w:t>
      </w:r>
      <w:r w:rsidR="00135FBE" w:rsidRPr="00645C86">
        <w:rPr>
          <w:rFonts w:eastAsia="Calibri"/>
          <w:sz w:val="22"/>
          <w:szCs w:val="22"/>
          <w:lang w:val="en-GB" w:eastAsia="en-US"/>
        </w:rPr>
        <w:t>o take into account a whole-</w:t>
      </w:r>
      <w:r w:rsidR="00D719FD" w:rsidRPr="00645C86">
        <w:rPr>
          <w:rFonts w:eastAsia="Calibri"/>
          <w:sz w:val="22"/>
          <w:szCs w:val="22"/>
          <w:lang w:val="en-GB" w:eastAsia="en-US"/>
        </w:rPr>
        <w:t xml:space="preserve"> brain system, non-homogeneous space diffusion could also be added</w:t>
      </w:r>
      <w:r w:rsidRPr="00645C86">
        <w:rPr>
          <w:rFonts w:eastAsia="Calibri"/>
          <w:sz w:val="22"/>
          <w:szCs w:val="22"/>
          <w:lang w:val="en-GB" w:eastAsia="en-US"/>
        </w:rPr>
        <w:t xml:space="preserve"> (see subtask 1.3.2)</w:t>
      </w:r>
    </w:p>
    <w:p w14:paraId="1299F8CC" w14:textId="77777777" w:rsidR="00D719FD" w:rsidRDefault="00D719FD" w:rsidP="00D719FD">
      <w:pPr>
        <w:contextualSpacing/>
        <w:jc w:val="both"/>
        <w:rPr>
          <w:rFonts w:eastAsia="Calibri"/>
          <w:b/>
          <w:sz w:val="22"/>
          <w:szCs w:val="22"/>
          <w:lang w:val="en-GB" w:eastAsia="en-US"/>
        </w:rPr>
      </w:pPr>
    </w:p>
    <w:p w14:paraId="37EA6BD3" w14:textId="77777777" w:rsidR="00D719FD" w:rsidRPr="00645C86" w:rsidRDefault="00D719FD" w:rsidP="00D719FD">
      <w:pPr>
        <w:contextualSpacing/>
        <w:jc w:val="both"/>
        <w:rPr>
          <w:rFonts w:eastAsia="Calibri"/>
          <w:sz w:val="22"/>
          <w:szCs w:val="22"/>
          <w:lang w:val="en-GB" w:eastAsia="en-US"/>
        </w:rPr>
      </w:pPr>
      <w:r w:rsidRPr="00645C86">
        <w:rPr>
          <w:rFonts w:eastAsia="Calibri"/>
          <w:b/>
          <w:sz w:val="22"/>
          <w:szCs w:val="22"/>
          <w:lang w:val="en-GB" w:eastAsia="en-US"/>
        </w:rPr>
        <w:t>Third step: introduction of stochasticity in the exchange network</w:t>
      </w:r>
      <w:r w:rsidRPr="00645C86">
        <w:rPr>
          <w:rFonts w:eastAsia="Calibri"/>
          <w:sz w:val="22"/>
          <w:szCs w:val="22"/>
          <w:lang w:val="en-GB" w:eastAsia="en-US"/>
        </w:rPr>
        <w:t xml:space="preserve"> (with P. Robert and Ph.D students)</w:t>
      </w:r>
    </w:p>
    <w:p w14:paraId="37373C98" w14:textId="77777777" w:rsidR="00D719FD" w:rsidRPr="002461D3" w:rsidRDefault="00551AB2" w:rsidP="00D719FD">
      <w:pPr>
        <w:contextualSpacing/>
        <w:jc w:val="both"/>
        <w:rPr>
          <w:sz w:val="22"/>
          <w:lang w:val="en-US"/>
        </w:rPr>
      </w:pPr>
      <w:r w:rsidRPr="00645C86">
        <w:rPr>
          <w:rFonts w:eastAsia="Calibri"/>
          <w:sz w:val="22"/>
          <w:szCs w:val="22"/>
          <w:lang w:val="en-GB" w:eastAsia="en-US"/>
        </w:rPr>
        <w:t>To model the a</w:t>
      </w:r>
      <w:r w:rsidR="001A661D" w:rsidRPr="00645C86">
        <w:rPr>
          <w:rFonts w:eastAsia="Calibri"/>
          <w:sz w:val="22"/>
          <w:szCs w:val="22"/>
          <w:lang w:val="en-GB" w:eastAsia="en-US"/>
        </w:rPr>
        <w:t>daptive templating response</w:t>
      </w:r>
      <w:r w:rsidRPr="00645C86">
        <w:rPr>
          <w:rFonts w:eastAsia="Calibri"/>
          <w:sz w:val="22"/>
          <w:szCs w:val="22"/>
          <w:lang w:val="en-GB" w:eastAsia="en-US"/>
        </w:rPr>
        <w:t>,</w:t>
      </w:r>
      <w:r w:rsidR="001A661D" w:rsidRPr="00645C86">
        <w:rPr>
          <w:rFonts w:eastAsia="Calibri"/>
          <w:sz w:val="22"/>
          <w:szCs w:val="22"/>
          <w:lang w:val="en-GB" w:eastAsia="en-US"/>
        </w:rPr>
        <w:t xml:space="preserve"> </w:t>
      </w:r>
      <w:r w:rsidRPr="00645C86">
        <w:rPr>
          <w:rFonts w:eastAsia="Calibri"/>
          <w:sz w:val="22"/>
          <w:szCs w:val="22"/>
          <w:lang w:val="en-GB" w:eastAsia="en-US"/>
        </w:rPr>
        <w:t>which</w:t>
      </w:r>
      <w:r w:rsidR="004474F7" w:rsidRPr="00645C86">
        <w:rPr>
          <w:rFonts w:eastAsia="Calibri"/>
          <w:sz w:val="22"/>
          <w:szCs w:val="22"/>
          <w:lang w:val="en-GB" w:eastAsia="en-US"/>
        </w:rPr>
        <w:t xml:space="preserve"> could </w:t>
      </w:r>
      <w:r w:rsidRPr="00645C86">
        <w:rPr>
          <w:rFonts w:eastAsia="Calibri"/>
          <w:sz w:val="22"/>
          <w:szCs w:val="22"/>
          <w:lang w:val="en-GB" w:eastAsia="en-US"/>
        </w:rPr>
        <w:t xml:space="preserve">be, </w:t>
      </w:r>
      <w:r w:rsidR="004474F7" w:rsidRPr="00645C86">
        <w:rPr>
          <w:rFonts w:eastAsia="Calibri"/>
          <w:sz w:val="22"/>
          <w:szCs w:val="22"/>
          <w:lang w:val="en-GB" w:eastAsia="en-US"/>
        </w:rPr>
        <w:t>at the level of subassemblies</w:t>
      </w:r>
      <w:r w:rsidRPr="00645C86">
        <w:rPr>
          <w:rFonts w:eastAsia="Calibri"/>
          <w:sz w:val="22"/>
          <w:szCs w:val="22"/>
          <w:lang w:val="en-GB" w:eastAsia="en-US"/>
        </w:rPr>
        <w:t>,</w:t>
      </w:r>
      <w:r w:rsidR="004474F7" w:rsidRPr="00645C86">
        <w:rPr>
          <w:rFonts w:eastAsia="Calibri"/>
          <w:sz w:val="22"/>
          <w:szCs w:val="22"/>
          <w:lang w:val="en-GB" w:eastAsia="en-US"/>
        </w:rPr>
        <w:t xml:space="preserve"> assimilated to </w:t>
      </w:r>
      <w:r w:rsidRPr="00645C86">
        <w:rPr>
          <w:rFonts w:eastAsia="Calibri"/>
          <w:sz w:val="22"/>
          <w:szCs w:val="22"/>
          <w:lang w:val="en-GB" w:eastAsia="en-US"/>
        </w:rPr>
        <w:t xml:space="preserve">a </w:t>
      </w:r>
      <w:r w:rsidR="00D719FD" w:rsidRPr="00645C86">
        <w:rPr>
          <w:rFonts w:eastAsia="Calibri"/>
          <w:sz w:val="22"/>
          <w:szCs w:val="22"/>
          <w:lang w:val="en-GB" w:eastAsia="en-US"/>
        </w:rPr>
        <w:t>nucleation</w:t>
      </w:r>
      <w:r w:rsidR="004474F7" w:rsidRPr="00645C86">
        <w:rPr>
          <w:rFonts w:eastAsia="Calibri"/>
          <w:sz w:val="22"/>
          <w:szCs w:val="22"/>
          <w:lang w:val="en-GB" w:eastAsia="en-US"/>
        </w:rPr>
        <w:t xml:space="preserve"> elongation</w:t>
      </w:r>
      <w:r w:rsidR="00D719FD" w:rsidRPr="00645C86">
        <w:rPr>
          <w:rFonts w:eastAsia="Calibri"/>
          <w:sz w:val="22"/>
          <w:szCs w:val="22"/>
          <w:lang w:val="en-GB" w:eastAsia="en-US"/>
        </w:rPr>
        <w:t xml:space="preserve"> step, or when there is a failure in the environment (species barrier or very large dilutions), it may be necessary to use the stochastic system underlying the chemical balance equation, and to link it with its deterministic limit, in the spirit of </w:t>
      </w:r>
      <w:r w:rsidR="00D719FD" w:rsidRPr="00645C86">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00D719FD" w:rsidRPr="00645C86">
        <w:rPr>
          <w:sz w:val="22"/>
          <w:lang w:val="en-US"/>
        </w:rPr>
        <w:instrText xml:space="preserve"> ADDIN EN.CITE </w:instrText>
      </w:r>
      <w:r w:rsidR="00D719FD" w:rsidRPr="00645C86">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00D719FD" w:rsidRPr="00645C86">
        <w:rPr>
          <w:sz w:val="22"/>
          <w:lang w:val="en-US"/>
        </w:rPr>
        <w:instrText xml:space="preserve"> ADDIN EN.CITE.DATA </w:instrText>
      </w:r>
      <w:r w:rsidR="00D719FD" w:rsidRPr="00645C86">
        <w:rPr>
          <w:sz w:val="22"/>
        </w:rPr>
      </w:r>
      <w:r w:rsidR="00D719FD" w:rsidRPr="00645C86">
        <w:rPr>
          <w:sz w:val="22"/>
        </w:rPr>
        <w:fldChar w:fldCharType="end"/>
      </w:r>
      <w:r w:rsidR="00D719FD" w:rsidRPr="00645C86">
        <w:rPr>
          <w:sz w:val="22"/>
        </w:rPr>
      </w:r>
      <w:r w:rsidR="00D719FD" w:rsidRPr="00645C86">
        <w:rPr>
          <w:sz w:val="22"/>
        </w:rPr>
        <w:fldChar w:fldCharType="separate"/>
      </w:r>
      <w:r w:rsidR="00D719FD" w:rsidRPr="00645C86">
        <w:rPr>
          <w:noProof/>
          <w:sz w:val="22"/>
          <w:lang w:val="en-US"/>
        </w:rPr>
        <w:t>(</w:t>
      </w:r>
      <w:r w:rsidR="00825086">
        <w:rPr>
          <w:i/>
          <w:noProof/>
          <w:sz w:val="22"/>
          <w:lang w:val="en-US"/>
        </w:rPr>
        <w:t xml:space="preserve">W. Sun, 2017, </w:t>
      </w:r>
      <w:r w:rsidR="00D719FD" w:rsidRPr="00645C86">
        <w:rPr>
          <w:noProof/>
          <w:sz w:val="22"/>
          <w:lang w:val="en-US"/>
        </w:rPr>
        <w:t>)</w:t>
      </w:r>
      <w:r w:rsidR="00D719FD" w:rsidRPr="00645C86">
        <w:rPr>
          <w:sz w:val="22"/>
        </w:rPr>
        <w:fldChar w:fldCharType="end"/>
      </w:r>
      <w:r w:rsidR="00D719FD" w:rsidRPr="00645C86">
        <w:rPr>
          <w:sz w:val="22"/>
          <w:lang w:val="en-US"/>
        </w:rPr>
        <w:t>.</w:t>
      </w:r>
    </w:p>
    <w:p w14:paraId="5D1C5CDF" w14:textId="77777777" w:rsidR="00D719FD" w:rsidRPr="0096189F" w:rsidRDefault="00D719FD" w:rsidP="00D719FD">
      <w:pPr>
        <w:contextualSpacing/>
        <w:jc w:val="both"/>
        <w:rPr>
          <w:rFonts w:eastAsia="Calibri"/>
          <w:sz w:val="22"/>
          <w:szCs w:val="22"/>
          <w:lang w:val="en-GB" w:eastAsia="en-US"/>
        </w:rPr>
      </w:pPr>
    </w:p>
    <w:p w14:paraId="2423C60F" w14:textId="77777777" w:rsidR="00D719FD" w:rsidRPr="00CC4124" w:rsidRDefault="00D719FD" w:rsidP="00D719FD">
      <w:pPr>
        <w:contextualSpacing/>
        <w:jc w:val="both"/>
        <w:rPr>
          <w:rFonts w:eastAsia="Calibri"/>
          <w:b/>
          <w:sz w:val="22"/>
          <w:szCs w:val="22"/>
          <w:lang w:val="en-GB" w:eastAsia="en-US"/>
        </w:rPr>
      </w:pPr>
      <w:r w:rsidRPr="00CC4124">
        <w:rPr>
          <w:rFonts w:eastAsia="Calibri"/>
          <w:b/>
          <w:sz w:val="22"/>
          <w:szCs w:val="22"/>
          <w:lang w:val="en-GB" w:eastAsia="en-US"/>
        </w:rPr>
        <w:t>3.2 : Model analysis: understanding the kinetic model</w:t>
      </w:r>
      <w:r>
        <w:rPr>
          <w:rFonts w:eastAsia="Calibri"/>
          <w:b/>
          <w:sz w:val="22"/>
          <w:szCs w:val="22"/>
          <w:lang w:val="en-GB" w:eastAsia="en-US"/>
        </w:rPr>
        <w:t>s, elucidating the key mechanisms</w:t>
      </w:r>
    </w:p>
    <w:p w14:paraId="0B71E845" w14:textId="77777777" w:rsidR="00D719FD" w:rsidRDefault="00D719FD" w:rsidP="00D719FD">
      <w:pPr>
        <w:contextualSpacing/>
        <w:jc w:val="both"/>
        <w:rPr>
          <w:rFonts w:eastAsia="Calibri"/>
          <w:sz w:val="22"/>
          <w:szCs w:val="22"/>
          <w:lang w:val="en-GB" w:eastAsia="en-US"/>
        </w:rPr>
      </w:pPr>
      <w:r w:rsidRPr="0096189F">
        <w:rPr>
          <w:rFonts w:eastAsia="Calibri"/>
          <w:sz w:val="22"/>
          <w:szCs w:val="22"/>
          <w:lang w:val="en-GB" w:eastAsia="en-US"/>
        </w:rPr>
        <w:tab/>
      </w:r>
    </w:p>
    <w:p w14:paraId="2BE86919" w14:textId="640993CE" w:rsidR="00D719FD" w:rsidRDefault="00D719FD" w:rsidP="00D719FD">
      <w:pPr>
        <w:contextualSpacing/>
        <w:jc w:val="both"/>
        <w:rPr>
          <w:rFonts w:eastAsia="Calibri"/>
          <w:sz w:val="22"/>
          <w:szCs w:val="22"/>
          <w:lang w:val="en-GB" w:eastAsia="en-US"/>
        </w:rPr>
      </w:pPr>
      <w:r>
        <w:rPr>
          <w:rFonts w:eastAsia="Calibri"/>
          <w:sz w:val="22"/>
          <w:szCs w:val="22"/>
          <w:lang w:val="en-GB" w:eastAsia="en-US"/>
        </w:rPr>
        <w:t xml:space="preserve">This part gathers the most theoretical part of WP3: it consists in the mathematical and numerical analysis of the models developed in 3.1. Among the many challenging mathematical questions we will address, </w:t>
      </w:r>
      <w:r w:rsidR="00547AF4">
        <w:rPr>
          <w:rFonts w:eastAsia="Calibri"/>
          <w:sz w:val="22"/>
          <w:szCs w:val="22"/>
          <w:lang w:val="en-GB" w:eastAsia="en-US"/>
        </w:rPr>
        <w:t xml:space="preserve">in collaboration with K. Fellner, P. Robert and M. Tournus, </w:t>
      </w:r>
      <w:r>
        <w:rPr>
          <w:rFonts w:eastAsia="Calibri"/>
          <w:sz w:val="22"/>
          <w:szCs w:val="22"/>
          <w:lang w:val="en-GB" w:eastAsia="en-US"/>
        </w:rPr>
        <w:t>we can cite the following.</w:t>
      </w:r>
    </w:p>
    <w:p w14:paraId="0E14A93F" w14:textId="77777777" w:rsidR="00135FBE" w:rsidRDefault="00135FBE" w:rsidP="00135FBE">
      <w:pPr>
        <w:contextualSpacing/>
        <w:jc w:val="both"/>
        <w:rPr>
          <w:rFonts w:eastAsia="Calibri"/>
          <w:sz w:val="22"/>
          <w:szCs w:val="22"/>
          <w:lang w:val="en-GB" w:eastAsia="en-US"/>
        </w:rPr>
      </w:pPr>
    </w:p>
    <w:p w14:paraId="49AD7C1A" w14:textId="77777777" w:rsidR="00135FBE" w:rsidRDefault="00135FBE" w:rsidP="00135FBE">
      <w:pPr>
        <w:pStyle w:val="Paragraphedeliste"/>
        <w:numPr>
          <w:ilvl w:val="0"/>
          <w:numId w:val="3"/>
        </w:numPr>
        <w:jc w:val="both"/>
        <w:rPr>
          <w:rFonts w:eastAsia="Calibri"/>
          <w:sz w:val="22"/>
          <w:szCs w:val="22"/>
          <w:lang w:eastAsia="en-US"/>
        </w:rPr>
      </w:pPr>
      <w:r w:rsidRPr="00A461CE">
        <w:rPr>
          <w:rFonts w:eastAsia="Calibri"/>
          <w:sz w:val="22"/>
          <w:szCs w:val="22"/>
          <w:lang w:eastAsia="en-US"/>
        </w:rPr>
        <w:lastRenderedPageBreak/>
        <w:t>Under which conditions can periodic or pseudo-periodic oscillations appear ? Analyse and simulate the models to evidence the presence of slow/fast dynamics. Determine which systems may exhibit damped or sustained oscillations (with M. Tournus)</w:t>
      </w:r>
    </w:p>
    <w:p w14:paraId="1F7EBD5A" w14:textId="77777777" w:rsidR="00135FBE" w:rsidRPr="00A461CE" w:rsidRDefault="00135FBE" w:rsidP="00135FBE">
      <w:pPr>
        <w:pStyle w:val="Paragraphedeliste"/>
        <w:numPr>
          <w:ilvl w:val="0"/>
          <w:numId w:val="3"/>
        </w:numPr>
        <w:jc w:val="both"/>
        <w:rPr>
          <w:rFonts w:eastAsia="Calibri"/>
          <w:sz w:val="22"/>
          <w:szCs w:val="22"/>
          <w:lang w:eastAsia="en-US"/>
        </w:rPr>
      </w:pPr>
      <w:r w:rsidRPr="00A461CE">
        <w:rPr>
          <w:sz w:val="22"/>
        </w:rPr>
        <w:t>Sensitivity analysis: which are the key mechanisms, along which bifurcation of the system is possible ?</w:t>
      </w:r>
    </w:p>
    <w:p w14:paraId="5C32D93F" w14:textId="77777777" w:rsidR="00135FBE" w:rsidRPr="00A461CE" w:rsidRDefault="00135FBE" w:rsidP="00135FBE">
      <w:pPr>
        <w:pStyle w:val="Paragraphedeliste"/>
        <w:numPr>
          <w:ilvl w:val="0"/>
          <w:numId w:val="3"/>
        </w:numPr>
        <w:jc w:val="both"/>
        <w:rPr>
          <w:rFonts w:eastAsia="Calibri"/>
          <w:sz w:val="22"/>
          <w:szCs w:val="22"/>
          <w:lang w:eastAsia="en-US"/>
        </w:rPr>
      </w:pPr>
      <w:r w:rsidRPr="00A461CE">
        <w:rPr>
          <w:sz w:val="22"/>
        </w:rPr>
        <w:t xml:space="preserve">Long-time </w:t>
      </w:r>
      <w:r w:rsidR="000712E0" w:rsidRPr="00A461CE">
        <w:rPr>
          <w:sz w:val="22"/>
        </w:rPr>
        <w:t>asymptotic</w:t>
      </w:r>
      <w:r w:rsidR="00551AB2">
        <w:rPr>
          <w:sz w:val="22"/>
        </w:rPr>
        <w:t>s</w:t>
      </w:r>
      <w:r w:rsidRPr="00A461CE">
        <w:rPr>
          <w:sz w:val="22"/>
        </w:rPr>
        <w:t xml:space="preserve"> for nonlinear reaction-diffusion systems. In collaboration with K. Fellner, we shall use the results </w:t>
      </w:r>
      <w:r w:rsidRPr="00A461CE">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EN.CITE.DATA </w:instrText>
      </w:r>
      <w:r>
        <w:rPr>
          <w:sz w:val="22"/>
        </w:rPr>
      </w:r>
      <w:r>
        <w:rPr>
          <w:sz w:val="22"/>
        </w:rPr>
        <w:fldChar w:fldCharType="end"/>
      </w:r>
      <w:r w:rsidRPr="00A461CE">
        <w:rPr>
          <w:sz w:val="22"/>
        </w:rPr>
      </w:r>
      <w:r w:rsidRPr="00A461CE">
        <w:rPr>
          <w:sz w:val="22"/>
        </w:rPr>
        <w:fldChar w:fldCharType="separate"/>
      </w:r>
      <w:r>
        <w:rPr>
          <w:noProof/>
          <w:sz w:val="22"/>
        </w:rPr>
        <w:t>(</w:t>
      </w:r>
      <w:r w:rsidRPr="00135FBE">
        <w:rPr>
          <w:i/>
          <w:noProof/>
          <w:sz w:val="22"/>
        </w:rPr>
        <w:t>1-3</w:t>
      </w:r>
      <w:r>
        <w:rPr>
          <w:noProof/>
          <w:sz w:val="22"/>
        </w:rPr>
        <w:t>)</w:t>
      </w:r>
      <w:r w:rsidRPr="00A461CE">
        <w:rPr>
          <w:sz w:val="22"/>
        </w:rPr>
        <w:fldChar w:fldCharType="end"/>
      </w:r>
      <w:r w:rsidRPr="00A461CE">
        <w:rPr>
          <w:sz w:val="22"/>
        </w:rPr>
        <w:t>, where entropy methods for complex-balanced systems have been developed, and try to extend them to our models which are neither detailed nor complex-balanced but may exhibit other interesting features like Hamiltonian or could be simplified using a quasi-steady state approximation.</w:t>
      </w:r>
    </w:p>
    <w:p w14:paraId="25C51E87" w14:textId="77777777" w:rsidR="00135FBE" w:rsidRPr="00A461CE" w:rsidRDefault="00135FBE" w:rsidP="00135FBE">
      <w:pPr>
        <w:pStyle w:val="Paragraphedeliste"/>
        <w:numPr>
          <w:ilvl w:val="0"/>
          <w:numId w:val="3"/>
        </w:numPr>
        <w:jc w:val="both"/>
        <w:rPr>
          <w:rFonts w:eastAsia="Calibri"/>
          <w:sz w:val="22"/>
          <w:szCs w:val="22"/>
          <w:lang w:eastAsia="en-US"/>
        </w:rPr>
      </w:pPr>
      <w:r>
        <w:rPr>
          <w:sz w:val="22"/>
        </w:rPr>
        <w:t xml:space="preserve">From discrete to continuous models: in which conditions and in which sense can systems of the type (2) be the limit of systems of the type (1)? </w:t>
      </w:r>
    </w:p>
    <w:p w14:paraId="6F6629A9" w14:textId="288F5429" w:rsidR="00135FBE" w:rsidRPr="003F4C63" w:rsidRDefault="00135FBE" w:rsidP="00135FBE">
      <w:pPr>
        <w:pStyle w:val="Paragraphedeliste"/>
        <w:numPr>
          <w:ilvl w:val="0"/>
          <w:numId w:val="3"/>
        </w:numPr>
        <w:jc w:val="both"/>
        <w:rPr>
          <w:rFonts w:eastAsia="Calibri"/>
          <w:sz w:val="22"/>
          <w:szCs w:val="22"/>
          <w:lang w:eastAsia="en-US"/>
        </w:rPr>
      </w:pPr>
      <w:r w:rsidRPr="00A461CE">
        <w:rPr>
          <w:rFonts w:eastAsia="Calibri"/>
          <w:sz w:val="22"/>
          <w:szCs w:val="22"/>
          <w:lang w:eastAsia="en-US"/>
        </w:rPr>
        <w:t xml:space="preserve">Central limit theorems for stochastic Bekker-Döring-like systems, in the spirit of </w:t>
      </w:r>
      <w:r w:rsidRPr="00A461CE">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Pr>
          <w:sz w:val="22"/>
        </w:rPr>
        <w:instrText xml:space="preserve"> ADDIN EN.CITE.DATA </w:instrText>
      </w:r>
      <w:r>
        <w:rPr>
          <w:sz w:val="22"/>
        </w:rPr>
      </w:r>
      <w:r>
        <w:rPr>
          <w:sz w:val="22"/>
        </w:rPr>
        <w:fldChar w:fldCharType="end"/>
      </w:r>
      <w:r w:rsidRPr="00A461CE">
        <w:rPr>
          <w:sz w:val="22"/>
        </w:rPr>
      </w:r>
      <w:r w:rsidRPr="00A461CE">
        <w:rPr>
          <w:sz w:val="22"/>
        </w:rPr>
        <w:fldChar w:fldCharType="separate"/>
      </w:r>
      <w:r>
        <w:rPr>
          <w:noProof/>
          <w:sz w:val="22"/>
        </w:rPr>
        <w:t>(</w:t>
      </w:r>
      <w:r w:rsidRPr="00135FBE">
        <w:rPr>
          <w:i/>
          <w:noProof/>
          <w:sz w:val="22"/>
        </w:rPr>
        <w:t>1-3</w:t>
      </w:r>
      <w:r>
        <w:rPr>
          <w:noProof/>
          <w:sz w:val="22"/>
        </w:rPr>
        <w:t>)</w:t>
      </w:r>
      <w:r w:rsidRPr="00A461CE">
        <w:rPr>
          <w:sz w:val="22"/>
        </w:rPr>
        <w:fldChar w:fldCharType="end"/>
      </w:r>
      <w:r w:rsidRPr="00A461CE">
        <w:rPr>
          <w:sz w:val="22"/>
        </w:rPr>
        <w:t xml:space="preserve"> (with P. Robert and his students), and combination of stochastic and deterministic models in a given experimental timecourse.</w:t>
      </w:r>
    </w:p>
    <w:p w14:paraId="3D5926FD" w14:textId="77777777" w:rsidR="00135FBE" w:rsidRPr="0096189F" w:rsidRDefault="00135FBE" w:rsidP="00135FBE">
      <w:pPr>
        <w:contextualSpacing/>
        <w:jc w:val="both"/>
        <w:rPr>
          <w:rFonts w:eastAsia="Calibri"/>
          <w:sz w:val="22"/>
          <w:szCs w:val="22"/>
          <w:lang w:val="en-GB" w:eastAsia="en-US"/>
        </w:rPr>
      </w:pPr>
      <w:r w:rsidRPr="0096189F">
        <w:rPr>
          <w:rFonts w:eastAsia="Calibri"/>
          <w:sz w:val="22"/>
          <w:szCs w:val="22"/>
          <w:lang w:val="en-GB" w:eastAsia="en-US"/>
        </w:rPr>
        <w:tab/>
      </w:r>
    </w:p>
    <w:p w14:paraId="203995A6" w14:textId="77777777" w:rsidR="00135FBE" w:rsidRPr="00D67BFB" w:rsidRDefault="00135FBE" w:rsidP="00135FBE">
      <w:pPr>
        <w:contextualSpacing/>
        <w:jc w:val="both"/>
        <w:rPr>
          <w:rFonts w:eastAsia="Calibri"/>
          <w:b/>
          <w:sz w:val="22"/>
          <w:szCs w:val="22"/>
          <w:lang w:val="en-GB" w:eastAsia="en-US"/>
        </w:rPr>
      </w:pPr>
      <w:r w:rsidRPr="00D67BFB">
        <w:rPr>
          <w:rFonts w:eastAsia="Calibri"/>
          <w:b/>
          <w:sz w:val="22"/>
          <w:szCs w:val="22"/>
          <w:lang w:val="en-GB" w:eastAsia="en-US"/>
        </w:rPr>
        <w:t>3.3: Data assimilation</w:t>
      </w:r>
      <w:r>
        <w:rPr>
          <w:rFonts w:eastAsia="Calibri"/>
          <w:b/>
          <w:sz w:val="22"/>
          <w:szCs w:val="22"/>
          <w:lang w:val="en-GB" w:eastAsia="en-US"/>
        </w:rPr>
        <w:t xml:space="preserve"> and model selection</w:t>
      </w:r>
      <w:r w:rsidRPr="00D67BFB">
        <w:rPr>
          <w:rFonts w:eastAsia="Calibri"/>
          <w:b/>
          <w:sz w:val="22"/>
          <w:szCs w:val="22"/>
          <w:lang w:val="en-GB" w:eastAsia="en-US"/>
        </w:rPr>
        <w:t>: from model to data</w:t>
      </w:r>
    </w:p>
    <w:p w14:paraId="5C2EBDB2" w14:textId="77777777" w:rsidR="00135FBE" w:rsidRDefault="00135FBE" w:rsidP="00135FBE">
      <w:pPr>
        <w:contextualSpacing/>
        <w:jc w:val="both"/>
        <w:rPr>
          <w:rFonts w:eastAsia="Calibri"/>
          <w:sz w:val="22"/>
          <w:szCs w:val="22"/>
          <w:lang w:val="en-GB" w:eastAsia="en-US"/>
        </w:rPr>
      </w:pPr>
    </w:p>
    <w:p w14:paraId="08303EF1" w14:textId="16EEA7E1" w:rsidR="00135FBE" w:rsidRPr="002461D3" w:rsidRDefault="00135FBE" w:rsidP="00135FBE">
      <w:pPr>
        <w:contextualSpacing/>
        <w:jc w:val="both"/>
        <w:rPr>
          <w:sz w:val="22"/>
          <w:lang w:val="en-US"/>
        </w:rPr>
      </w:pPr>
      <w:r>
        <w:rPr>
          <w:rFonts w:eastAsia="Calibri"/>
          <w:sz w:val="22"/>
          <w:szCs w:val="22"/>
          <w:lang w:val="en-GB" w:eastAsia="en-US"/>
        </w:rPr>
        <w:t xml:space="preserve">For this part, we use the approach </w:t>
      </w:r>
      <w:r w:rsidR="004703A4">
        <w:rPr>
          <w:rFonts w:eastAsia="Calibri"/>
          <w:sz w:val="22"/>
          <w:szCs w:val="22"/>
          <w:lang w:val="en-GB" w:eastAsia="en-US"/>
        </w:rPr>
        <w:t xml:space="preserve">already developed with the consortium by </w:t>
      </w:r>
      <w:r w:rsidRPr="002461D3">
        <w:rPr>
          <w:sz w:val="22"/>
          <w:lang w:val="en-US"/>
        </w:rPr>
        <w:t>M. Doumic and P. Moireau</w:t>
      </w:r>
      <w:r w:rsidR="004703A4">
        <w:rPr>
          <w:sz w:val="22"/>
          <w:lang w:val="en-US"/>
        </w:rPr>
        <w:t xml:space="preserve"> (ref Armiento et al)</w:t>
      </w:r>
      <w:r w:rsidRPr="002461D3">
        <w:rPr>
          <w:sz w:val="22"/>
          <w:lang w:val="en-US"/>
        </w:rPr>
        <w:t xml:space="preserve">. In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EN.CITE.DATA </w:instrText>
      </w:r>
      <w:r>
        <w:rPr>
          <w:sz w:val="22"/>
        </w:rPr>
      </w:r>
      <w:r>
        <w:rPr>
          <w:sz w:val="22"/>
        </w:rPr>
        <w:fldChar w:fldCharType="end"/>
      </w:r>
      <w:r w:rsidRPr="00D95775">
        <w:rPr>
          <w:sz w:val="22"/>
        </w:rPr>
      </w:r>
      <w:r w:rsidRPr="00D95775">
        <w:rPr>
          <w:sz w:val="22"/>
        </w:rPr>
        <w:fldChar w:fldCharType="separate"/>
      </w:r>
      <w:r w:rsidRPr="00135FBE">
        <w:rPr>
          <w:noProof/>
          <w:sz w:val="22"/>
          <w:lang w:val="en-US"/>
        </w:rPr>
        <w:t>(</w:t>
      </w:r>
      <w:r w:rsidR="003F4C63">
        <w:rPr>
          <w:i/>
          <w:noProof/>
          <w:sz w:val="22"/>
          <w:lang w:val="en-US"/>
        </w:rPr>
        <w:t xml:space="preserve">61, </w:t>
      </w:r>
      <w:r w:rsidR="003F4C63" w:rsidRPr="003F4C63">
        <w:rPr>
          <w:b/>
          <w:i/>
          <w:noProof/>
          <w:sz w:val="22"/>
          <w:lang w:val="en-US"/>
        </w:rPr>
        <w:t>Armiento JTB</w:t>
      </w:r>
      <w:r w:rsidRPr="00135FBE">
        <w:rPr>
          <w:noProof/>
          <w:sz w:val="22"/>
          <w:lang w:val="en-US"/>
        </w:rPr>
        <w:t>)</w:t>
      </w:r>
      <w:r w:rsidRPr="00D95775">
        <w:rPr>
          <w:sz w:val="22"/>
        </w:rPr>
        <w:fldChar w:fldCharType="end"/>
      </w:r>
      <w:r w:rsidRPr="002461D3">
        <w:rPr>
          <w:sz w:val="22"/>
          <w:lang w:val="en-US"/>
        </w:rPr>
        <w:t>, we have applied our approach to two specific kind of experimental data, and we now aim at a very systematic approach, concerning theoretical as well as experimental results. P. Moireau will be involved in this task, together with a 3-year post-doctoral fellowship and then a 3-year engineer, who will use the results previously obtained to develop a software in link with the existing data assimilation library called Verdandi (http://verdandi.gforge.inria.fr/)</w:t>
      </w:r>
    </w:p>
    <w:p w14:paraId="3DEB5EE5" w14:textId="77777777" w:rsidR="00135FBE" w:rsidRPr="002461D3" w:rsidRDefault="00135FBE" w:rsidP="00135FBE">
      <w:pPr>
        <w:contextualSpacing/>
        <w:jc w:val="both"/>
        <w:rPr>
          <w:sz w:val="22"/>
          <w:lang w:val="en-US"/>
        </w:rPr>
      </w:pPr>
    </w:p>
    <w:p w14:paraId="09A44BA4" w14:textId="05E8E790" w:rsidR="00135FBE" w:rsidRPr="002461D3" w:rsidRDefault="00135FBE" w:rsidP="00135FBE">
      <w:pPr>
        <w:contextualSpacing/>
        <w:jc w:val="both"/>
        <w:rPr>
          <w:sz w:val="22"/>
          <w:lang w:val="en-US"/>
        </w:rPr>
      </w:pPr>
      <w:bookmarkStart w:id="510" w:name="_GoBack"/>
      <w:r w:rsidRPr="002461D3">
        <w:rPr>
          <w:b/>
          <w:sz w:val="22"/>
          <w:lang w:val="en-US"/>
        </w:rPr>
        <w:t>First step</w:t>
      </w:r>
      <w:r w:rsidRPr="002461D3">
        <w:rPr>
          <w:sz w:val="22"/>
          <w:lang w:val="en-US"/>
        </w:rPr>
        <w:t xml:space="preserve"> : design of the data assimilation problem for a framework model, in the spirit of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EN.CITE.DATA </w:instrText>
      </w:r>
      <w:r>
        <w:rPr>
          <w:sz w:val="22"/>
        </w:rPr>
      </w:r>
      <w:r>
        <w:rPr>
          <w:sz w:val="22"/>
        </w:rPr>
        <w:fldChar w:fldCharType="end"/>
      </w:r>
      <w:r w:rsidRPr="00D95775">
        <w:rPr>
          <w:sz w:val="22"/>
        </w:rPr>
      </w:r>
      <w:r w:rsidRPr="00D95775">
        <w:rPr>
          <w:sz w:val="22"/>
        </w:rPr>
        <w:fldChar w:fldCharType="separate"/>
      </w:r>
      <w:r w:rsidRPr="00135FBE">
        <w:rPr>
          <w:noProof/>
          <w:sz w:val="22"/>
          <w:lang w:val="en-US"/>
        </w:rPr>
        <w:t>(</w:t>
      </w:r>
      <w:r w:rsidR="003F4C63">
        <w:rPr>
          <w:i/>
          <w:noProof/>
          <w:sz w:val="22"/>
          <w:lang w:val="en-US"/>
        </w:rPr>
        <w:t>Armiento JTB</w:t>
      </w:r>
      <w:r w:rsidRPr="00135FBE">
        <w:rPr>
          <w:noProof/>
          <w:sz w:val="22"/>
          <w:lang w:val="en-US"/>
        </w:rPr>
        <w:t>)</w:t>
      </w:r>
      <w:r w:rsidRPr="00D95775">
        <w:rPr>
          <w:sz w:val="22"/>
        </w:rPr>
        <w:fldChar w:fldCharType="end"/>
      </w:r>
      <w:r w:rsidRPr="002461D3">
        <w:rPr>
          <w:sz w:val="22"/>
          <w:lang w:val="en-US"/>
        </w:rPr>
        <w:t xml:space="preserve"> but for general models, either discrete or continuous : variational approach and filtering methods. Theoretical analysis (can we p</w:t>
      </w:r>
      <w:r w:rsidR="003F4C63">
        <w:rPr>
          <w:sz w:val="22"/>
          <w:lang w:val="en-US"/>
        </w:rPr>
        <w:t>rove an observability condition</w:t>
      </w:r>
      <w:r w:rsidRPr="002461D3">
        <w:rPr>
          <w:sz w:val="22"/>
          <w:lang w:val="en-US"/>
        </w:rPr>
        <w:t>?).</w:t>
      </w:r>
    </w:p>
    <w:p w14:paraId="7EF67AE3" w14:textId="77777777" w:rsidR="00135FBE" w:rsidRPr="002461D3" w:rsidRDefault="00135FBE" w:rsidP="00135FBE">
      <w:pPr>
        <w:contextualSpacing/>
        <w:jc w:val="both"/>
        <w:rPr>
          <w:sz w:val="22"/>
          <w:lang w:val="en-US"/>
        </w:rPr>
      </w:pPr>
    </w:p>
    <w:p w14:paraId="50D54C07" w14:textId="35874D34" w:rsidR="00135FBE" w:rsidRPr="002461D3" w:rsidRDefault="00135FBE" w:rsidP="00135FBE">
      <w:pPr>
        <w:contextualSpacing/>
        <w:jc w:val="both"/>
        <w:rPr>
          <w:sz w:val="22"/>
          <w:lang w:val="en-US"/>
        </w:rPr>
      </w:pPr>
      <w:r w:rsidRPr="002461D3">
        <w:rPr>
          <w:b/>
          <w:sz w:val="22"/>
          <w:lang w:val="en-US"/>
        </w:rPr>
        <w:t>Second step :</w:t>
      </w:r>
      <w:r w:rsidRPr="002461D3">
        <w:rPr>
          <w:sz w:val="22"/>
          <w:lang w:val="en-US"/>
        </w:rPr>
        <w:t xml:space="preserve"> numerical implementation on synthetic data – discussion with H. Rezaei and V. Béringue, in the spirit of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EN.CITE.DATA </w:instrText>
      </w:r>
      <w:r>
        <w:rPr>
          <w:sz w:val="22"/>
        </w:rPr>
      </w:r>
      <w:r>
        <w:rPr>
          <w:sz w:val="22"/>
        </w:rPr>
        <w:fldChar w:fldCharType="end"/>
      </w:r>
      <w:r w:rsidRPr="00D95775">
        <w:rPr>
          <w:sz w:val="22"/>
        </w:rPr>
      </w:r>
      <w:r w:rsidRPr="00D95775">
        <w:rPr>
          <w:sz w:val="22"/>
        </w:rPr>
        <w:fldChar w:fldCharType="separate"/>
      </w:r>
      <w:r w:rsidRPr="00135FBE">
        <w:rPr>
          <w:noProof/>
          <w:sz w:val="22"/>
          <w:lang w:val="en-US"/>
        </w:rPr>
        <w:t>(</w:t>
      </w:r>
      <w:r w:rsidR="00C760EE">
        <w:rPr>
          <w:i/>
          <w:noProof/>
          <w:sz w:val="22"/>
          <w:lang w:val="en-US"/>
        </w:rPr>
        <w:t>61</w:t>
      </w:r>
      <w:r w:rsidRPr="00135FBE">
        <w:rPr>
          <w:noProof/>
          <w:sz w:val="22"/>
          <w:lang w:val="en-US"/>
        </w:rPr>
        <w:t>)</w:t>
      </w:r>
      <w:r w:rsidRPr="00D95775">
        <w:rPr>
          <w:sz w:val="22"/>
        </w:rPr>
        <w:fldChar w:fldCharType="end"/>
      </w:r>
      <w:r w:rsidR="00C760EE">
        <w:rPr>
          <w:sz w:val="22"/>
          <w:lang w:val="en-US"/>
        </w:rPr>
        <w:t xml:space="preserve">  but in a</w:t>
      </w:r>
      <w:r w:rsidRPr="002461D3">
        <w:rPr>
          <w:sz w:val="22"/>
          <w:lang w:val="en-US"/>
        </w:rPr>
        <w:t xml:space="preserve"> systematic way, </w:t>
      </w:r>
      <w:r w:rsidR="00C760EE">
        <w:rPr>
          <w:sz w:val="22"/>
          <w:lang w:val="en-US"/>
        </w:rPr>
        <w:t xml:space="preserve">to design new experiments </w:t>
      </w:r>
      <w:r w:rsidRPr="002461D3">
        <w:rPr>
          <w:sz w:val="22"/>
          <w:lang w:val="en-US"/>
        </w:rPr>
        <w:t>in the cases where the data assimilation problem is proved to be not observable.</w:t>
      </w:r>
    </w:p>
    <w:p w14:paraId="21D2823C" w14:textId="77777777" w:rsidR="00135FBE" w:rsidRDefault="00135FBE" w:rsidP="00135FBE">
      <w:pPr>
        <w:contextualSpacing/>
        <w:jc w:val="both"/>
        <w:rPr>
          <w:rFonts w:eastAsia="Calibri"/>
          <w:sz w:val="22"/>
          <w:szCs w:val="22"/>
          <w:lang w:val="en-GB" w:eastAsia="en-US"/>
        </w:rPr>
      </w:pPr>
    </w:p>
    <w:p w14:paraId="23DAFB89" w14:textId="5CB3A788" w:rsidR="00135FBE" w:rsidRPr="002461D3" w:rsidRDefault="00135FBE" w:rsidP="00135FBE">
      <w:pPr>
        <w:contextualSpacing/>
        <w:jc w:val="both"/>
        <w:rPr>
          <w:sz w:val="22"/>
          <w:lang w:val="en-US"/>
        </w:rPr>
      </w:pPr>
      <w:r w:rsidRPr="00170F91">
        <w:rPr>
          <w:rFonts w:eastAsia="Calibri"/>
          <w:b/>
          <w:sz w:val="22"/>
          <w:szCs w:val="22"/>
          <w:lang w:val="en-GB" w:eastAsia="en-US"/>
        </w:rPr>
        <w:t>Third step:</w:t>
      </w:r>
      <w:r>
        <w:rPr>
          <w:rFonts w:eastAsia="Calibri"/>
          <w:sz w:val="22"/>
          <w:szCs w:val="22"/>
          <w:lang w:val="en-GB" w:eastAsia="en-US"/>
        </w:rPr>
        <w:t xml:space="preserve"> back to the data: application to data from WP1 and WP2, in the spirit of </w:t>
      </w:r>
      <w:r w:rsidRPr="00D95775">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 </w:instrText>
      </w:r>
      <w:r>
        <w:rPr>
          <w:sz w:val="22"/>
        </w:rPr>
        <w:fldChar w:fldCharType="begin">
          <w:fldData xml:space="preserve">PEVuZE5vdGU+PENpdGU+PEF1dGhvcj5Db2xsaW5nZTwvQXV0aG9yPjxZZWFyPjIwMDE8L1llYXI+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</w:fldData>
        </w:fldChar>
      </w:r>
      <w:r w:rsidRPr="00135FBE">
        <w:rPr>
          <w:sz w:val="22"/>
          <w:lang w:val="en-US"/>
        </w:rPr>
        <w:instrText xml:space="preserve"> ADDIN EN.CITE.DATA </w:instrText>
      </w:r>
      <w:r>
        <w:rPr>
          <w:sz w:val="22"/>
        </w:rPr>
      </w:r>
      <w:r>
        <w:rPr>
          <w:sz w:val="22"/>
        </w:rPr>
        <w:fldChar w:fldCharType="end"/>
      </w:r>
      <w:r w:rsidRPr="00D95775">
        <w:rPr>
          <w:sz w:val="22"/>
        </w:rPr>
      </w:r>
      <w:r w:rsidRPr="00D95775">
        <w:rPr>
          <w:sz w:val="22"/>
        </w:rPr>
        <w:fldChar w:fldCharType="separate"/>
      </w:r>
      <w:r w:rsidRPr="00135FBE">
        <w:rPr>
          <w:noProof/>
          <w:sz w:val="22"/>
          <w:lang w:val="en-US"/>
        </w:rPr>
        <w:t>(</w:t>
      </w:r>
      <w:r w:rsidR="00C760EE">
        <w:rPr>
          <w:i/>
          <w:noProof/>
          <w:sz w:val="22"/>
          <w:lang w:val="en-US"/>
        </w:rPr>
        <w:t>61, Armiento JTB</w:t>
      </w:r>
      <w:r w:rsidRPr="00135FBE">
        <w:rPr>
          <w:noProof/>
          <w:sz w:val="22"/>
          <w:lang w:val="en-US"/>
        </w:rPr>
        <w:t>)</w:t>
      </w:r>
      <w:r w:rsidRPr="00D95775">
        <w:rPr>
          <w:sz w:val="22"/>
        </w:rPr>
        <w:fldChar w:fldCharType="end"/>
      </w:r>
      <w:r w:rsidRPr="002461D3">
        <w:rPr>
          <w:sz w:val="22"/>
          <w:lang w:val="en-US"/>
        </w:rPr>
        <w:t xml:space="preserve"> and beyond : use the results to predict in vivo data (which are most probably not rich enough to be observable, but can be used to validate or invalidate predictions done on in vitro data).</w:t>
      </w:r>
    </w:p>
    <w:bookmarkEnd w:id="510"/>
    <w:p w14:paraId="22F0720A" w14:textId="77777777" w:rsidR="00135FBE" w:rsidRPr="002461D3" w:rsidRDefault="00135FBE" w:rsidP="00135FBE">
      <w:pPr>
        <w:contextualSpacing/>
        <w:jc w:val="both"/>
        <w:rPr>
          <w:sz w:val="22"/>
          <w:lang w:val="en-US"/>
        </w:rPr>
      </w:pPr>
    </w:p>
    <w:p w14:paraId="7D53B71B" w14:textId="77777777" w:rsidR="00637337" w:rsidRPr="00D510FB" w:rsidRDefault="00460C9D" w:rsidP="0027489C">
      <w:pPr>
        <w:spacing w:before="60" w:after="200" w:line="276" w:lineRule="auto"/>
        <w:rPr>
          <w:rFonts w:eastAsia="Calibri"/>
          <w:sz w:val="22"/>
          <w:szCs w:val="22"/>
          <w:lang w:eastAsia="en-US"/>
          <w:rPrChange w:id="511" w:author="DELLA VALLE Cécile" w:date="2018-02-06T12:24:00Z">
            <w:rPr>
              <w:rFonts w:eastAsia="Calibri"/>
              <w:sz w:val="22"/>
              <w:szCs w:val="22"/>
              <w:lang w:val="en-US" w:eastAsia="en-US"/>
            </w:rPr>
          </w:rPrChange>
        </w:rPr>
      </w:pPr>
      <w:r w:rsidRPr="00D510FB">
        <w:rPr>
          <w:rFonts w:eastAsia="Calibri"/>
          <w:sz w:val="22"/>
          <w:szCs w:val="22"/>
          <w:lang w:eastAsia="en-US"/>
          <w:rPrChange w:id="512" w:author="DELLA VALLE Cécile" w:date="2018-02-06T12:24:00Z">
            <w:rPr>
              <w:rFonts w:eastAsia="Calibri"/>
              <w:sz w:val="22"/>
              <w:szCs w:val="22"/>
              <w:lang w:val="en-US" w:eastAsia="en-US"/>
            </w:rPr>
          </w:rPrChange>
        </w:rPr>
        <w:t>References (peut-etre que Wen Sun ça ne passe pas car preprint?):</w:t>
      </w:r>
    </w:p>
    <w:p w14:paraId="0FA47FF9" w14:textId="77777777" w:rsidR="00460C9D" w:rsidRDefault="00460C9D" w:rsidP="00460C9D">
      <w:pPr>
        <w:pStyle w:val="EndNoteBibliography"/>
        <w:ind w:left="720" w:hanging="720"/>
        <w:rPr>
          <w:noProof/>
        </w:rPr>
      </w:pPr>
      <w:r>
        <w:rPr>
          <w:noProof/>
        </w:rPr>
        <w:t xml:space="preserve">A. Armiento </w:t>
      </w:r>
      <w:r w:rsidRPr="00FD2BA7">
        <w:rPr>
          <w:i/>
          <w:noProof/>
        </w:rPr>
        <w:t>et al</w:t>
      </w:r>
      <w:r w:rsidRPr="0096189F">
        <w:rPr>
          <w:noProof/>
        </w:rPr>
        <w:t>.</w:t>
      </w:r>
      <w:r>
        <w:rPr>
          <w:noProof/>
        </w:rPr>
        <w:t xml:space="preserve">, </w:t>
      </w:r>
      <w:r w:rsidRPr="005A6273">
        <w:rPr>
          <w:noProof/>
        </w:rPr>
        <w:t>Estimation from Moments Measurements for Amyloid Depolymerisation</w:t>
      </w:r>
      <w:r>
        <w:rPr>
          <w:noProof/>
        </w:rPr>
        <w:t xml:space="preserve">. </w:t>
      </w:r>
      <w:r w:rsidRPr="005A6273">
        <w:rPr>
          <w:i/>
          <w:noProof/>
        </w:rPr>
        <w:t>J. Theor. Biol.</w:t>
      </w:r>
      <w:r>
        <w:rPr>
          <w:noProof/>
        </w:rPr>
        <w:t xml:space="preserve"> 387, 68-88 (2016).</w:t>
      </w:r>
    </w:p>
    <w:p w14:paraId="34CE1BFF" w14:textId="77777777" w:rsidR="00460C9D" w:rsidRDefault="00460C9D" w:rsidP="00460C9D">
      <w:pPr>
        <w:pStyle w:val="EndNoteBibliography"/>
        <w:ind w:left="720" w:hanging="720"/>
        <w:rPr>
          <w:noProof/>
        </w:rPr>
      </w:pPr>
    </w:p>
    <w:p w14:paraId="6214C360" w14:textId="77777777" w:rsidR="00460C9D" w:rsidRDefault="00460C9D" w:rsidP="00460C9D">
      <w:pPr>
        <w:pStyle w:val="EndNoteBibliography"/>
        <w:ind w:left="720" w:hanging="720"/>
        <w:rPr>
          <w:noProof/>
        </w:rPr>
      </w:pPr>
      <w:r>
        <w:rPr>
          <w:noProof/>
        </w:rPr>
        <w:t xml:space="preserve">Y. Yin </w:t>
      </w:r>
      <w:r>
        <w:rPr>
          <w:i/>
          <w:noProof/>
        </w:rPr>
        <w:t xml:space="preserve">et al., </w:t>
      </w:r>
      <w:r>
        <w:rPr>
          <w:noProof/>
        </w:rPr>
        <w:t xml:space="preserve">Retinal vessel segmentation using a probabilistic tracking method, </w:t>
      </w:r>
      <w:r>
        <w:rPr>
          <w:i/>
          <w:noProof/>
        </w:rPr>
        <w:t>Pattern Recognition</w:t>
      </w:r>
      <w:r>
        <w:rPr>
          <w:noProof/>
        </w:rPr>
        <w:t xml:space="preserve"> </w:t>
      </w:r>
      <w:r>
        <w:rPr>
          <w:b/>
          <w:noProof/>
        </w:rPr>
        <w:t>45</w:t>
      </w:r>
      <w:r>
        <w:rPr>
          <w:noProof/>
        </w:rPr>
        <w:t>, 1235-1244 (2012).</w:t>
      </w:r>
    </w:p>
    <w:p w14:paraId="51982D7D" w14:textId="77777777" w:rsidR="00460C9D" w:rsidRDefault="00460C9D" w:rsidP="00460C9D">
      <w:pPr>
        <w:pStyle w:val="EndNoteBibliography"/>
        <w:ind w:left="720" w:hanging="720"/>
        <w:rPr>
          <w:noProof/>
        </w:rPr>
      </w:pPr>
    </w:p>
    <w:p w14:paraId="5615F8AA" w14:textId="77777777" w:rsidR="00460C9D" w:rsidRDefault="00460C9D" w:rsidP="00460C9D">
      <w:pPr>
        <w:pStyle w:val="EndNoteBibliography"/>
        <w:ind w:left="720" w:hanging="720"/>
        <w:rPr>
          <w:noProof/>
        </w:rPr>
      </w:pPr>
      <w:r>
        <w:rPr>
          <w:noProof/>
        </w:rPr>
        <w:t xml:space="preserve">S. Eugène </w:t>
      </w:r>
      <w:r w:rsidRPr="00D51B5E">
        <w:rPr>
          <w:i/>
          <w:noProof/>
        </w:rPr>
        <w:t>et al.</w:t>
      </w:r>
      <w:r>
        <w:rPr>
          <w:noProof/>
        </w:rPr>
        <w:t xml:space="preserve">, Insights into the variability </w:t>
      </w:r>
      <w:r w:rsidRPr="00D51B5E">
        <w:rPr>
          <w:noProof/>
        </w:rPr>
        <w:t xml:space="preserve">of nucleated amyloid polymerization by a minimalistic model of stochastic protein assembly. </w:t>
      </w:r>
      <w:r>
        <w:rPr>
          <w:i/>
          <w:noProof/>
        </w:rPr>
        <w:t>J.</w:t>
      </w:r>
      <w:r w:rsidRPr="00D51B5E">
        <w:rPr>
          <w:i/>
          <w:noProof/>
        </w:rPr>
        <w:t xml:space="preserve"> of Chem</w:t>
      </w:r>
      <w:r>
        <w:rPr>
          <w:i/>
          <w:noProof/>
        </w:rPr>
        <w:t>.</w:t>
      </w:r>
      <w:r w:rsidRPr="00D51B5E">
        <w:rPr>
          <w:i/>
          <w:noProof/>
        </w:rPr>
        <w:t xml:space="preserve"> Phys</w:t>
      </w:r>
      <w:r>
        <w:rPr>
          <w:i/>
          <w:noProof/>
        </w:rPr>
        <w:t>.</w:t>
      </w:r>
      <w:r w:rsidRPr="00D51B5E">
        <w:rPr>
          <w:noProof/>
        </w:rPr>
        <w:t xml:space="preserve">, </w:t>
      </w:r>
      <w:r w:rsidRPr="00D51B5E">
        <w:rPr>
          <w:b/>
          <w:noProof/>
        </w:rPr>
        <w:t>144</w:t>
      </w:r>
      <w:r>
        <w:rPr>
          <w:noProof/>
        </w:rPr>
        <w:t xml:space="preserve"> (17):12</w:t>
      </w:r>
      <w:r w:rsidRPr="00D51B5E">
        <w:rPr>
          <w:noProof/>
        </w:rPr>
        <w:t xml:space="preserve"> </w:t>
      </w:r>
      <w:r>
        <w:rPr>
          <w:noProof/>
        </w:rPr>
        <w:t>(</w:t>
      </w:r>
      <w:r w:rsidRPr="00D51B5E">
        <w:rPr>
          <w:noProof/>
        </w:rPr>
        <w:t>2016</w:t>
      </w:r>
      <w:r>
        <w:rPr>
          <w:noProof/>
        </w:rPr>
        <w:t>)</w:t>
      </w:r>
      <w:r w:rsidRPr="00D51B5E">
        <w:rPr>
          <w:noProof/>
        </w:rPr>
        <w:t>.</w:t>
      </w:r>
    </w:p>
    <w:p w14:paraId="23F16CF3" w14:textId="77777777" w:rsidR="00460C9D" w:rsidRDefault="00460C9D" w:rsidP="00460C9D">
      <w:pPr>
        <w:pStyle w:val="EndNoteBibliography"/>
        <w:ind w:left="720" w:hanging="720"/>
        <w:rPr>
          <w:noProof/>
        </w:rPr>
      </w:pPr>
    </w:p>
    <w:p w14:paraId="7FED5BEC" w14:textId="77777777" w:rsidR="00460C9D" w:rsidRDefault="00460C9D" w:rsidP="00460C9D">
      <w:pPr>
        <w:pStyle w:val="EndNoteBibliography"/>
        <w:ind w:left="720" w:hanging="720"/>
        <w:rPr>
          <w:rFonts w:ascii="URWPalladioL" w:hAnsi="URWPalladioL"/>
          <w:i/>
          <w:iCs/>
          <w:sz w:val="22"/>
          <w:szCs w:val="22"/>
        </w:rPr>
      </w:pPr>
      <w:r>
        <w:rPr>
          <w:noProof/>
        </w:rPr>
        <w:t xml:space="preserve">W. Sun, 2017, </w:t>
      </w:r>
      <w:r w:rsidRPr="00460C9D">
        <w:rPr>
          <w:rFonts w:ascii="URWPalladioL" w:hAnsi="URWPalladioL"/>
          <w:i/>
          <w:iCs/>
          <w:sz w:val="22"/>
          <w:szCs w:val="22"/>
        </w:rPr>
        <w:t>A functional central limit theorem for the Becker-Döring model</w:t>
      </w:r>
      <w:r>
        <w:rPr>
          <w:rFonts w:ascii="URWPalladioL" w:hAnsi="URWPalladioL"/>
          <w:i/>
          <w:iCs/>
          <w:sz w:val="22"/>
          <w:szCs w:val="22"/>
        </w:rPr>
        <w:t xml:space="preserve">, </w:t>
      </w:r>
      <w:hyperlink r:id="rId19" w:history="1">
        <w:r w:rsidRPr="003029C7">
          <w:rPr>
            <w:rStyle w:val="Lienhypertexte"/>
            <w:rFonts w:ascii="URWPalladioL" w:hAnsi="URWPalladioL"/>
            <w:i/>
            <w:iCs/>
            <w:sz w:val="22"/>
            <w:szCs w:val="22"/>
          </w:rPr>
          <w:t>https://arxiv.org/abs/1710.04059</w:t>
        </w:r>
      </w:hyperlink>
    </w:p>
    <w:p w14:paraId="4FEC6F09" w14:textId="77777777" w:rsidR="00460C9D" w:rsidRDefault="00460C9D" w:rsidP="00460C9D">
      <w:pPr>
        <w:pStyle w:val="EndNoteBibliography"/>
        <w:ind w:left="720" w:hanging="720"/>
        <w:rPr>
          <w:rFonts w:ascii="URWPalladioL" w:hAnsi="URWPalladioL"/>
          <w:i/>
          <w:iCs/>
          <w:sz w:val="22"/>
          <w:szCs w:val="22"/>
        </w:rPr>
      </w:pPr>
    </w:p>
    <w:p w14:paraId="3C6C8150" w14:textId="77777777" w:rsidR="00460C9D" w:rsidRPr="00460C9D" w:rsidRDefault="00825086" w:rsidP="00460C9D">
      <w:pPr>
        <w:pStyle w:val="EndNoteBibliography"/>
        <w:ind w:left="720" w:hanging="720"/>
        <w:rPr>
          <w:noProof/>
        </w:rPr>
      </w:pPr>
      <w:r w:rsidRPr="00825086">
        <w:rPr>
          <w:noProof/>
        </w:rPr>
        <w:t>L. Desvillettes, K. Fellner, B.Q. Tang, Trend to equilibrium for reaction-diffusion systems arising from complex balanced chemical reaction networks, SIAM Journal on Math. Analysis, 49 no.4 (2017) 2666—2709.</w:t>
      </w:r>
    </w:p>
    <w:p w14:paraId="29A9BA1F" w14:textId="77777777" w:rsidR="00460C9D" w:rsidRPr="00B0395D" w:rsidRDefault="00825086" w:rsidP="00825086">
      <w:pPr>
        <w:pStyle w:val="EndNoteBibliography"/>
        <w:ind w:left="720" w:hanging="720"/>
        <w:rPr>
          <w:noProof/>
        </w:rPr>
      </w:pPr>
      <w:r>
        <w:rPr>
          <w:noProof/>
        </w:rPr>
        <w:t>S. Eugène et al., Insights into the variability of nucleated amyloid polymerization by a minimalistic model of stochastic protein assembly, Journal of Chemical Physics, American Institute of Physics, 2016, 144 (17), pp.12.</w:t>
      </w:r>
    </w:p>
    <w:p w14:paraId="6F560BDA" w14:textId="77777777" w:rsidR="00460C9D" w:rsidRPr="00551AB2" w:rsidRDefault="00460C9D" w:rsidP="0027489C">
      <w:pPr>
        <w:spacing w:before="60" w:after="200" w:line="276" w:lineRule="auto"/>
        <w:rPr>
          <w:rFonts w:eastAsia="Calibri"/>
          <w:sz w:val="22"/>
          <w:szCs w:val="22"/>
          <w:lang w:val="en-US" w:eastAsia="en-US"/>
        </w:rPr>
      </w:pPr>
    </w:p>
    <w:p w14:paraId="5311AD2B" w14:textId="77777777" w:rsidR="008517E8" w:rsidRPr="00551AB2" w:rsidRDefault="008517E8" w:rsidP="0027489C">
      <w:pPr>
        <w:spacing w:before="60" w:after="200"/>
        <w:rPr>
          <w:b/>
          <w:color w:val="00B0F0"/>
          <w:sz w:val="22"/>
          <w:szCs w:val="22"/>
          <w:lang w:val="en-US"/>
        </w:rPr>
      </w:pPr>
    </w:p>
    <w:p w14:paraId="682D37F0" w14:textId="77777777" w:rsidR="00F41492" w:rsidRPr="00551AB2" w:rsidRDefault="00F41492" w:rsidP="0027489C">
      <w:pPr>
        <w:spacing w:before="60"/>
        <w:jc w:val="both"/>
        <w:rPr>
          <w:sz w:val="22"/>
          <w:szCs w:val="22"/>
          <w:lang w:val="en-US"/>
        </w:rPr>
      </w:pPr>
    </w:p>
    <w:p w14:paraId="29C7F2EA" w14:textId="77777777" w:rsidR="00FF3EBC" w:rsidRPr="00551AB2" w:rsidRDefault="00FF3EBC" w:rsidP="0027489C">
      <w:pPr>
        <w:spacing w:before="60"/>
        <w:contextualSpacing/>
        <w:jc w:val="both"/>
        <w:outlineLvl w:val="0"/>
        <w:rPr>
          <w:rFonts w:eastAsia="Calibri"/>
          <w:sz w:val="22"/>
          <w:szCs w:val="22"/>
          <w:lang w:val="en-US" w:eastAsia="en-US"/>
        </w:rPr>
      </w:pPr>
    </w:p>
    <w:p w14:paraId="76BED717" w14:textId="77777777" w:rsidR="00FF3EBC" w:rsidRPr="00551AB2" w:rsidRDefault="00FF3EBC" w:rsidP="0027489C">
      <w:pPr>
        <w:spacing w:before="60"/>
        <w:contextualSpacing/>
        <w:jc w:val="both"/>
        <w:rPr>
          <w:rFonts w:eastAsia="Calibri"/>
          <w:sz w:val="22"/>
          <w:szCs w:val="22"/>
          <w:lang w:val="en-US" w:eastAsia="en-US"/>
        </w:rPr>
      </w:pPr>
    </w:p>
    <w:p w14:paraId="124E96A1" w14:textId="77777777" w:rsidR="00462C46" w:rsidRPr="00551AB2" w:rsidRDefault="00462C46" w:rsidP="0027489C">
      <w:pPr>
        <w:spacing w:before="60"/>
        <w:jc w:val="both"/>
        <w:rPr>
          <w:rFonts w:eastAsia="Calibri"/>
          <w:sz w:val="22"/>
          <w:szCs w:val="22"/>
          <w:lang w:val="en-US" w:eastAsia="en-US"/>
        </w:rPr>
      </w:pPr>
    </w:p>
    <w:p w14:paraId="6BF548F8" w14:textId="77777777" w:rsidR="008517E8" w:rsidRPr="00551AB2" w:rsidRDefault="008517E8" w:rsidP="0027489C">
      <w:pPr>
        <w:spacing w:before="60" w:after="200"/>
        <w:rPr>
          <w:rFonts w:eastAsia="Calibri"/>
          <w:b/>
          <w:color w:val="0432FF"/>
          <w:sz w:val="22"/>
          <w:szCs w:val="22"/>
          <w:lang w:val="en-US" w:eastAsia="en-US"/>
        </w:rPr>
      </w:pPr>
      <w:r w:rsidRPr="00551AB2">
        <w:rPr>
          <w:rFonts w:eastAsia="Calibri"/>
          <w:b/>
          <w:color w:val="0432FF"/>
          <w:sz w:val="22"/>
          <w:szCs w:val="22"/>
          <w:lang w:val="en-US" w:eastAsia="en-US"/>
        </w:rPr>
        <w:br w:type="page"/>
      </w:r>
    </w:p>
    <w:p w14:paraId="3BFD51EC" w14:textId="77777777" w:rsidR="00462C46" w:rsidRPr="00551AB2" w:rsidRDefault="00462C46" w:rsidP="0027489C">
      <w:pPr>
        <w:keepNext/>
        <w:keepLines/>
        <w:numPr>
          <w:ilvl w:val="1"/>
          <w:numId w:val="0"/>
        </w:numPr>
        <w:spacing w:before="60"/>
        <w:jc w:val="both"/>
        <w:outlineLvl w:val="1"/>
        <w:rPr>
          <w:rFonts w:eastAsia="Calibri"/>
          <w:b/>
          <w:color w:val="0432FF"/>
          <w:sz w:val="22"/>
          <w:szCs w:val="22"/>
          <w:lang w:val="en-US" w:eastAsia="en-US"/>
        </w:rPr>
      </w:pPr>
    </w:p>
    <w:p w14:paraId="003CA015" w14:textId="77777777" w:rsidR="00FF3EBC" w:rsidRPr="00551AB2" w:rsidRDefault="00FF3EBC" w:rsidP="0027489C">
      <w:pPr>
        <w:spacing w:before="60"/>
        <w:jc w:val="both"/>
        <w:rPr>
          <w:sz w:val="22"/>
          <w:szCs w:val="22"/>
          <w:lang w:val="en-US"/>
        </w:rPr>
      </w:pPr>
    </w:p>
    <w:p w14:paraId="30D5F4D6" w14:textId="77777777" w:rsidR="00FF3EBC" w:rsidRPr="00551AB2" w:rsidRDefault="00FF3EBC" w:rsidP="0027489C">
      <w:pPr>
        <w:spacing w:before="60" w:after="200"/>
        <w:rPr>
          <w:sz w:val="22"/>
          <w:szCs w:val="22"/>
          <w:lang w:val="en-US"/>
        </w:rPr>
      </w:pPr>
      <w:r w:rsidRPr="00551AB2">
        <w:rPr>
          <w:sz w:val="22"/>
          <w:szCs w:val="22"/>
          <w:lang w:val="en-US"/>
        </w:rPr>
        <w:br w:type="page"/>
      </w:r>
    </w:p>
    <w:p w14:paraId="1B1E79DB" w14:textId="77777777" w:rsidR="00F41492" w:rsidRPr="00551AB2" w:rsidRDefault="00F41492" w:rsidP="0027489C">
      <w:pPr>
        <w:spacing w:before="60"/>
        <w:jc w:val="both"/>
        <w:rPr>
          <w:sz w:val="22"/>
          <w:szCs w:val="22"/>
          <w:lang w:val="en-US"/>
        </w:rPr>
      </w:pPr>
    </w:p>
    <w:p w14:paraId="7B358CB0" w14:textId="77777777" w:rsidR="00FF3EBC" w:rsidRPr="00551AB2" w:rsidRDefault="00FF3EBC" w:rsidP="0027489C">
      <w:pPr>
        <w:spacing w:before="60"/>
        <w:jc w:val="both"/>
        <w:rPr>
          <w:sz w:val="22"/>
          <w:szCs w:val="22"/>
          <w:lang w:val="en-US"/>
        </w:rPr>
      </w:pPr>
    </w:p>
    <w:p w14:paraId="50633CBD" w14:textId="77777777" w:rsidR="00FF3EBC" w:rsidRPr="00551AB2" w:rsidRDefault="00FF3EBC" w:rsidP="0027489C">
      <w:pPr>
        <w:spacing w:before="60"/>
        <w:jc w:val="both"/>
        <w:rPr>
          <w:sz w:val="22"/>
          <w:szCs w:val="22"/>
          <w:lang w:val="en-US"/>
        </w:rPr>
      </w:pPr>
    </w:p>
    <w:p w14:paraId="0A1E01CB" w14:textId="77777777" w:rsidR="00F41492" w:rsidRPr="00551AB2" w:rsidRDefault="00F41492" w:rsidP="0027489C">
      <w:pPr>
        <w:spacing w:before="60"/>
        <w:jc w:val="both"/>
        <w:rPr>
          <w:sz w:val="22"/>
          <w:szCs w:val="22"/>
          <w:lang w:val="en-US"/>
        </w:rPr>
      </w:pPr>
    </w:p>
    <w:p w14:paraId="3C378823" w14:textId="77777777" w:rsidR="00F41492" w:rsidRPr="00551AB2" w:rsidRDefault="00F41492" w:rsidP="0027489C">
      <w:pPr>
        <w:spacing w:before="60"/>
        <w:jc w:val="both"/>
        <w:rPr>
          <w:sz w:val="22"/>
          <w:szCs w:val="22"/>
          <w:lang w:val="en-US"/>
        </w:rPr>
      </w:pPr>
    </w:p>
    <w:p w14:paraId="396E73D1" w14:textId="77777777" w:rsidR="00F41492" w:rsidRPr="0026330E" w:rsidRDefault="00F41492" w:rsidP="0027489C">
      <w:pPr>
        <w:spacing w:before="60"/>
        <w:jc w:val="both"/>
        <w:outlineLvl w:val="0"/>
        <w:rPr>
          <w:b/>
          <w:bCs/>
          <w:sz w:val="22"/>
          <w:szCs w:val="22"/>
          <w:lang w:val="en-US"/>
        </w:rPr>
      </w:pPr>
      <w:r w:rsidRPr="0026330E">
        <w:rPr>
          <w:b/>
          <w:bCs/>
          <w:sz w:val="22"/>
          <w:szCs w:val="22"/>
          <w:lang w:val="en-US"/>
        </w:rPr>
        <w:t>Section c. Resources (including project costs)</w:t>
      </w:r>
    </w:p>
    <w:p w14:paraId="5D5DEF3E" w14:textId="77777777" w:rsidR="00867933" w:rsidRPr="0026330E" w:rsidRDefault="00F41492" w:rsidP="0027489C">
      <w:pPr>
        <w:spacing w:before="60"/>
        <w:jc w:val="both"/>
        <w:rPr>
          <w:sz w:val="22"/>
          <w:szCs w:val="22"/>
          <w:highlight w:val="lightGray"/>
          <w:lang w:val="en-US"/>
        </w:rPr>
      </w:pPr>
      <w:r w:rsidRPr="0026330E">
        <w:rPr>
          <w:sz w:val="22"/>
          <w:szCs w:val="22"/>
          <w:highlight w:val="lightGray"/>
          <w:lang w:val="en-US"/>
        </w:rPr>
        <w:t xml:space="preserve">(Note: </w:t>
      </w:r>
      <w:r w:rsidR="00867933" w:rsidRPr="0026330E">
        <w:rPr>
          <w:sz w:val="22"/>
          <w:szCs w:val="22"/>
          <w:highlight w:val="lightGray"/>
          <w:lang w:val="en-US"/>
        </w:rPr>
        <w:t xml:space="preserve">Describe the resources needed according to the indications in the </w:t>
      </w:r>
      <w:r w:rsidR="00867933" w:rsidRPr="0026330E">
        <w:rPr>
          <w:i/>
          <w:sz w:val="22"/>
          <w:szCs w:val="22"/>
          <w:highlight w:val="lightGray"/>
          <w:lang w:val="en-US"/>
        </w:rPr>
        <w:t xml:space="preserve">Information for Applicants to the Synergy </w:t>
      </w:r>
      <w:r w:rsidR="00044D72" w:rsidRPr="0026330E">
        <w:rPr>
          <w:i/>
          <w:sz w:val="22"/>
          <w:szCs w:val="22"/>
          <w:highlight w:val="lightGray"/>
          <w:lang w:val="en-US"/>
        </w:rPr>
        <w:t>G</w:t>
      </w:r>
      <w:r w:rsidR="00867933" w:rsidRPr="0026330E">
        <w:rPr>
          <w:i/>
          <w:sz w:val="22"/>
          <w:szCs w:val="22"/>
          <w:highlight w:val="lightGray"/>
          <w:lang w:val="en-US"/>
        </w:rPr>
        <w:t>rant 2018 call</w:t>
      </w:r>
      <w:r w:rsidR="00867933" w:rsidRPr="0026330E">
        <w:rPr>
          <w:sz w:val="22"/>
          <w:szCs w:val="22"/>
          <w:highlight w:val="lightGray"/>
          <w:lang w:val="en-US"/>
        </w:rPr>
        <w:t xml:space="preserve">, section 1.1.2.2 </w:t>
      </w:r>
      <w:r w:rsidR="00867933" w:rsidRPr="0026330E">
        <w:rPr>
          <w:i/>
          <w:sz w:val="22"/>
          <w:szCs w:val="22"/>
          <w:highlight w:val="lightGray"/>
          <w:lang w:val="en-US"/>
        </w:rPr>
        <w:t>Instructions for completing 'Part B' of the proposal</w:t>
      </w:r>
      <w:r w:rsidR="00867933" w:rsidRPr="0026330E">
        <w:rPr>
          <w:sz w:val="22"/>
          <w:szCs w:val="22"/>
          <w:highlight w:val="lightGray"/>
          <w:lang w:val="en-US"/>
        </w:rPr>
        <w:t>.</w:t>
      </w:r>
    </w:p>
    <w:p w14:paraId="77B000F3" w14:textId="77777777" w:rsidR="00F41492" w:rsidRPr="0026330E" w:rsidRDefault="00F60827" w:rsidP="0027489C">
      <w:pPr>
        <w:spacing w:before="60"/>
        <w:jc w:val="both"/>
        <w:rPr>
          <w:sz w:val="22"/>
          <w:szCs w:val="22"/>
          <w:lang w:val="en-US"/>
        </w:rPr>
      </w:pPr>
      <w:r w:rsidRPr="0026330E">
        <w:rPr>
          <w:b/>
          <w:sz w:val="22"/>
          <w:szCs w:val="22"/>
          <w:highlight w:val="lightGray"/>
          <w:lang w:val="en-US"/>
        </w:rPr>
        <w:t>Each PI is require</w:t>
      </w:r>
      <w:r w:rsidR="00954F9C" w:rsidRPr="0026330E">
        <w:rPr>
          <w:b/>
          <w:sz w:val="22"/>
          <w:szCs w:val="22"/>
          <w:highlight w:val="lightGray"/>
          <w:lang w:val="en-US"/>
        </w:rPr>
        <w:t>d to fill in their budget break</w:t>
      </w:r>
      <w:r w:rsidRPr="0026330E">
        <w:rPr>
          <w:b/>
          <w:sz w:val="22"/>
          <w:szCs w:val="22"/>
          <w:highlight w:val="lightGray"/>
          <w:lang w:val="en-US"/>
        </w:rPr>
        <w:t>down using the following budget table and the declaration of their level of commitment to the project.</w:t>
      </w:r>
      <w:r w:rsidR="00CA00D7" w:rsidRPr="0026330E">
        <w:rPr>
          <w:b/>
          <w:sz w:val="22"/>
          <w:szCs w:val="22"/>
          <w:highlight w:val="lightGray"/>
          <w:lang w:val="en-US"/>
        </w:rPr>
        <w:t xml:space="preserve"> </w:t>
      </w:r>
      <w:r w:rsidR="00CA00D7" w:rsidRPr="0026330E">
        <w:rPr>
          <w:sz w:val="22"/>
          <w:szCs w:val="22"/>
          <w:highlight w:val="lightGray"/>
          <w:lang w:val="en-US"/>
        </w:rPr>
        <w:t>Depending on the number of PIs you may delete unneeded colum</w:t>
      </w:r>
      <w:r w:rsidR="00EE033F" w:rsidRPr="0026330E">
        <w:rPr>
          <w:sz w:val="22"/>
          <w:szCs w:val="22"/>
          <w:highlight w:val="lightGray"/>
          <w:lang w:val="en-US"/>
        </w:rPr>
        <w:t>n</w:t>
      </w:r>
      <w:r w:rsidR="00CA00D7" w:rsidRPr="0026330E">
        <w:rPr>
          <w:sz w:val="22"/>
          <w:szCs w:val="22"/>
          <w:highlight w:val="lightGray"/>
          <w:lang w:val="en-US"/>
        </w:rPr>
        <w:t>s</w:t>
      </w:r>
      <w:r w:rsidR="00CA00D7" w:rsidRPr="0026330E">
        <w:rPr>
          <w:b/>
          <w:sz w:val="22"/>
          <w:szCs w:val="22"/>
          <w:highlight w:val="lightGray"/>
          <w:lang w:val="en-US"/>
        </w:rPr>
        <w:t xml:space="preserve">. </w:t>
      </w:r>
      <w:r w:rsidR="00EE033F" w:rsidRPr="0026330E">
        <w:rPr>
          <w:sz w:val="22"/>
          <w:szCs w:val="22"/>
          <w:highlight w:val="lightGray"/>
          <w:lang w:val="en-US"/>
        </w:rPr>
        <w:t>All eligible costs requested</w:t>
      </w:r>
      <w:r w:rsidRPr="0026330E">
        <w:rPr>
          <w:sz w:val="22"/>
          <w:szCs w:val="22"/>
          <w:highlight w:val="lightGray"/>
          <w:lang w:val="en-US"/>
        </w:rPr>
        <w:t xml:space="preserve"> should be included in the budget. </w:t>
      </w:r>
      <w:r w:rsidRPr="0026330E">
        <w:rPr>
          <w:b/>
          <w:sz w:val="22"/>
          <w:szCs w:val="22"/>
          <w:highlight w:val="lightGray"/>
          <w:lang w:val="en-US"/>
        </w:rPr>
        <w:t>Please use whole euro values only</w:t>
      </w:r>
      <w:r w:rsidRPr="0026330E">
        <w:rPr>
          <w:sz w:val="22"/>
          <w:szCs w:val="22"/>
          <w:highlight w:val="lightGray"/>
          <w:lang w:val="en-US"/>
        </w:rPr>
        <w:t xml:space="preserve">. </w:t>
      </w:r>
      <w:r w:rsidR="00E831CA" w:rsidRPr="0026330E">
        <w:rPr>
          <w:sz w:val="22"/>
          <w:szCs w:val="22"/>
          <w:highlight w:val="lightGray"/>
          <w:lang w:val="en-US"/>
        </w:rPr>
        <w:t xml:space="preserve">In case you are requesting additional funding (up to EUR 4 </w:t>
      </w:r>
      <w:r w:rsidR="00D364C1" w:rsidRPr="0026330E">
        <w:rPr>
          <w:sz w:val="22"/>
          <w:szCs w:val="22"/>
          <w:highlight w:val="lightGray"/>
          <w:lang w:val="en-US"/>
        </w:rPr>
        <w:t>m</w:t>
      </w:r>
      <w:r w:rsidR="00E831CA" w:rsidRPr="0026330E">
        <w:rPr>
          <w:sz w:val="22"/>
          <w:szCs w:val="22"/>
          <w:highlight w:val="lightGray"/>
          <w:lang w:val="en-US"/>
        </w:rPr>
        <w:t xml:space="preserve">illion) above the normal EUR 10 </w:t>
      </w:r>
      <w:r w:rsidR="00D364C1" w:rsidRPr="0026330E">
        <w:rPr>
          <w:sz w:val="22"/>
          <w:szCs w:val="22"/>
          <w:highlight w:val="lightGray"/>
          <w:lang w:val="en-US"/>
        </w:rPr>
        <w:t>million</w:t>
      </w:r>
      <w:r w:rsidR="00E831CA" w:rsidRPr="0026330E">
        <w:rPr>
          <w:sz w:val="22"/>
          <w:szCs w:val="22"/>
          <w:highlight w:val="lightGray"/>
          <w:lang w:val="en-US"/>
        </w:rPr>
        <w:t xml:space="preserve">, </w:t>
      </w:r>
      <w:r w:rsidR="00867933" w:rsidRPr="0026330E">
        <w:rPr>
          <w:sz w:val="22"/>
          <w:szCs w:val="22"/>
          <w:highlight w:val="lightGray"/>
          <w:lang w:val="en-US"/>
        </w:rPr>
        <w:t xml:space="preserve"> </w:t>
      </w:r>
      <w:r w:rsidR="00E831CA" w:rsidRPr="0026330E">
        <w:rPr>
          <w:sz w:val="22"/>
          <w:szCs w:val="22"/>
          <w:highlight w:val="lightGray"/>
          <w:lang w:val="en-US"/>
        </w:rPr>
        <w:t xml:space="preserve">include these top-up costs in the budget table as well and  </w:t>
      </w:r>
      <w:r w:rsidR="00867933" w:rsidRPr="0026330E">
        <w:rPr>
          <w:sz w:val="22"/>
          <w:szCs w:val="22"/>
          <w:highlight w:val="lightGray"/>
          <w:lang w:val="en-US"/>
        </w:rPr>
        <w:t>justify</w:t>
      </w:r>
      <w:r w:rsidR="00E831CA" w:rsidRPr="0026330E">
        <w:rPr>
          <w:sz w:val="22"/>
          <w:szCs w:val="22"/>
          <w:highlight w:val="lightGray"/>
          <w:lang w:val="en-US"/>
        </w:rPr>
        <w:t xml:space="preserve"> your request in</w:t>
      </w:r>
      <w:r w:rsidR="00867933" w:rsidRPr="0026330E">
        <w:rPr>
          <w:sz w:val="22"/>
          <w:szCs w:val="22"/>
          <w:highlight w:val="lightGray"/>
          <w:lang w:val="en-US"/>
        </w:rPr>
        <w:t xml:space="preserve"> the </w:t>
      </w:r>
      <w:r w:rsidRPr="0026330E">
        <w:rPr>
          <w:sz w:val="22"/>
          <w:szCs w:val="22"/>
          <w:highlight w:val="lightGray"/>
          <w:lang w:val="en-US"/>
        </w:rPr>
        <w:t xml:space="preserve">second </w:t>
      </w:r>
      <w:r w:rsidR="00867933" w:rsidRPr="0026330E">
        <w:rPr>
          <w:sz w:val="22"/>
          <w:szCs w:val="22"/>
          <w:highlight w:val="lightGray"/>
          <w:lang w:val="en-US"/>
        </w:rPr>
        <w:t xml:space="preserve">table at the end. </w:t>
      </w:r>
      <w:r w:rsidRPr="0026330E">
        <w:rPr>
          <w:sz w:val="22"/>
          <w:szCs w:val="22"/>
          <w:highlight w:val="lightGray"/>
          <w:lang w:val="en-US"/>
        </w:rPr>
        <w:t>In addition to the budget table</w:t>
      </w:r>
      <w:r w:rsidR="00E831CA" w:rsidRPr="0026330E">
        <w:rPr>
          <w:sz w:val="22"/>
          <w:szCs w:val="22"/>
          <w:highlight w:val="lightGray"/>
          <w:lang w:val="en-US"/>
        </w:rPr>
        <w:t>, please</w:t>
      </w:r>
      <w:r w:rsidRPr="0026330E">
        <w:rPr>
          <w:sz w:val="22"/>
          <w:szCs w:val="22"/>
          <w:highlight w:val="lightGray"/>
          <w:lang w:val="en-US"/>
        </w:rPr>
        <w:t xml:space="preserve"> describe </w:t>
      </w:r>
      <w:r w:rsidR="00F41492" w:rsidRPr="0026330E">
        <w:rPr>
          <w:sz w:val="22"/>
          <w:szCs w:val="22"/>
          <w:highlight w:val="lightGray"/>
          <w:lang w:val="en-US"/>
        </w:rPr>
        <w:t xml:space="preserve">and </w:t>
      </w:r>
      <w:r w:rsidR="00F41492" w:rsidRPr="0026330E">
        <w:rPr>
          <w:b/>
          <w:sz w:val="22"/>
          <w:szCs w:val="22"/>
          <w:highlight w:val="lightGray"/>
          <w:lang w:val="en-US"/>
        </w:rPr>
        <w:t>fully justify</w:t>
      </w:r>
      <w:r w:rsidR="00F41492" w:rsidRPr="0026330E">
        <w:rPr>
          <w:sz w:val="22"/>
          <w:szCs w:val="22"/>
          <w:highlight w:val="lightGray"/>
          <w:lang w:val="en-US"/>
        </w:rPr>
        <w:t xml:space="preserve"> the amount of funding considered necessary to fulfil the objectives </w:t>
      </w:r>
      <w:r w:rsidR="005D7546" w:rsidRPr="0026330E">
        <w:rPr>
          <w:sz w:val="22"/>
          <w:szCs w:val="22"/>
          <w:highlight w:val="lightGray"/>
          <w:lang w:val="en-US"/>
        </w:rPr>
        <w:t xml:space="preserve">throughout </w:t>
      </w:r>
      <w:r w:rsidR="00F41492" w:rsidRPr="0026330E">
        <w:rPr>
          <w:sz w:val="22"/>
          <w:szCs w:val="22"/>
          <w:highlight w:val="lightGray"/>
          <w:lang w:val="en-US"/>
        </w:rPr>
        <w:t xml:space="preserve">the duration of the project. </w:t>
      </w:r>
    </w:p>
    <w:p w14:paraId="36216BE7" w14:textId="77777777" w:rsidR="00867933" w:rsidRPr="0026330E" w:rsidRDefault="00867933" w:rsidP="0027489C">
      <w:pPr>
        <w:spacing w:before="60"/>
        <w:jc w:val="both"/>
        <w:rPr>
          <w:b/>
          <w:bCs/>
          <w:sz w:val="22"/>
          <w:szCs w:val="22"/>
          <w:lang w:val="en-US"/>
        </w:rPr>
      </w:pPr>
    </w:p>
    <w:p w14:paraId="3B35600C" w14:textId="77777777" w:rsidR="00641000" w:rsidRPr="0026330E" w:rsidRDefault="00AE4E25" w:rsidP="0027489C">
      <w:pPr>
        <w:pStyle w:val="Corpsdetexte"/>
        <w:spacing w:before="60"/>
        <w:rPr>
          <w:sz w:val="22"/>
          <w:szCs w:val="22"/>
        </w:rPr>
      </w:pPr>
      <w:r w:rsidRPr="0026330E">
        <w:rPr>
          <w:b/>
          <w:bCs/>
          <w:sz w:val="22"/>
          <w:szCs w:val="22"/>
        </w:rPr>
        <w:br w:type="page"/>
      </w:r>
    </w:p>
    <w:tbl>
      <w:tblPr>
        <w:tblW w:w="52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722"/>
        <w:gridCol w:w="1517"/>
        <w:gridCol w:w="1558"/>
        <w:gridCol w:w="1461"/>
        <w:gridCol w:w="1457"/>
        <w:gridCol w:w="1457"/>
        <w:gridCol w:w="1455"/>
      </w:tblGrid>
      <w:tr w:rsidR="006F1D38" w:rsidRPr="0026330E" w14:paraId="79ADEBC8" w14:textId="77777777" w:rsidTr="000D2FB8">
        <w:trPr>
          <w:trHeight w:val="501"/>
        </w:trPr>
        <w:tc>
          <w:tcPr>
            <w:tcW w:w="1425" w:type="pct"/>
            <w:gridSpan w:val="3"/>
            <w:noWrap/>
            <w:vAlign w:val="center"/>
          </w:tcPr>
          <w:p w14:paraId="09B2921E" w14:textId="77777777" w:rsidR="006F1D38" w:rsidRPr="0026330E" w:rsidRDefault="006F1D38" w:rsidP="0027489C">
            <w:pPr>
              <w:spacing w:before="60"/>
              <w:jc w:val="center"/>
              <w:rPr>
                <w:b/>
                <w:sz w:val="22"/>
                <w:szCs w:val="22"/>
              </w:rPr>
            </w:pPr>
            <w:r w:rsidRPr="0026330E">
              <w:rPr>
                <w:b/>
                <w:sz w:val="22"/>
                <w:szCs w:val="22"/>
              </w:rPr>
              <w:lastRenderedPageBreak/>
              <w:t>Cost category</w:t>
            </w:r>
          </w:p>
        </w:tc>
        <w:tc>
          <w:tcPr>
            <w:tcW w:w="754" w:type="pct"/>
            <w:noWrap/>
            <w:vAlign w:val="center"/>
          </w:tcPr>
          <w:p w14:paraId="229C2FA3" w14:textId="77777777" w:rsidR="006F1D38" w:rsidRPr="0026330E" w:rsidRDefault="006F1D38" w:rsidP="0027489C">
            <w:pPr>
              <w:spacing w:before="60"/>
              <w:jc w:val="center"/>
              <w:rPr>
                <w:b/>
                <w:sz w:val="22"/>
                <w:szCs w:val="22"/>
              </w:rPr>
            </w:pPr>
            <w:r w:rsidRPr="0026330E">
              <w:rPr>
                <w:b/>
                <w:sz w:val="22"/>
                <w:szCs w:val="22"/>
              </w:rPr>
              <w:t>Correspon</w:t>
            </w:r>
            <w:r w:rsidR="00EB09D0" w:rsidRPr="0026330E">
              <w:rPr>
                <w:b/>
                <w:sz w:val="22"/>
                <w:szCs w:val="22"/>
              </w:rPr>
              <w:t>d</w:t>
            </w:r>
            <w:r w:rsidR="008A3340" w:rsidRPr="0026330E">
              <w:rPr>
                <w:b/>
                <w:sz w:val="22"/>
                <w:szCs w:val="22"/>
              </w:rPr>
              <w:t xml:space="preserve">ing </w:t>
            </w:r>
            <w:r w:rsidRPr="0026330E">
              <w:rPr>
                <w:b/>
                <w:sz w:val="22"/>
                <w:szCs w:val="22"/>
              </w:rPr>
              <w:t>PI</w:t>
            </w:r>
          </w:p>
        </w:tc>
        <w:tc>
          <w:tcPr>
            <w:tcW w:w="705" w:type="pct"/>
            <w:vAlign w:val="center"/>
          </w:tcPr>
          <w:p w14:paraId="5CDC5688" w14:textId="77777777" w:rsidR="006F1D38" w:rsidRPr="0026330E" w:rsidRDefault="006F1D38" w:rsidP="0027489C">
            <w:pPr>
              <w:spacing w:before="60"/>
              <w:jc w:val="center"/>
              <w:rPr>
                <w:b/>
                <w:sz w:val="22"/>
                <w:szCs w:val="22"/>
              </w:rPr>
            </w:pPr>
            <w:r w:rsidRPr="0026330E">
              <w:rPr>
                <w:b/>
                <w:sz w:val="22"/>
                <w:szCs w:val="22"/>
              </w:rPr>
              <w:t>2</w:t>
            </w:r>
            <w:r w:rsidRPr="0026330E">
              <w:rPr>
                <w:b/>
                <w:sz w:val="22"/>
                <w:szCs w:val="22"/>
                <w:vertAlign w:val="superscript"/>
              </w:rPr>
              <w:t>nd</w:t>
            </w:r>
            <w:r w:rsidRPr="0026330E">
              <w:rPr>
                <w:b/>
                <w:sz w:val="22"/>
                <w:szCs w:val="22"/>
              </w:rPr>
              <w:t xml:space="preserve"> PI</w:t>
            </w:r>
          </w:p>
        </w:tc>
        <w:tc>
          <w:tcPr>
            <w:tcW w:w="705" w:type="pct"/>
            <w:vAlign w:val="center"/>
          </w:tcPr>
          <w:p w14:paraId="0BF082D7" w14:textId="77777777" w:rsidR="006F1D38" w:rsidRPr="0026330E" w:rsidRDefault="006F1D38" w:rsidP="0027489C">
            <w:pPr>
              <w:spacing w:before="60"/>
              <w:jc w:val="center"/>
              <w:rPr>
                <w:b/>
                <w:sz w:val="22"/>
                <w:szCs w:val="22"/>
              </w:rPr>
            </w:pPr>
            <w:r w:rsidRPr="0026330E">
              <w:rPr>
                <w:b/>
                <w:sz w:val="22"/>
                <w:szCs w:val="22"/>
              </w:rPr>
              <w:t>3</w:t>
            </w:r>
            <w:r w:rsidRPr="0026330E">
              <w:rPr>
                <w:b/>
                <w:sz w:val="22"/>
                <w:szCs w:val="22"/>
                <w:vertAlign w:val="superscript"/>
              </w:rPr>
              <w:t>rd</w:t>
            </w:r>
            <w:r w:rsidRPr="0026330E">
              <w:rPr>
                <w:b/>
                <w:sz w:val="22"/>
                <w:szCs w:val="22"/>
              </w:rPr>
              <w:t xml:space="preserve"> PI</w:t>
            </w:r>
          </w:p>
        </w:tc>
        <w:tc>
          <w:tcPr>
            <w:tcW w:w="705" w:type="pct"/>
            <w:vAlign w:val="center"/>
          </w:tcPr>
          <w:p w14:paraId="24D82702" w14:textId="77777777" w:rsidR="006F1D38" w:rsidRPr="0026330E" w:rsidRDefault="006F1D38" w:rsidP="0027489C">
            <w:pPr>
              <w:spacing w:before="60"/>
              <w:jc w:val="center"/>
              <w:rPr>
                <w:b/>
                <w:sz w:val="22"/>
                <w:szCs w:val="22"/>
              </w:rPr>
            </w:pPr>
            <w:r w:rsidRPr="0026330E">
              <w:rPr>
                <w:b/>
                <w:sz w:val="22"/>
                <w:szCs w:val="22"/>
              </w:rPr>
              <w:t>4</w:t>
            </w:r>
            <w:r w:rsidRPr="0026330E">
              <w:rPr>
                <w:b/>
                <w:sz w:val="22"/>
                <w:szCs w:val="22"/>
                <w:vertAlign w:val="superscript"/>
              </w:rPr>
              <w:t>th</w:t>
            </w:r>
            <w:r w:rsidRPr="0026330E">
              <w:rPr>
                <w:b/>
                <w:sz w:val="22"/>
                <w:szCs w:val="22"/>
              </w:rPr>
              <w:t xml:space="preserve"> PI</w:t>
            </w:r>
          </w:p>
        </w:tc>
        <w:tc>
          <w:tcPr>
            <w:tcW w:w="705" w:type="pct"/>
            <w:vAlign w:val="center"/>
          </w:tcPr>
          <w:p w14:paraId="135D3459" w14:textId="77777777" w:rsidR="006F1D38" w:rsidRPr="0026330E" w:rsidRDefault="006F1D38" w:rsidP="0027489C">
            <w:pPr>
              <w:spacing w:before="60"/>
              <w:jc w:val="center"/>
              <w:rPr>
                <w:b/>
                <w:sz w:val="22"/>
                <w:szCs w:val="22"/>
              </w:rPr>
            </w:pPr>
            <w:r w:rsidRPr="0026330E">
              <w:rPr>
                <w:b/>
                <w:sz w:val="22"/>
                <w:szCs w:val="22"/>
              </w:rPr>
              <w:t>Total</w:t>
            </w:r>
            <w:r w:rsidR="008A3340" w:rsidRPr="0026330E">
              <w:rPr>
                <w:b/>
                <w:sz w:val="22"/>
                <w:szCs w:val="22"/>
              </w:rPr>
              <w:t xml:space="preserve"> in euro</w:t>
            </w:r>
          </w:p>
        </w:tc>
      </w:tr>
      <w:tr w:rsidR="006F1D38" w:rsidRPr="0026330E" w14:paraId="5C1D0042" w14:textId="77777777" w:rsidTr="000D2FB8">
        <w:trPr>
          <w:trHeight w:val="501"/>
        </w:trPr>
        <w:tc>
          <w:tcPr>
            <w:tcW w:w="1425" w:type="pct"/>
            <w:gridSpan w:val="3"/>
            <w:noWrap/>
            <w:vAlign w:val="center"/>
          </w:tcPr>
          <w:p w14:paraId="203B535D" w14:textId="77777777" w:rsidR="006F1D38" w:rsidRPr="0026330E" w:rsidRDefault="006F1D38" w:rsidP="0027489C">
            <w:pPr>
              <w:spacing w:before="60"/>
              <w:jc w:val="center"/>
              <w:rPr>
                <w:b/>
                <w:sz w:val="22"/>
                <w:szCs w:val="22"/>
              </w:rPr>
            </w:pPr>
            <w:r w:rsidRPr="0026330E">
              <w:rPr>
                <w:b/>
                <w:sz w:val="22"/>
                <w:szCs w:val="22"/>
              </w:rPr>
              <w:t>PI name</w:t>
            </w:r>
          </w:p>
        </w:tc>
        <w:tc>
          <w:tcPr>
            <w:tcW w:w="754" w:type="pct"/>
            <w:noWrap/>
            <w:vAlign w:val="center"/>
          </w:tcPr>
          <w:p w14:paraId="1EF9EC6E" w14:textId="77777777" w:rsidR="006F1D38" w:rsidRPr="0026330E" w:rsidRDefault="006F1D38" w:rsidP="0027489C">
            <w:pPr>
              <w:spacing w:before="60"/>
              <w:jc w:val="center"/>
              <w:rPr>
                <w:b/>
                <w:sz w:val="22"/>
                <w:szCs w:val="22"/>
              </w:rPr>
            </w:pPr>
          </w:p>
        </w:tc>
        <w:tc>
          <w:tcPr>
            <w:tcW w:w="705" w:type="pct"/>
            <w:vAlign w:val="center"/>
          </w:tcPr>
          <w:p w14:paraId="74F00309" w14:textId="77777777" w:rsidR="006F1D38" w:rsidRPr="0026330E" w:rsidRDefault="006F1D38" w:rsidP="0027489C">
            <w:pPr>
              <w:spacing w:before="60"/>
              <w:jc w:val="center"/>
              <w:rPr>
                <w:b/>
                <w:sz w:val="22"/>
                <w:szCs w:val="22"/>
              </w:rPr>
            </w:pPr>
          </w:p>
        </w:tc>
        <w:tc>
          <w:tcPr>
            <w:tcW w:w="705" w:type="pct"/>
            <w:vAlign w:val="center"/>
          </w:tcPr>
          <w:p w14:paraId="36B1709F" w14:textId="77777777" w:rsidR="006F1D38" w:rsidRPr="0026330E" w:rsidRDefault="006F1D38" w:rsidP="0027489C">
            <w:pPr>
              <w:spacing w:before="60"/>
              <w:jc w:val="center"/>
              <w:rPr>
                <w:b/>
                <w:sz w:val="22"/>
                <w:szCs w:val="22"/>
              </w:rPr>
            </w:pPr>
          </w:p>
        </w:tc>
        <w:tc>
          <w:tcPr>
            <w:tcW w:w="705" w:type="pct"/>
            <w:vAlign w:val="center"/>
          </w:tcPr>
          <w:p w14:paraId="503A6372" w14:textId="77777777" w:rsidR="006F1D38" w:rsidRPr="0026330E" w:rsidRDefault="006F1D38" w:rsidP="0027489C">
            <w:pPr>
              <w:spacing w:before="60"/>
              <w:jc w:val="center"/>
              <w:rPr>
                <w:b/>
                <w:sz w:val="22"/>
                <w:szCs w:val="22"/>
              </w:rPr>
            </w:pPr>
          </w:p>
        </w:tc>
        <w:tc>
          <w:tcPr>
            <w:tcW w:w="705" w:type="pct"/>
            <w:vAlign w:val="center"/>
          </w:tcPr>
          <w:p w14:paraId="6B05E487" w14:textId="77777777" w:rsidR="006F1D38" w:rsidRPr="0026330E" w:rsidRDefault="006F1D38" w:rsidP="0027489C">
            <w:pPr>
              <w:spacing w:before="60"/>
              <w:jc w:val="center"/>
              <w:rPr>
                <w:b/>
                <w:sz w:val="22"/>
                <w:szCs w:val="22"/>
              </w:rPr>
            </w:pPr>
          </w:p>
        </w:tc>
      </w:tr>
      <w:tr w:rsidR="006F1D38" w:rsidRPr="0026330E" w14:paraId="6D5C861B" w14:textId="77777777" w:rsidTr="000D2FB8">
        <w:trPr>
          <w:trHeight w:val="501"/>
        </w:trPr>
        <w:tc>
          <w:tcPr>
            <w:tcW w:w="1425" w:type="pct"/>
            <w:gridSpan w:val="3"/>
            <w:noWrap/>
            <w:vAlign w:val="center"/>
          </w:tcPr>
          <w:p w14:paraId="5F9FCF7F" w14:textId="77777777" w:rsidR="006F1D38" w:rsidRPr="0026330E" w:rsidRDefault="008A3340" w:rsidP="0027489C">
            <w:pPr>
              <w:spacing w:before="60"/>
              <w:jc w:val="center"/>
              <w:rPr>
                <w:b/>
                <w:sz w:val="22"/>
                <w:szCs w:val="22"/>
              </w:rPr>
            </w:pPr>
            <w:r w:rsidRPr="0026330E">
              <w:rPr>
                <w:b/>
                <w:sz w:val="22"/>
                <w:szCs w:val="22"/>
              </w:rPr>
              <w:t>Host Institution</w:t>
            </w:r>
          </w:p>
        </w:tc>
        <w:tc>
          <w:tcPr>
            <w:tcW w:w="754" w:type="pct"/>
            <w:noWrap/>
            <w:vAlign w:val="center"/>
          </w:tcPr>
          <w:p w14:paraId="10E82E14" w14:textId="77777777" w:rsidR="006F1D38" w:rsidRPr="0026330E" w:rsidRDefault="006F1D38" w:rsidP="0027489C">
            <w:pPr>
              <w:spacing w:before="60"/>
              <w:jc w:val="center"/>
              <w:rPr>
                <w:b/>
                <w:sz w:val="22"/>
                <w:szCs w:val="22"/>
              </w:rPr>
            </w:pPr>
          </w:p>
        </w:tc>
        <w:tc>
          <w:tcPr>
            <w:tcW w:w="705" w:type="pct"/>
            <w:vAlign w:val="center"/>
          </w:tcPr>
          <w:p w14:paraId="363C812B" w14:textId="77777777" w:rsidR="006F1D38" w:rsidRPr="0026330E" w:rsidRDefault="006F1D38" w:rsidP="0027489C">
            <w:pPr>
              <w:spacing w:before="60"/>
              <w:jc w:val="center"/>
              <w:rPr>
                <w:b/>
                <w:sz w:val="22"/>
                <w:szCs w:val="22"/>
              </w:rPr>
            </w:pPr>
          </w:p>
        </w:tc>
        <w:tc>
          <w:tcPr>
            <w:tcW w:w="705" w:type="pct"/>
            <w:vAlign w:val="center"/>
          </w:tcPr>
          <w:p w14:paraId="4A342889" w14:textId="77777777" w:rsidR="006F1D38" w:rsidRPr="0026330E" w:rsidRDefault="006F1D38" w:rsidP="0027489C">
            <w:pPr>
              <w:spacing w:before="60"/>
              <w:jc w:val="center"/>
              <w:rPr>
                <w:b/>
                <w:sz w:val="22"/>
                <w:szCs w:val="22"/>
              </w:rPr>
            </w:pPr>
          </w:p>
        </w:tc>
        <w:tc>
          <w:tcPr>
            <w:tcW w:w="705" w:type="pct"/>
            <w:vAlign w:val="center"/>
          </w:tcPr>
          <w:p w14:paraId="4E03E869" w14:textId="77777777" w:rsidR="006F1D38" w:rsidRPr="0026330E" w:rsidRDefault="006F1D38" w:rsidP="0027489C">
            <w:pPr>
              <w:spacing w:before="60"/>
              <w:jc w:val="center"/>
              <w:rPr>
                <w:b/>
                <w:sz w:val="22"/>
                <w:szCs w:val="22"/>
              </w:rPr>
            </w:pPr>
          </w:p>
        </w:tc>
        <w:tc>
          <w:tcPr>
            <w:tcW w:w="705" w:type="pct"/>
            <w:vAlign w:val="center"/>
          </w:tcPr>
          <w:p w14:paraId="06F7D96B" w14:textId="77777777" w:rsidR="006F1D38" w:rsidRPr="0026330E" w:rsidRDefault="006F1D38" w:rsidP="0027489C">
            <w:pPr>
              <w:spacing w:before="60"/>
              <w:jc w:val="center"/>
              <w:rPr>
                <w:b/>
                <w:sz w:val="22"/>
                <w:szCs w:val="22"/>
              </w:rPr>
            </w:pPr>
          </w:p>
        </w:tc>
      </w:tr>
      <w:tr w:rsidR="00243870" w:rsidRPr="0026330E" w14:paraId="1A6755D3" w14:textId="77777777" w:rsidTr="000D2FB8">
        <w:trPr>
          <w:trHeight w:val="454"/>
        </w:trPr>
        <w:tc>
          <w:tcPr>
            <w:tcW w:w="341" w:type="pct"/>
            <w:vMerge w:val="restart"/>
            <w:noWrap/>
            <w:textDirection w:val="btLr"/>
            <w:vAlign w:val="center"/>
          </w:tcPr>
          <w:p w14:paraId="1191A868" w14:textId="77777777" w:rsidR="006F1D38" w:rsidRPr="0026330E" w:rsidRDefault="006F1D38" w:rsidP="0027489C">
            <w:pPr>
              <w:spacing w:before="60"/>
              <w:ind w:left="113" w:right="113"/>
              <w:jc w:val="center"/>
              <w:rPr>
                <w:b/>
                <w:bCs/>
                <w:sz w:val="22"/>
                <w:szCs w:val="22"/>
              </w:rPr>
            </w:pPr>
            <w:r w:rsidRPr="0026330E">
              <w:rPr>
                <w:b/>
                <w:bCs/>
                <w:sz w:val="22"/>
                <w:szCs w:val="22"/>
              </w:rPr>
              <w:t>Direct Costs</w:t>
            </w:r>
            <w:r w:rsidRPr="0026330E">
              <w:rPr>
                <w:rStyle w:val="Appelnotedebasdep"/>
                <w:b/>
                <w:sz w:val="22"/>
                <w:szCs w:val="22"/>
              </w:rPr>
              <w:footnoteReference w:id="2"/>
            </w:r>
          </w:p>
        </w:tc>
        <w:tc>
          <w:tcPr>
            <w:tcW w:w="350" w:type="pct"/>
            <w:vMerge w:val="restart"/>
            <w:textDirection w:val="btLr"/>
            <w:vAlign w:val="center"/>
          </w:tcPr>
          <w:p w14:paraId="1BF65528" w14:textId="77777777" w:rsidR="006F1D38" w:rsidRPr="0026330E" w:rsidRDefault="006F1D38" w:rsidP="0027489C">
            <w:pPr>
              <w:spacing w:before="60"/>
              <w:ind w:left="113" w:right="113"/>
              <w:jc w:val="center"/>
              <w:rPr>
                <w:b/>
                <w:iCs/>
                <w:sz w:val="22"/>
                <w:szCs w:val="22"/>
              </w:rPr>
            </w:pPr>
            <w:r w:rsidRPr="0026330E">
              <w:rPr>
                <w:b/>
                <w:bCs/>
                <w:sz w:val="22"/>
                <w:szCs w:val="22"/>
              </w:rPr>
              <w:t>Personnel</w:t>
            </w:r>
          </w:p>
        </w:tc>
        <w:tc>
          <w:tcPr>
            <w:tcW w:w="734" w:type="pct"/>
            <w:noWrap/>
            <w:vAlign w:val="center"/>
          </w:tcPr>
          <w:p w14:paraId="542D9BEC" w14:textId="77777777" w:rsidR="006F1D38" w:rsidRPr="0026330E" w:rsidRDefault="006F1D38" w:rsidP="0027489C">
            <w:pPr>
              <w:spacing w:before="60"/>
              <w:rPr>
                <w:i/>
                <w:iCs/>
                <w:sz w:val="22"/>
                <w:szCs w:val="22"/>
                <w:vertAlign w:val="superscript"/>
              </w:rPr>
            </w:pPr>
            <w:r w:rsidRPr="0026330E">
              <w:rPr>
                <w:sz w:val="22"/>
                <w:szCs w:val="22"/>
              </w:rPr>
              <w:t>PI</w:t>
            </w:r>
            <w:r w:rsidRPr="0026330E">
              <w:rPr>
                <w:rStyle w:val="Appelnotedebasdep"/>
                <w:sz w:val="22"/>
                <w:szCs w:val="22"/>
              </w:rPr>
              <w:footnoteReference w:id="3"/>
            </w:r>
          </w:p>
        </w:tc>
        <w:tc>
          <w:tcPr>
            <w:tcW w:w="754" w:type="pct"/>
            <w:noWrap/>
            <w:vAlign w:val="center"/>
          </w:tcPr>
          <w:p w14:paraId="74C39601" w14:textId="77777777" w:rsidR="006F1D38" w:rsidRPr="0026330E" w:rsidRDefault="006F1D38" w:rsidP="0027489C">
            <w:pPr>
              <w:spacing w:before="60"/>
              <w:jc w:val="center"/>
              <w:rPr>
                <w:sz w:val="22"/>
                <w:szCs w:val="22"/>
              </w:rPr>
            </w:pPr>
          </w:p>
        </w:tc>
        <w:tc>
          <w:tcPr>
            <w:tcW w:w="707" w:type="pct"/>
            <w:vAlign w:val="center"/>
          </w:tcPr>
          <w:p w14:paraId="0E5EAC70" w14:textId="77777777" w:rsidR="006F1D38" w:rsidRPr="0026330E" w:rsidRDefault="006F1D38" w:rsidP="0027489C">
            <w:pPr>
              <w:spacing w:before="60"/>
              <w:jc w:val="center"/>
              <w:rPr>
                <w:sz w:val="22"/>
                <w:szCs w:val="22"/>
              </w:rPr>
            </w:pPr>
          </w:p>
        </w:tc>
        <w:tc>
          <w:tcPr>
            <w:tcW w:w="705" w:type="pct"/>
            <w:vAlign w:val="center"/>
          </w:tcPr>
          <w:p w14:paraId="6109F2C4" w14:textId="77777777" w:rsidR="006F1D38" w:rsidRPr="0026330E" w:rsidRDefault="006F1D38" w:rsidP="0027489C">
            <w:pPr>
              <w:spacing w:before="60"/>
              <w:jc w:val="center"/>
              <w:rPr>
                <w:sz w:val="22"/>
                <w:szCs w:val="22"/>
              </w:rPr>
            </w:pPr>
          </w:p>
        </w:tc>
        <w:tc>
          <w:tcPr>
            <w:tcW w:w="705" w:type="pct"/>
            <w:vAlign w:val="center"/>
          </w:tcPr>
          <w:p w14:paraId="55B33E3D" w14:textId="77777777" w:rsidR="006F1D38" w:rsidRPr="0026330E" w:rsidRDefault="006F1D38" w:rsidP="0027489C">
            <w:pPr>
              <w:spacing w:before="60"/>
              <w:jc w:val="center"/>
              <w:rPr>
                <w:sz w:val="22"/>
                <w:szCs w:val="22"/>
              </w:rPr>
            </w:pPr>
          </w:p>
        </w:tc>
        <w:tc>
          <w:tcPr>
            <w:tcW w:w="705" w:type="pct"/>
            <w:vAlign w:val="center"/>
          </w:tcPr>
          <w:p w14:paraId="58679FB9" w14:textId="77777777" w:rsidR="006F1D38" w:rsidRPr="0026330E" w:rsidRDefault="006F1D38" w:rsidP="0027489C">
            <w:pPr>
              <w:spacing w:before="60"/>
              <w:jc w:val="center"/>
              <w:rPr>
                <w:sz w:val="22"/>
                <w:szCs w:val="22"/>
              </w:rPr>
            </w:pPr>
          </w:p>
        </w:tc>
      </w:tr>
      <w:tr w:rsidR="00243870" w:rsidRPr="0026330E" w14:paraId="320715D5" w14:textId="77777777" w:rsidTr="000D2FB8">
        <w:trPr>
          <w:trHeight w:val="454"/>
        </w:trPr>
        <w:tc>
          <w:tcPr>
            <w:tcW w:w="341" w:type="pct"/>
            <w:vMerge/>
          </w:tcPr>
          <w:p w14:paraId="09543C6C" w14:textId="77777777" w:rsidR="006F1D38" w:rsidRPr="0026330E" w:rsidRDefault="006F1D38" w:rsidP="0027489C">
            <w:pPr>
              <w:spacing w:before="60"/>
              <w:rPr>
                <w:b/>
                <w:bCs/>
                <w:sz w:val="22"/>
                <w:szCs w:val="22"/>
              </w:rPr>
            </w:pPr>
          </w:p>
        </w:tc>
        <w:tc>
          <w:tcPr>
            <w:tcW w:w="350" w:type="pct"/>
            <w:vMerge/>
          </w:tcPr>
          <w:p w14:paraId="7F9EBA9F" w14:textId="77777777" w:rsidR="006F1D38" w:rsidRPr="0026330E" w:rsidRDefault="006F1D38" w:rsidP="0027489C">
            <w:pPr>
              <w:spacing w:before="60"/>
              <w:rPr>
                <w:sz w:val="22"/>
                <w:szCs w:val="22"/>
              </w:rPr>
            </w:pPr>
          </w:p>
        </w:tc>
        <w:tc>
          <w:tcPr>
            <w:tcW w:w="734" w:type="pct"/>
            <w:noWrap/>
            <w:vAlign w:val="center"/>
          </w:tcPr>
          <w:p w14:paraId="076A593B" w14:textId="77777777" w:rsidR="006F1D38" w:rsidRPr="0026330E" w:rsidRDefault="006F1D38" w:rsidP="0027489C">
            <w:pPr>
              <w:spacing w:before="60"/>
              <w:rPr>
                <w:sz w:val="22"/>
                <w:szCs w:val="22"/>
              </w:rPr>
            </w:pPr>
            <w:r w:rsidRPr="0026330E">
              <w:rPr>
                <w:sz w:val="22"/>
                <w:szCs w:val="22"/>
              </w:rPr>
              <w:t>Senior Staff</w:t>
            </w:r>
          </w:p>
        </w:tc>
        <w:tc>
          <w:tcPr>
            <w:tcW w:w="754" w:type="pct"/>
            <w:noWrap/>
            <w:vAlign w:val="center"/>
          </w:tcPr>
          <w:p w14:paraId="15EDDC77" w14:textId="77777777" w:rsidR="006F1D38" w:rsidRPr="0026330E" w:rsidRDefault="006F1D38" w:rsidP="0027489C">
            <w:pPr>
              <w:spacing w:before="60"/>
              <w:jc w:val="center"/>
              <w:rPr>
                <w:sz w:val="22"/>
                <w:szCs w:val="22"/>
              </w:rPr>
            </w:pPr>
          </w:p>
        </w:tc>
        <w:tc>
          <w:tcPr>
            <w:tcW w:w="707" w:type="pct"/>
            <w:vAlign w:val="center"/>
          </w:tcPr>
          <w:p w14:paraId="612F8543" w14:textId="77777777" w:rsidR="006F1D38" w:rsidRPr="0026330E" w:rsidRDefault="006F1D38" w:rsidP="0027489C">
            <w:pPr>
              <w:spacing w:before="60"/>
              <w:jc w:val="center"/>
              <w:rPr>
                <w:sz w:val="22"/>
                <w:szCs w:val="22"/>
              </w:rPr>
            </w:pPr>
          </w:p>
        </w:tc>
        <w:tc>
          <w:tcPr>
            <w:tcW w:w="705" w:type="pct"/>
            <w:vAlign w:val="center"/>
          </w:tcPr>
          <w:p w14:paraId="771858D7" w14:textId="77777777" w:rsidR="006F1D38" w:rsidRPr="0026330E" w:rsidRDefault="006F1D38" w:rsidP="0027489C">
            <w:pPr>
              <w:spacing w:before="60"/>
              <w:jc w:val="center"/>
              <w:rPr>
                <w:sz w:val="22"/>
                <w:szCs w:val="22"/>
              </w:rPr>
            </w:pPr>
          </w:p>
        </w:tc>
        <w:tc>
          <w:tcPr>
            <w:tcW w:w="705" w:type="pct"/>
            <w:vAlign w:val="center"/>
          </w:tcPr>
          <w:p w14:paraId="7C1539D2" w14:textId="77777777" w:rsidR="006F1D38" w:rsidRPr="0026330E" w:rsidRDefault="006F1D38" w:rsidP="0027489C">
            <w:pPr>
              <w:spacing w:before="60"/>
              <w:jc w:val="center"/>
              <w:rPr>
                <w:sz w:val="22"/>
                <w:szCs w:val="22"/>
              </w:rPr>
            </w:pPr>
          </w:p>
        </w:tc>
        <w:tc>
          <w:tcPr>
            <w:tcW w:w="705" w:type="pct"/>
            <w:vAlign w:val="center"/>
          </w:tcPr>
          <w:p w14:paraId="55582818" w14:textId="77777777" w:rsidR="006F1D38" w:rsidRPr="0026330E" w:rsidRDefault="006F1D38" w:rsidP="0027489C">
            <w:pPr>
              <w:spacing w:before="60"/>
              <w:jc w:val="center"/>
              <w:rPr>
                <w:sz w:val="22"/>
                <w:szCs w:val="22"/>
              </w:rPr>
            </w:pPr>
          </w:p>
        </w:tc>
      </w:tr>
      <w:tr w:rsidR="00243870" w:rsidRPr="0026330E" w14:paraId="4337518D" w14:textId="77777777" w:rsidTr="000D2FB8">
        <w:trPr>
          <w:trHeight w:val="454"/>
        </w:trPr>
        <w:tc>
          <w:tcPr>
            <w:tcW w:w="341" w:type="pct"/>
            <w:vMerge/>
          </w:tcPr>
          <w:p w14:paraId="54DD628C" w14:textId="77777777" w:rsidR="006F1D38" w:rsidRPr="0026330E" w:rsidRDefault="006F1D38" w:rsidP="0027489C">
            <w:pPr>
              <w:spacing w:before="60"/>
              <w:rPr>
                <w:b/>
                <w:bCs/>
                <w:sz w:val="22"/>
                <w:szCs w:val="22"/>
              </w:rPr>
            </w:pPr>
          </w:p>
        </w:tc>
        <w:tc>
          <w:tcPr>
            <w:tcW w:w="350" w:type="pct"/>
            <w:vMerge/>
          </w:tcPr>
          <w:p w14:paraId="4C1A6A5A" w14:textId="77777777" w:rsidR="006F1D38" w:rsidRPr="0026330E" w:rsidRDefault="006F1D38" w:rsidP="0027489C">
            <w:pPr>
              <w:spacing w:before="60"/>
              <w:rPr>
                <w:sz w:val="22"/>
                <w:szCs w:val="22"/>
              </w:rPr>
            </w:pPr>
          </w:p>
        </w:tc>
        <w:tc>
          <w:tcPr>
            <w:tcW w:w="734" w:type="pct"/>
            <w:noWrap/>
            <w:vAlign w:val="center"/>
          </w:tcPr>
          <w:p w14:paraId="2C6EE234" w14:textId="77777777" w:rsidR="006F1D38" w:rsidRPr="0026330E" w:rsidRDefault="006F1D38" w:rsidP="0027489C">
            <w:pPr>
              <w:spacing w:before="60"/>
              <w:rPr>
                <w:sz w:val="22"/>
                <w:szCs w:val="22"/>
              </w:rPr>
            </w:pPr>
            <w:r w:rsidRPr="0026330E">
              <w:rPr>
                <w:sz w:val="22"/>
                <w:szCs w:val="22"/>
              </w:rPr>
              <w:t>Postdocs</w:t>
            </w:r>
          </w:p>
        </w:tc>
        <w:tc>
          <w:tcPr>
            <w:tcW w:w="754" w:type="pct"/>
            <w:noWrap/>
            <w:vAlign w:val="center"/>
          </w:tcPr>
          <w:p w14:paraId="34E8A0C2" w14:textId="77777777" w:rsidR="006F1D38" w:rsidRPr="0026330E" w:rsidRDefault="006F1D38" w:rsidP="0027489C">
            <w:pPr>
              <w:spacing w:before="60"/>
              <w:jc w:val="center"/>
              <w:rPr>
                <w:sz w:val="22"/>
                <w:szCs w:val="22"/>
              </w:rPr>
            </w:pPr>
          </w:p>
        </w:tc>
        <w:tc>
          <w:tcPr>
            <w:tcW w:w="707" w:type="pct"/>
            <w:vAlign w:val="center"/>
          </w:tcPr>
          <w:p w14:paraId="5B6C1156" w14:textId="77777777" w:rsidR="006F1D38" w:rsidRPr="0026330E" w:rsidRDefault="006F1D38" w:rsidP="0027489C">
            <w:pPr>
              <w:spacing w:before="60"/>
              <w:jc w:val="center"/>
              <w:rPr>
                <w:sz w:val="22"/>
                <w:szCs w:val="22"/>
              </w:rPr>
            </w:pPr>
          </w:p>
        </w:tc>
        <w:tc>
          <w:tcPr>
            <w:tcW w:w="705" w:type="pct"/>
            <w:vAlign w:val="center"/>
          </w:tcPr>
          <w:p w14:paraId="5BE1E86E" w14:textId="77777777" w:rsidR="006F1D38" w:rsidRPr="0026330E" w:rsidRDefault="006F1D38" w:rsidP="0027489C">
            <w:pPr>
              <w:spacing w:before="60"/>
              <w:jc w:val="center"/>
              <w:rPr>
                <w:sz w:val="22"/>
                <w:szCs w:val="22"/>
              </w:rPr>
            </w:pPr>
          </w:p>
        </w:tc>
        <w:tc>
          <w:tcPr>
            <w:tcW w:w="705" w:type="pct"/>
            <w:vAlign w:val="center"/>
          </w:tcPr>
          <w:p w14:paraId="049EBC26" w14:textId="77777777" w:rsidR="006F1D38" w:rsidRPr="0026330E" w:rsidRDefault="006F1D38" w:rsidP="0027489C">
            <w:pPr>
              <w:spacing w:before="60"/>
              <w:jc w:val="center"/>
              <w:rPr>
                <w:sz w:val="22"/>
                <w:szCs w:val="22"/>
              </w:rPr>
            </w:pPr>
          </w:p>
        </w:tc>
        <w:tc>
          <w:tcPr>
            <w:tcW w:w="705" w:type="pct"/>
            <w:vAlign w:val="center"/>
          </w:tcPr>
          <w:p w14:paraId="58A4BEC4" w14:textId="77777777" w:rsidR="006F1D38" w:rsidRPr="0026330E" w:rsidRDefault="006F1D38" w:rsidP="0027489C">
            <w:pPr>
              <w:spacing w:before="60"/>
              <w:jc w:val="center"/>
              <w:rPr>
                <w:sz w:val="22"/>
                <w:szCs w:val="22"/>
              </w:rPr>
            </w:pPr>
          </w:p>
        </w:tc>
      </w:tr>
      <w:tr w:rsidR="00243870" w:rsidRPr="0026330E" w14:paraId="64939D36" w14:textId="77777777" w:rsidTr="000D2FB8">
        <w:trPr>
          <w:trHeight w:val="454"/>
        </w:trPr>
        <w:tc>
          <w:tcPr>
            <w:tcW w:w="341" w:type="pct"/>
            <w:vMerge/>
          </w:tcPr>
          <w:p w14:paraId="3C405ABA" w14:textId="77777777" w:rsidR="006F1D38" w:rsidRPr="0026330E" w:rsidRDefault="006F1D38" w:rsidP="0027489C">
            <w:pPr>
              <w:spacing w:before="60"/>
              <w:rPr>
                <w:b/>
                <w:bCs/>
                <w:sz w:val="22"/>
                <w:szCs w:val="22"/>
              </w:rPr>
            </w:pPr>
          </w:p>
        </w:tc>
        <w:tc>
          <w:tcPr>
            <w:tcW w:w="350" w:type="pct"/>
            <w:vMerge/>
          </w:tcPr>
          <w:p w14:paraId="0BE55682" w14:textId="77777777" w:rsidR="006F1D38" w:rsidRPr="0026330E" w:rsidRDefault="006F1D38" w:rsidP="0027489C">
            <w:pPr>
              <w:spacing w:before="60"/>
              <w:rPr>
                <w:sz w:val="22"/>
                <w:szCs w:val="22"/>
              </w:rPr>
            </w:pPr>
          </w:p>
        </w:tc>
        <w:tc>
          <w:tcPr>
            <w:tcW w:w="734" w:type="pct"/>
            <w:noWrap/>
            <w:vAlign w:val="center"/>
          </w:tcPr>
          <w:p w14:paraId="783470E5" w14:textId="77777777" w:rsidR="006F1D38" w:rsidRPr="0026330E" w:rsidRDefault="006F1D38" w:rsidP="0027489C">
            <w:pPr>
              <w:spacing w:before="60"/>
              <w:rPr>
                <w:sz w:val="22"/>
                <w:szCs w:val="22"/>
              </w:rPr>
            </w:pPr>
            <w:r w:rsidRPr="0026330E">
              <w:rPr>
                <w:sz w:val="22"/>
                <w:szCs w:val="22"/>
              </w:rPr>
              <w:t>Students</w:t>
            </w:r>
          </w:p>
        </w:tc>
        <w:tc>
          <w:tcPr>
            <w:tcW w:w="754" w:type="pct"/>
            <w:noWrap/>
            <w:vAlign w:val="center"/>
          </w:tcPr>
          <w:p w14:paraId="0EDBFFD3" w14:textId="77777777" w:rsidR="006F1D38" w:rsidRPr="0026330E" w:rsidRDefault="006F1D38" w:rsidP="0027489C">
            <w:pPr>
              <w:spacing w:before="60"/>
              <w:jc w:val="center"/>
              <w:rPr>
                <w:sz w:val="22"/>
                <w:szCs w:val="22"/>
              </w:rPr>
            </w:pPr>
          </w:p>
        </w:tc>
        <w:tc>
          <w:tcPr>
            <w:tcW w:w="707" w:type="pct"/>
            <w:vAlign w:val="center"/>
          </w:tcPr>
          <w:p w14:paraId="28F1F43B" w14:textId="77777777" w:rsidR="006F1D38" w:rsidRPr="0026330E" w:rsidRDefault="006F1D38" w:rsidP="0027489C">
            <w:pPr>
              <w:spacing w:before="60"/>
              <w:jc w:val="center"/>
              <w:rPr>
                <w:sz w:val="22"/>
                <w:szCs w:val="22"/>
              </w:rPr>
            </w:pPr>
          </w:p>
        </w:tc>
        <w:tc>
          <w:tcPr>
            <w:tcW w:w="705" w:type="pct"/>
            <w:vAlign w:val="center"/>
          </w:tcPr>
          <w:p w14:paraId="65334636" w14:textId="77777777" w:rsidR="006F1D38" w:rsidRPr="0026330E" w:rsidRDefault="006F1D38" w:rsidP="0027489C">
            <w:pPr>
              <w:spacing w:before="60"/>
              <w:jc w:val="center"/>
              <w:rPr>
                <w:sz w:val="22"/>
                <w:szCs w:val="22"/>
              </w:rPr>
            </w:pPr>
          </w:p>
        </w:tc>
        <w:tc>
          <w:tcPr>
            <w:tcW w:w="705" w:type="pct"/>
            <w:vAlign w:val="center"/>
          </w:tcPr>
          <w:p w14:paraId="7B196A18" w14:textId="77777777" w:rsidR="006F1D38" w:rsidRPr="0026330E" w:rsidRDefault="006F1D38" w:rsidP="0027489C">
            <w:pPr>
              <w:spacing w:before="60"/>
              <w:jc w:val="center"/>
              <w:rPr>
                <w:sz w:val="22"/>
                <w:szCs w:val="22"/>
              </w:rPr>
            </w:pPr>
          </w:p>
        </w:tc>
        <w:tc>
          <w:tcPr>
            <w:tcW w:w="705" w:type="pct"/>
            <w:vAlign w:val="center"/>
          </w:tcPr>
          <w:p w14:paraId="19080AD0" w14:textId="77777777" w:rsidR="006F1D38" w:rsidRPr="0026330E" w:rsidRDefault="006F1D38" w:rsidP="0027489C">
            <w:pPr>
              <w:spacing w:before="60"/>
              <w:jc w:val="center"/>
              <w:rPr>
                <w:sz w:val="22"/>
                <w:szCs w:val="22"/>
              </w:rPr>
            </w:pPr>
          </w:p>
        </w:tc>
      </w:tr>
      <w:tr w:rsidR="00243870" w:rsidRPr="0026330E" w14:paraId="16849964" w14:textId="77777777" w:rsidTr="000D2FB8">
        <w:trPr>
          <w:trHeight w:val="454"/>
        </w:trPr>
        <w:tc>
          <w:tcPr>
            <w:tcW w:w="341" w:type="pct"/>
            <w:vMerge/>
          </w:tcPr>
          <w:p w14:paraId="0E02FDAE" w14:textId="77777777" w:rsidR="006F1D38" w:rsidRPr="0026330E" w:rsidRDefault="006F1D38" w:rsidP="0027489C">
            <w:pPr>
              <w:spacing w:before="60"/>
              <w:rPr>
                <w:b/>
                <w:bCs/>
                <w:sz w:val="22"/>
                <w:szCs w:val="22"/>
              </w:rPr>
            </w:pPr>
          </w:p>
        </w:tc>
        <w:tc>
          <w:tcPr>
            <w:tcW w:w="350" w:type="pct"/>
            <w:vMerge/>
          </w:tcPr>
          <w:p w14:paraId="23CAC69E" w14:textId="77777777" w:rsidR="006F1D38" w:rsidRPr="0026330E" w:rsidRDefault="006F1D38" w:rsidP="0027489C">
            <w:pPr>
              <w:spacing w:before="60"/>
              <w:rPr>
                <w:sz w:val="22"/>
                <w:szCs w:val="22"/>
              </w:rPr>
            </w:pPr>
          </w:p>
        </w:tc>
        <w:tc>
          <w:tcPr>
            <w:tcW w:w="734" w:type="pct"/>
            <w:noWrap/>
            <w:vAlign w:val="center"/>
          </w:tcPr>
          <w:p w14:paraId="35325D09" w14:textId="77777777" w:rsidR="006F1D38" w:rsidRPr="0026330E" w:rsidRDefault="006F1D38" w:rsidP="0027489C">
            <w:pPr>
              <w:spacing w:before="60"/>
              <w:rPr>
                <w:sz w:val="22"/>
                <w:szCs w:val="22"/>
              </w:rPr>
            </w:pPr>
            <w:r w:rsidRPr="0026330E">
              <w:rPr>
                <w:sz w:val="22"/>
                <w:szCs w:val="22"/>
              </w:rPr>
              <w:t xml:space="preserve">Other </w:t>
            </w:r>
          </w:p>
        </w:tc>
        <w:tc>
          <w:tcPr>
            <w:tcW w:w="754" w:type="pct"/>
            <w:noWrap/>
            <w:vAlign w:val="center"/>
          </w:tcPr>
          <w:p w14:paraId="6828009A" w14:textId="77777777" w:rsidR="006F1D38" w:rsidRPr="0026330E" w:rsidRDefault="006F1D38" w:rsidP="0027489C">
            <w:pPr>
              <w:spacing w:before="60"/>
              <w:jc w:val="center"/>
              <w:rPr>
                <w:sz w:val="22"/>
                <w:szCs w:val="22"/>
              </w:rPr>
            </w:pPr>
          </w:p>
        </w:tc>
        <w:tc>
          <w:tcPr>
            <w:tcW w:w="707" w:type="pct"/>
            <w:vAlign w:val="center"/>
          </w:tcPr>
          <w:p w14:paraId="61AC0815" w14:textId="77777777" w:rsidR="006F1D38" w:rsidRPr="0026330E" w:rsidRDefault="006F1D38" w:rsidP="0027489C">
            <w:pPr>
              <w:spacing w:before="60"/>
              <w:jc w:val="center"/>
              <w:rPr>
                <w:sz w:val="22"/>
                <w:szCs w:val="22"/>
              </w:rPr>
            </w:pPr>
          </w:p>
        </w:tc>
        <w:tc>
          <w:tcPr>
            <w:tcW w:w="705" w:type="pct"/>
            <w:vAlign w:val="center"/>
          </w:tcPr>
          <w:p w14:paraId="1FBEFC4D" w14:textId="77777777" w:rsidR="006F1D38" w:rsidRPr="0026330E" w:rsidRDefault="006F1D38" w:rsidP="0027489C">
            <w:pPr>
              <w:spacing w:before="60"/>
              <w:jc w:val="center"/>
              <w:rPr>
                <w:sz w:val="22"/>
                <w:szCs w:val="22"/>
              </w:rPr>
            </w:pPr>
          </w:p>
        </w:tc>
        <w:tc>
          <w:tcPr>
            <w:tcW w:w="705" w:type="pct"/>
            <w:vAlign w:val="center"/>
          </w:tcPr>
          <w:p w14:paraId="7CE1D44F" w14:textId="77777777" w:rsidR="006F1D38" w:rsidRPr="0026330E" w:rsidRDefault="006F1D38" w:rsidP="0027489C">
            <w:pPr>
              <w:spacing w:before="60"/>
              <w:jc w:val="center"/>
              <w:rPr>
                <w:sz w:val="22"/>
                <w:szCs w:val="22"/>
              </w:rPr>
            </w:pPr>
          </w:p>
        </w:tc>
        <w:tc>
          <w:tcPr>
            <w:tcW w:w="705" w:type="pct"/>
            <w:vAlign w:val="center"/>
          </w:tcPr>
          <w:p w14:paraId="7E9ADFB2" w14:textId="77777777" w:rsidR="006F1D38" w:rsidRPr="0026330E" w:rsidRDefault="006F1D38" w:rsidP="0027489C">
            <w:pPr>
              <w:spacing w:before="60"/>
              <w:jc w:val="center"/>
              <w:rPr>
                <w:sz w:val="22"/>
                <w:szCs w:val="22"/>
              </w:rPr>
            </w:pPr>
          </w:p>
        </w:tc>
      </w:tr>
      <w:tr w:rsidR="006F1D38" w:rsidRPr="00D510FB" w14:paraId="610D966D" w14:textId="77777777" w:rsidTr="000D2FB8">
        <w:trPr>
          <w:trHeight w:val="454"/>
        </w:trPr>
        <w:tc>
          <w:tcPr>
            <w:tcW w:w="341" w:type="pct"/>
            <w:vMerge/>
          </w:tcPr>
          <w:p w14:paraId="77FD5031" w14:textId="77777777" w:rsidR="006F1D38" w:rsidRPr="0026330E" w:rsidRDefault="006F1D38" w:rsidP="0027489C">
            <w:pPr>
              <w:spacing w:before="60"/>
              <w:rPr>
                <w:b/>
                <w:bCs/>
                <w:sz w:val="22"/>
                <w:szCs w:val="22"/>
              </w:rPr>
            </w:pPr>
          </w:p>
        </w:tc>
        <w:tc>
          <w:tcPr>
            <w:tcW w:w="1084" w:type="pct"/>
            <w:gridSpan w:val="2"/>
            <w:vAlign w:val="center"/>
          </w:tcPr>
          <w:p w14:paraId="4BFA50DA" w14:textId="77777777" w:rsidR="006F1D38" w:rsidRPr="0026330E" w:rsidRDefault="006F1D38" w:rsidP="0027489C">
            <w:pPr>
              <w:spacing w:before="60"/>
              <w:rPr>
                <w:i/>
                <w:sz w:val="22"/>
                <w:szCs w:val="22"/>
                <w:lang w:val="en-US"/>
              </w:rPr>
            </w:pPr>
            <w:r w:rsidRPr="0026330E">
              <w:rPr>
                <w:i/>
                <w:sz w:val="22"/>
                <w:szCs w:val="22"/>
                <w:lang w:val="en-US"/>
              </w:rPr>
              <w:t>i. Total Direct costs for Personnel</w:t>
            </w:r>
            <w:r w:rsidR="008A3340" w:rsidRPr="0026330E">
              <w:rPr>
                <w:i/>
                <w:sz w:val="22"/>
                <w:szCs w:val="22"/>
                <w:lang w:val="en-US"/>
              </w:rPr>
              <w:t xml:space="preserve"> (in euro)</w:t>
            </w:r>
          </w:p>
        </w:tc>
        <w:tc>
          <w:tcPr>
            <w:tcW w:w="754" w:type="pct"/>
            <w:noWrap/>
            <w:vAlign w:val="center"/>
          </w:tcPr>
          <w:p w14:paraId="5CFC8825" w14:textId="77777777" w:rsidR="006F1D38" w:rsidRPr="0026330E" w:rsidRDefault="006F1D38" w:rsidP="0027489C">
            <w:pPr>
              <w:spacing w:before="60"/>
              <w:jc w:val="center"/>
              <w:rPr>
                <w:sz w:val="22"/>
                <w:szCs w:val="22"/>
                <w:lang w:val="en-US"/>
              </w:rPr>
            </w:pPr>
          </w:p>
        </w:tc>
        <w:tc>
          <w:tcPr>
            <w:tcW w:w="707" w:type="pct"/>
            <w:vAlign w:val="center"/>
          </w:tcPr>
          <w:p w14:paraId="5EFFE22F" w14:textId="77777777" w:rsidR="006F1D38" w:rsidRPr="0026330E" w:rsidRDefault="006F1D38" w:rsidP="0027489C">
            <w:pPr>
              <w:spacing w:before="60"/>
              <w:jc w:val="center"/>
              <w:rPr>
                <w:sz w:val="22"/>
                <w:szCs w:val="22"/>
                <w:lang w:val="en-US"/>
              </w:rPr>
            </w:pPr>
          </w:p>
        </w:tc>
        <w:tc>
          <w:tcPr>
            <w:tcW w:w="705" w:type="pct"/>
            <w:vAlign w:val="center"/>
          </w:tcPr>
          <w:p w14:paraId="199510C0" w14:textId="77777777" w:rsidR="006F1D38" w:rsidRPr="0026330E" w:rsidRDefault="006F1D38" w:rsidP="0027489C">
            <w:pPr>
              <w:spacing w:before="60"/>
              <w:jc w:val="center"/>
              <w:rPr>
                <w:sz w:val="22"/>
                <w:szCs w:val="22"/>
                <w:lang w:val="en-US"/>
              </w:rPr>
            </w:pPr>
          </w:p>
        </w:tc>
        <w:tc>
          <w:tcPr>
            <w:tcW w:w="705" w:type="pct"/>
            <w:vAlign w:val="center"/>
          </w:tcPr>
          <w:p w14:paraId="06B049E7" w14:textId="77777777" w:rsidR="006F1D38" w:rsidRPr="0026330E" w:rsidRDefault="006F1D38" w:rsidP="0027489C">
            <w:pPr>
              <w:spacing w:before="60"/>
              <w:jc w:val="center"/>
              <w:rPr>
                <w:sz w:val="22"/>
                <w:szCs w:val="22"/>
                <w:lang w:val="en-US"/>
              </w:rPr>
            </w:pPr>
          </w:p>
        </w:tc>
        <w:tc>
          <w:tcPr>
            <w:tcW w:w="705" w:type="pct"/>
            <w:vAlign w:val="center"/>
          </w:tcPr>
          <w:p w14:paraId="340FE694" w14:textId="77777777" w:rsidR="006F1D38" w:rsidRPr="0026330E" w:rsidRDefault="006F1D38" w:rsidP="0027489C">
            <w:pPr>
              <w:spacing w:before="60"/>
              <w:jc w:val="center"/>
              <w:rPr>
                <w:sz w:val="22"/>
                <w:szCs w:val="22"/>
                <w:lang w:val="en-US"/>
              </w:rPr>
            </w:pPr>
          </w:p>
        </w:tc>
      </w:tr>
      <w:tr w:rsidR="006F1D38" w:rsidRPr="0026330E" w14:paraId="48525A0D" w14:textId="77777777" w:rsidTr="000D2FB8">
        <w:trPr>
          <w:trHeight w:val="454"/>
        </w:trPr>
        <w:tc>
          <w:tcPr>
            <w:tcW w:w="341" w:type="pct"/>
            <w:vMerge/>
          </w:tcPr>
          <w:p w14:paraId="6150CB8E" w14:textId="77777777" w:rsidR="006F1D38" w:rsidRPr="0026330E" w:rsidRDefault="006F1D38" w:rsidP="0027489C">
            <w:pPr>
              <w:spacing w:before="60"/>
              <w:rPr>
                <w:b/>
                <w:bCs/>
                <w:sz w:val="22"/>
                <w:szCs w:val="22"/>
                <w:lang w:val="en-US"/>
              </w:rPr>
            </w:pPr>
          </w:p>
        </w:tc>
        <w:tc>
          <w:tcPr>
            <w:tcW w:w="1084" w:type="pct"/>
            <w:gridSpan w:val="2"/>
            <w:vAlign w:val="center"/>
          </w:tcPr>
          <w:p w14:paraId="739DFF5E" w14:textId="77777777" w:rsidR="006F1D38" w:rsidRPr="0026330E" w:rsidRDefault="006F1D38" w:rsidP="0027489C">
            <w:pPr>
              <w:spacing w:before="60"/>
              <w:rPr>
                <w:b/>
                <w:sz w:val="22"/>
                <w:szCs w:val="22"/>
              </w:rPr>
            </w:pPr>
            <w:r w:rsidRPr="0026330E">
              <w:rPr>
                <w:b/>
                <w:sz w:val="22"/>
                <w:szCs w:val="22"/>
              </w:rPr>
              <w:t>Travel</w:t>
            </w:r>
          </w:p>
        </w:tc>
        <w:tc>
          <w:tcPr>
            <w:tcW w:w="754" w:type="pct"/>
            <w:noWrap/>
            <w:vAlign w:val="center"/>
          </w:tcPr>
          <w:p w14:paraId="0F5AB1DC" w14:textId="77777777" w:rsidR="006F1D38" w:rsidRPr="0026330E" w:rsidRDefault="006F1D38" w:rsidP="0027489C">
            <w:pPr>
              <w:spacing w:before="60"/>
              <w:jc w:val="center"/>
              <w:rPr>
                <w:sz w:val="22"/>
                <w:szCs w:val="22"/>
              </w:rPr>
            </w:pPr>
          </w:p>
        </w:tc>
        <w:tc>
          <w:tcPr>
            <w:tcW w:w="707" w:type="pct"/>
            <w:vAlign w:val="center"/>
          </w:tcPr>
          <w:p w14:paraId="25661060" w14:textId="77777777" w:rsidR="006F1D38" w:rsidRPr="0026330E" w:rsidRDefault="006F1D38" w:rsidP="0027489C">
            <w:pPr>
              <w:spacing w:before="60"/>
              <w:jc w:val="center"/>
              <w:rPr>
                <w:sz w:val="22"/>
                <w:szCs w:val="22"/>
              </w:rPr>
            </w:pPr>
          </w:p>
        </w:tc>
        <w:tc>
          <w:tcPr>
            <w:tcW w:w="705" w:type="pct"/>
            <w:vAlign w:val="center"/>
          </w:tcPr>
          <w:p w14:paraId="578F0957" w14:textId="77777777" w:rsidR="006F1D38" w:rsidRPr="0026330E" w:rsidRDefault="006F1D38" w:rsidP="0027489C">
            <w:pPr>
              <w:spacing w:before="60"/>
              <w:jc w:val="center"/>
              <w:rPr>
                <w:sz w:val="22"/>
                <w:szCs w:val="22"/>
              </w:rPr>
            </w:pPr>
          </w:p>
        </w:tc>
        <w:tc>
          <w:tcPr>
            <w:tcW w:w="705" w:type="pct"/>
            <w:vAlign w:val="center"/>
          </w:tcPr>
          <w:p w14:paraId="25663FF9" w14:textId="77777777" w:rsidR="006F1D38" w:rsidRPr="0026330E" w:rsidRDefault="006F1D38" w:rsidP="0027489C">
            <w:pPr>
              <w:spacing w:before="60"/>
              <w:jc w:val="center"/>
              <w:rPr>
                <w:sz w:val="22"/>
                <w:szCs w:val="22"/>
              </w:rPr>
            </w:pPr>
          </w:p>
        </w:tc>
        <w:tc>
          <w:tcPr>
            <w:tcW w:w="705" w:type="pct"/>
            <w:vAlign w:val="center"/>
          </w:tcPr>
          <w:p w14:paraId="5EB1067A" w14:textId="77777777" w:rsidR="006F1D38" w:rsidRPr="0026330E" w:rsidRDefault="006F1D38" w:rsidP="0027489C">
            <w:pPr>
              <w:spacing w:before="60"/>
              <w:jc w:val="center"/>
              <w:rPr>
                <w:sz w:val="22"/>
                <w:szCs w:val="22"/>
              </w:rPr>
            </w:pPr>
          </w:p>
        </w:tc>
      </w:tr>
      <w:tr w:rsidR="006F1D38" w:rsidRPr="0026330E" w14:paraId="429C2365" w14:textId="77777777" w:rsidTr="000D2FB8">
        <w:trPr>
          <w:trHeight w:val="454"/>
        </w:trPr>
        <w:tc>
          <w:tcPr>
            <w:tcW w:w="341" w:type="pct"/>
            <w:vMerge/>
          </w:tcPr>
          <w:p w14:paraId="1A55757F" w14:textId="77777777" w:rsidR="006F1D38" w:rsidRPr="0026330E" w:rsidRDefault="006F1D38" w:rsidP="0027489C">
            <w:pPr>
              <w:spacing w:before="60"/>
              <w:rPr>
                <w:b/>
                <w:bCs/>
                <w:sz w:val="22"/>
                <w:szCs w:val="22"/>
              </w:rPr>
            </w:pPr>
          </w:p>
        </w:tc>
        <w:tc>
          <w:tcPr>
            <w:tcW w:w="1084" w:type="pct"/>
            <w:gridSpan w:val="2"/>
            <w:vAlign w:val="center"/>
          </w:tcPr>
          <w:p w14:paraId="5B895BA2" w14:textId="77777777" w:rsidR="006F1D38" w:rsidRPr="0026330E" w:rsidRDefault="006F1D38" w:rsidP="0027489C">
            <w:pPr>
              <w:spacing w:before="60"/>
              <w:rPr>
                <w:b/>
                <w:sz w:val="22"/>
                <w:szCs w:val="22"/>
              </w:rPr>
            </w:pPr>
            <w:r w:rsidRPr="0026330E">
              <w:rPr>
                <w:b/>
                <w:sz w:val="22"/>
                <w:szCs w:val="22"/>
              </w:rPr>
              <w:t>Equipment</w:t>
            </w:r>
          </w:p>
        </w:tc>
        <w:tc>
          <w:tcPr>
            <w:tcW w:w="754" w:type="pct"/>
            <w:noWrap/>
            <w:vAlign w:val="center"/>
          </w:tcPr>
          <w:p w14:paraId="3F8D2F2B" w14:textId="77777777" w:rsidR="006F1D38" w:rsidRPr="0026330E" w:rsidRDefault="006F1D38" w:rsidP="0027489C">
            <w:pPr>
              <w:spacing w:before="60"/>
              <w:jc w:val="center"/>
              <w:rPr>
                <w:sz w:val="22"/>
                <w:szCs w:val="22"/>
              </w:rPr>
            </w:pPr>
          </w:p>
        </w:tc>
        <w:tc>
          <w:tcPr>
            <w:tcW w:w="707" w:type="pct"/>
            <w:vAlign w:val="center"/>
          </w:tcPr>
          <w:p w14:paraId="26574BE1" w14:textId="77777777" w:rsidR="006F1D38" w:rsidRPr="0026330E" w:rsidRDefault="006F1D38" w:rsidP="0027489C">
            <w:pPr>
              <w:spacing w:before="60"/>
              <w:jc w:val="center"/>
              <w:rPr>
                <w:sz w:val="22"/>
                <w:szCs w:val="22"/>
              </w:rPr>
            </w:pPr>
          </w:p>
        </w:tc>
        <w:tc>
          <w:tcPr>
            <w:tcW w:w="705" w:type="pct"/>
            <w:vAlign w:val="center"/>
          </w:tcPr>
          <w:p w14:paraId="7E06C69C" w14:textId="77777777" w:rsidR="006F1D38" w:rsidRPr="0026330E" w:rsidRDefault="006F1D38" w:rsidP="0027489C">
            <w:pPr>
              <w:spacing w:before="60"/>
              <w:jc w:val="center"/>
              <w:rPr>
                <w:sz w:val="22"/>
                <w:szCs w:val="22"/>
              </w:rPr>
            </w:pPr>
          </w:p>
        </w:tc>
        <w:tc>
          <w:tcPr>
            <w:tcW w:w="705" w:type="pct"/>
            <w:vAlign w:val="center"/>
          </w:tcPr>
          <w:p w14:paraId="64FE40A3" w14:textId="77777777" w:rsidR="006F1D38" w:rsidRPr="0026330E" w:rsidRDefault="006F1D38" w:rsidP="0027489C">
            <w:pPr>
              <w:spacing w:before="60"/>
              <w:jc w:val="center"/>
              <w:rPr>
                <w:sz w:val="22"/>
                <w:szCs w:val="22"/>
              </w:rPr>
            </w:pPr>
          </w:p>
        </w:tc>
        <w:tc>
          <w:tcPr>
            <w:tcW w:w="705" w:type="pct"/>
            <w:vAlign w:val="center"/>
          </w:tcPr>
          <w:p w14:paraId="090291B3" w14:textId="77777777" w:rsidR="006F1D38" w:rsidRPr="0026330E" w:rsidRDefault="006F1D38" w:rsidP="0027489C">
            <w:pPr>
              <w:spacing w:before="60"/>
              <w:jc w:val="center"/>
              <w:rPr>
                <w:sz w:val="22"/>
                <w:szCs w:val="22"/>
              </w:rPr>
            </w:pPr>
          </w:p>
        </w:tc>
      </w:tr>
      <w:tr w:rsidR="00243870" w:rsidRPr="0026330E" w14:paraId="5BD3D8E9" w14:textId="77777777" w:rsidTr="000D2FB8">
        <w:trPr>
          <w:trHeight w:val="454"/>
        </w:trPr>
        <w:tc>
          <w:tcPr>
            <w:tcW w:w="341" w:type="pct"/>
            <w:vMerge/>
          </w:tcPr>
          <w:p w14:paraId="7B06A956" w14:textId="77777777" w:rsidR="006F1D38" w:rsidRPr="0026330E" w:rsidRDefault="006F1D38" w:rsidP="0027489C">
            <w:pPr>
              <w:spacing w:before="60"/>
              <w:rPr>
                <w:b/>
                <w:bCs/>
                <w:sz w:val="22"/>
                <w:szCs w:val="22"/>
              </w:rPr>
            </w:pPr>
          </w:p>
        </w:tc>
        <w:tc>
          <w:tcPr>
            <w:tcW w:w="350" w:type="pct"/>
            <w:vMerge w:val="restart"/>
            <w:textDirection w:val="btLr"/>
            <w:vAlign w:val="center"/>
          </w:tcPr>
          <w:p w14:paraId="499B4BAB" w14:textId="77777777" w:rsidR="006F1D38" w:rsidRPr="0026330E" w:rsidRDefault="006F1D38" w:rsidP="0027489C">
            <w:pPr>
              <w:spacing w:before="60"/>
              <w:ind w:left="113" w:right="113"/>
              <w:jc w:val="center"/>
              <w:rPr>
                <w:i/>
                <w:iCs/>
                <w:sz w:val="22"/>
                <w:szCs w:val="22"/>
              </w:rPr>
            </w:pPr>
            <w:r w:rsidRPr="0026330E">
              <w:rPr>
                <w:b/>
                <w:bCs/>
                <w:sz w:val="22"/>
                <w:szCs w:val="22"/>
              </w:rPr>
              <w:t>Other goods and services</w:t>
            </w:r>
          </w:p>
        </w:tc>
        <w:tc>
          <w:tcPr>
            <w:tcW w:w="734" w:type="pct"/>
            <w:noWrap/>
            <w:vAlign w:val="center"/>
          </w:tcPr>
          <w:p w14:paraId="65B2A9AC" w14:textId="77777777" w:rsidR="006F1D38" w:rsidRPr="0026330E" w:rsidRDefault="006F1D38" w:rsidP="0027489C">
            <w:pPr>
              <w:spacing w:before="60"/>
              <w:rPr>
                <w:i/>
                <w:iCs/>
                <w:sz w:val="22"/>
                <w:szCs w:val="22"/>
              </w:rPr>
            </w:pPr>
            <w:r w:rsidRPr="0026330E">
              <w:rPr>
                <w:sz w:val="22"/>
                <w:szCs w:val="22"/>
              </w:rPr>
              <w:t>Consumables</w:t>
            </w:r>
          </w:p>
        </w:tc>
        <w:tc>
          <w:tcPr>
            <w:tcW w:w="754" w:type="pct"/>
            <w:noWrap/>
            <w:vAlign w:val="center"/>
          </w:tcPr>
          <w:p w14:paraId="1224216D" w14:textId="77777777" w:rsidR="006F1D38" w:rsidRPr="0026330E" w:rsidRDefault="006F1D38" w:rsidP="0027489C">
            <w:pPr>
              <w:spacing w:before="60"/>
              <w:jc w:val="center"/>
              <w:rPr>
                <w:sz w:val="22"/>
                <w:szCs w:val="22"/>
              </w:rPr>
            </w:pPr>
          </w:p>
        </w:tc>
        <w:tc>
          <w:tcPr>
            <w:tcW w:w="707" w:type="pct"/>
            <w:vAlign w:val="center"/>
          </w:tcPr>
          <w:p w14:paraId="0F230255" w14:textId="77777777" w:rsidR="006F1D38" w:rsidRPr="0026330E" w:rsidRDefault="006F1D38" w:rsidP="0027489C">
            <w:pPr>
              <w:spacing w:before="60"/>
              <w:jc w:val="center"/>
              <w:rPr>
                <w:sz w:val="22"/>
                <w:szCs w:val="22"/>
              </w:rPr>
            </w:pPr>
          </w:p>
        </w:tc>
        <w:tc>
          <w:tcPr>
            <w:tcW w:w="705" w:type="pct"/>
            <w:vAlign w:val="center"/>
          </w:tcPr>
          <w:p w14:paraId="4D1D1F0A" w14:textId="77777777" w:rsidR="006F1D38" w:rsidRPr="0026330E" w:rsidRDefault="006F1D38" w:rsidP="0027489C">
            <w:pPr>
              <w:spacing w:before="60"/>
              <w:jc w:val="center"/>
              <w:rPr>
                <w:sz w:val="22"/>
                <w:szCs w:val="22"/>
              </w:rPr>
            </w:pPr>
          </w:p>
        </w:tc>
        <w:tc>
          <w:tcPr>
            <w:tcW w:w="705" w:type="pct"/>
            <w:vAlign w:val="center"/>
          </w:tcPr>
          <w:p w14:paraId="713CAA42" w14:textId="77777777" w:rsidR="006F1D38" w:rsidRPr="0026330E" w:rsidRDefault="006F1D38" w:rsidP="0027489C">
            <w:pPr>
              <w:spacing w:before="60"/>
              <w:jc w:val="center"/>
              <w:rPr>
                <w:sz w:val="22"/>
                <w:szCs w:val="22"/>
              </w:rPr>
            </w:pPr>
          </w:p>
        </w:tc>
        <w:tc>
          <w:tcPr>
            <w:tcW w:w="705" w:type="pct"/>
            <w:vAlign w:val="center"/>
          </w:tcPr>
          <w:p w14:paraId="3F5C87D5" w14:textId="77777777" w:rsidR="006F1D38" w:rsidRPr="0026330E" w:rsidRDefault="006F1D38" w:rsidP="0027489C">
            <w:pPr>
              <w:spacing w:before="60"/>
              <w:jc w:val="center"/>
              <w:rPr>
                <w:sz w:val="22"/>
                <w:szCs w:val="22"/>
              </w:rPr>
            </w:pPr>
          </w:p>
        </w:tc>
      </w:tr>
      <w:tr w:rsidR="00243870" w:rsidRPr="0026330E" w14:paraId="0A735110" w14:textId="77777777" w:rsidTr="000D2FB8">
        <w:trPr>
          <w:trHeight w:val="454"/>
        </w:trPr>
        <w:tc>
          <w:tcPr>
            <w:tcW w:w="341" w:type="pct"/>
            <w:vMerge/>
          </w:tcPr>
          <w:p w14:paraId="69353703" w14:textId="77777777" w:rsidR="006F1D38" w:rsidRPr="0026330E" w:rsidRDefault="006F1D38" w:rsidP="0027489C">
            <w:pPr>
              <w:spacing w:before="60"/>
              <w:rPr>
                <w:b/>
                <w:bCs/>
                <w:sz w:val="22"/>
                <w:szCs w:val="22"/>
              </w:rPr>
            </w:pPr>
          </w:p>
        </w:tc>
        <w:tc>
          <w:tcPr>
            <w:tcW w:w="350" w:type="pct"/>
            <w:vMerge/>
          </w:tcPr>
          <w:p w14:paraId="398C5C29" w14:textId="77777777" w:rsidR="006F1D38" w:rsidRPr="0026330E" w:rsidRDefault="006F1D38" w:rsidP="0027489C">
            <w:pPr>
              <w:spacing w:before="60"/>
              <w:rPr>
                <w:sz w:val="22"/>
                <w:szCs w:val="22"/>
              </w:rPr>
            </w:pPr>
          </w:p>
        </w:tc>
        <w:tc>
          <w:tcPr>
            <w:tcW w:w="734" w:type="pct"/>
            <w:noWrap/>
            <w:vAlign w:val="center"/>
          </w:tcPr>
          <w:p w14:paraId="58B86437" w14:textId="77777777" w:rsidR="006F1D38" w:rsidRPr="0026330E" w:rsidRDefault="006F1D38" w:rsidP="0027489C">
            <w:pPr>
              <w:spacing w:before="60"/>
              <w:rPr>
                <w:sz w:val="22"/>
                <w:szCs w:val="22"/>
              </w:rPr>
            </w:pPr>
            <w:r w:rsidRPr="0026330E">
              <w:rPr>
                <w:sz w:val="22"/>
                <w:szCs w:val="22"/>
              </w:rPr>
              <w:t>Publications</w:t>
            </w:r>
            <w:r w:rsidR="008A3340" w:rsidRPr="0026330E">
              <w:rPr>
                <w:rStyle w:val="Appelnotedebasdep"/>
                <w:sz w:val="22"/>
                <w:szCs w:val="22"/>
              </w:rPr>
              <w:footnoteReference w:id="4"/>
            </w:r>
          </w:p>
        </w:tc>
        <w:tc>
          <w:tcPr>
            <w:tcW w:w="754" w:type="pct"/>
            <w:noWrap/>
            <w:vAlign w:val="center"/>
          </w:tcPr>
          <w:p w14:paraId="34E96B39" w14:textId="77777777" w:rsidR="006F1D38" w:rsidRPr="0026330E" w:rsidRDefault="006F1D38" w:rsidP="0027489C">
            <w:pPr>
              <w:spacing w:before="60"/>
              <w:jc w:val="center"/>
              <w:rPr>
                <w:sz w:val="22"/>
                <w:szCs w:val="22"/>
              </w:rPr>
            </w:pPr>
          </w:p>
        </w:tc>
        <w:tc>
          <w:tcPr>
            <w:tcW w:w="707" w:type="pct"/>
            <w:vAlign w:val="center"/>
          </w:tcPr>
          <w:p w14:paraId="79C329FE" w14:textId="77777777" w:rsidR="006F1D38" w:rsidRPr="0026330E" w:rsidRDefault="006F1D38" w:rsidP="0027489C">
            <w:pPr>
              <w:spacing w:before="60"/>
              <w:jc w:val="center"/>
              <w:rPr>
                <w:sz w:val="22"/>
                <w:szCs w:val="22"/>
              </w:rPr>
            </w:pPr>
          </w:p>
        </w:tc>
        <w:tc>
          <w:tcPr>
            <w:tcW w:w="705" w:type="pct"/>
            <w:vAlign w:val="center"/>
          </w:tcPr>
          <w:p w14:paraId="4F2EEFA1" w14:textId="77777777" w:rsidR="006F1D38" w:rsidRPr="0026330E" w:rsidRDefault="006F1D38" w:rsidP="0027489C">
            <w:pPr>
              <w:spacing w:before="60"/>
              <w:jc w:val="center"/>
              <w:rPr>
                <w:sz w:val="22"/>
                <w:szCs w:val="22"/>
              </w:rPr>
            </w:pPr>
          </w:p>
        </w:tc>
        <w:tc>
          <w:tcPr>
            <w:tcW w:w="705" w:type="pct"/>
            <w:vAlign w:val="center"/>
          </w:tcPr>
          <w:p w14:paraId="56ABE527" w14:textId="77777777" w:rsidR="006F1D38" w:rsidRPr="0026330E" w:rsidRDefault="006F1D38" w:rsidP="0027489C">
            <w:pPr>
              <w:spacing w:before="60"/>
              <w:jc w:val="center"/>
              <w:rPr>
                <w:sz w:val="22"/>
                <w:szCs w:val="22"/>
              </w:rPr>
            </w:pPr>
          </w:p>
        </w:tc>
        <w:tc>
          <w:tcPr>
            <w:tcW w:w="705" w:type="pct"/>
            <w:vAlign w:val="center"/>
          </w:tcPr>
          <w:p w14:paraId="1B82F810" w14:textId="77777777" w:rsidR="006F1D38" w:rsidRPr="0026330E" w:rsidRDefault="006F1D38" w:rsidP="0027489C">
            <w:pPr>
              <w:spacing w:before="60"/>
              <w:jc w:val="center"/>
              <w:rPr>
                <w:sz w:val="22"/>
                <w:szCs w:val="22"/>
              </w:rPr>
            </w:pPr>
          </w:p>
        </w:tc>
      </w:tr>
      <w:tr w:rsidR="00243870" w:rsidRPr="0026330E" w14:paraId="2159FF63" w14:textId="77777777" w:rsidTr="000D2FB8">
        <w:trPr>
          <w:trHeight w:val="454"/>
        </w:trPr>
        <w:tc>
          <w:tcPr>
            <w:tcW w:w="341" w:type="pct"/>
            <w:vMerge/>
          </w:tcPr>
          <w:p w14:paraId="04F97EB9" w14:textId="77777777" w:rsidR="006F1D38" w:rsidRPr="0026330E" w:rsidRDefault="006F1D38" w:rsidP="0027489C">
            <w:pPr>
              <w:spacing w:before="60"/>
              <w:rPr>
                <w:b/>
                <w:bCs/>
                <w:sz w:val="22"/>
                <w:szCs w:val="22"/>
              </w:rPr>
            </w:pPr>
          </w:p>
        </w:tc>
        <w:tc>
          <w:tcPr>
            <w:tcW w:w="350" w:type="pct"/>
            <w:vMerge/>
          </w:tcPr>
          <w:p w14:paraId="727F439D" w14:textId="77777777" w:rsidR="006F1D38" w:rsidRPr="0026330E" w:rsidRDefault="006F1D38" w:rsidP="0027489C">
            <w:pPr>
              <w:spacing w:before="60"/>
              <w:rPr>
                <w:sz w:val="22"/>
                <w:szCs w:val="22"/>
              </w:rPr>
            </w:pPr>
          </w:p>
        </w:tc>
        <w:tc>
          <w:tcPr>
            <w:tcW w:w="734" w:type="pct"/>
            <w:noWrap/>
            <w:vAlign w:val="center"/>
          </w:tcPr>
          <w:p w14:paraId="1751D805" w14:textId="77777777" w:rsidR="006F1D38" w:rsidRPr="0026330E" w:rsidRDefault="006F1D38" w:rsidP="0027489C">
            <w:pPr>
              <w:spacing w:before="60"/>
              <w:rPr>
                <w:sz w:val="22"/>
                <w:szCs w:val="22"/>
              </w:rPr>
            </w:pPr>
            <w:r w:rsidRPr="0026330E">
              <w:rPr>
                <w:sz w:val="22"/>
                <w:szCs w:val="22"/>
              </w:rPr>
              <w:t>Other (please specify)</w:t>
            </w:r>
          </w:p>
        </w:tc>
        <w:tc>
          <w:tcPr>
            <w:tcW w:w="754" w:type="pct"/>
            <w:noWrap/>
            <w:vAlign w:val="center"/>
          </w:tcPr>
          <w:p w14:paraId="39D90691" w14:textId="77777777" w:rsidR="006F1D38" w:rsidRPr="0026330E" w:rsidRDefault="006F1D38" w:rsidP="0027489C">
            <w:pPr>
              <w:spacing w:before="60"/>
              <w:jc w:val="center"/>
              <w:rPr>
                <w:sz w:val="22"/>
                <w:szCs w:val="22"/>
              </w:rPr>
            </w:pPr>
          </w:p>
        </w:tc>
        <w:tc>
          <w:tcPr>
            <w:tcW w:w="707" w:type="pct"/>
            <w:vAlign w:val="center"/>
          </w:tcPr>
          <w:p w14:paraId="55DDBED8" w14:textId="77777777" w:rsidR="006F1D38" w:rsidRPr="0026330E" w:rsidRDefault="006F1D38" w:rsidP="0027489C">
            <w:pPr>
              <w:spacing w:before="60"/>
              <w:jc w:val="center"/>
              <w:rPr>
                <w:sz w:val="22"/>
                <w:szCs w:val="22"/>
              </w:rPr>
            </w:pPr>
          </w:p>
        </w:tc>
        <w:tc>
          <w:tcPr>
            <w:tcW w:w="705" w:type="pct"/>
            <w:vAlign w:val="center"/>
          </w:tcPr>
          <w:p w14:paraId="36EF39F6" w14:textId="77777777" w:rsidR="006F1D38" w:rsidRPr="0026330E" w:rsidRDefault="006F1D38" w:rsidP="0027489C">
            <w:pPr>
              <w:spacing w:before="60"/>
              <w:jc w:val="center"/>
              <w:rPr>
                <w:sz w:val="22"/>
                <w:szCs w:val="22"/>
              </w:rPr>
            </w:pPr>
          </w:p>
        </w:tc>
        <w:tc>
          <w:tcPr>
            <w:tcW w:w="705" w:type="pct"/>
            <w:vAlign w:val="center"/>
          </w:tcPr>
          <w:p w14:paraId="128F75E0" w14:textId="77777777" w:rsidR="006F1D38" w:rsidRPr="0026330E" w:rsidRDefault="006F1D38" w:rsidP="0027489C">
            <w:pPr>
              <w:spacing w:before="60"/>
              <w:jc w:val="center"/>
              <w:rPr>
                <w:sz w:val="22"/>
                <w:szCs w:val="22"/>
              </w:rPr>
            </w:pPr>
          </w:p>
        </w:tc>
        <w:tc>
          <w:tcPr>
            <w:tcW w:w="705" w:type="pct"/>
            <w:vAlign w:val="center"/>
          </w:tcPr>
          <w:p w14:paraId="24A9CE3F" w14:textId="77777777" w:rsidR="006F1D38" w:rsidRPr="0026330E" w:rsidRDefault="006F1D38" w:rsidP="0027489C">
            <w:pPr>
              <w:spacing w:before="60"/>
              <w:jc w:val="center"/>
              <w:rPr>
                <w:sz w:val="22"/>
                <w:szCs w:val="22"/>
              </w:rPr>
            </w:pPr>
          </w:p>
        </w:tc>
      </w:tr>
      <w:tr w:rsidR="006F1D38" w:rsidRPr="00D510FB" w14:paraId="63B28084" w14:textId="77777777" w:rsidTr="000D2FB8">
        <w:trPr>
          <w:trHeight w:val="454"/>
        </w:trPr>
        <w:tc>
          <w:tcPr>
            <w:tcW w:w="341" w:type="pct"/>
            <w:vMerge/>
          </w:tcPr>
          <w:p w14:paraId="14A72ACC" w14:textId="77777777" w:rsidR="006F1D38" w:rsidRPr="0026330E" w:rsidRDefault="006F1D38" w:rsidP="0027489C">
            <w:pPr>
              <w:spacing w:before="60"/>
              <w:rPr>
                <w:b/>
                <w:bCs/>
                <w:sz w:val="22"/>
                <w:szCs w:val="22"/>
              </w:rPr>
            </w:pPr>
          </w:p>
        </w:tc>
        <w:tc>
          <w:tcPr>
            <w:tcW w:w="1084" w:type="pct"/>
            <w:gridSpan w:val="2"/>
            <w:vAlign w:val="center"/>
          </w:tcPr>
          <w:p w14:paraId="6C217F91" w14:textId="77777777" w:rsidR="006F1D38" w:rsidRPr="0026330E" w:rsidRDefault="006F1D38" w:rsidP="0027489C">
            <w:pPr>
              <w:spacing w:before="60"/>
              <w:rPr>
                <w:i/>
                <w:sz w:val="22"/>
                <w:szCs w:val="22"/>
                <w:lang w:val="en-US"/>
              </w:rPr>
            </w:pPr>
            <w:r w:rsidRPr="0026330E">
              <w:rPr>
                <w:i/>
                <w:sz w:val="22"/>
                <w:szCs w:val="22"/>
                <w:lang w:val="en-US"/>
              </w:rPr>
              <w:t>ii. Total Other Direct Costs (in euro)</w:t>
            </w:r>
          </w:p>
        </w:tc>
        <w:tc>
          <w:tcPr>
            <w:tcW w:w="754" w:type="pct"/>
            <w:noWrap/>
            <w:vAlign w:val="center"/>
          </w:tcPr>
          <w:p w14:paraId="5C27C500" w14:textId="77777777" w:rsidR="006F1D38" w:rsidRPr="0026330E" w:rsidRDefault="006F1D38" w:rsidP="0027489C">
            <w:pPr>
              <w:spacing w:before="60"/>
              <w:jc w:val="center"/>
              <w:rPr>
                <w:sz w:val="22"/>
                <w:szCs w:val="22"/>
                <w:lang w:val="en-US"/>
              </w:rPr>
            </w:pPr>
          </w:p>
        </w:tc>
        <w:tc>
          <w:tcPr>
            <w:tcW w:w="707" w:type="pct"/>
            <w:vAlign w:val="center"/>
          </w:tcPr>
          <w:p w14:paraId="7CBD7D6B" w14:textId="77777777" w:rsidR="006F1D38" w:rsidRPr="0026330E" w:rsidRDefault="006F1D38" w:rsidP="0027489C">
            <w:pPr>
              <w:spacing w:before="60"/>
              <w:jc w:val="center"/>
              <w:rPr>
                <w:sz w:val="22"/>
                <w:szCs w:val="22"/>
                <w:lang w:val="en-US"/>
              </w:rPr>
            </w:pPr>
          </w:p>
        </w:tc>
        <w:tc>
          <w:tcPr>
            <w:tcW w:w="705" w:type="pct"/>
            <w:vAlign w:val="center"/>
          </w:tcPr>
          <w:p w14:paraId="0C816BB5" w14:textId="77777777" w:rsidR="006F1D38" w:rsidRPr="0026330E" w:rsidRDefault="006F1D38" w:rsidP="0027489C">
            <w:pPr>
              <w:spacing w:before="60"/>
              <w:jc w:val="center"/>
              <w:rPr>
                <w:sz w:val="22"/>
                <w:szCs w:val="22"/>
                <w:lang w:val="en-US"/>
              </w:rPr>
            </w:pPr>
          </w:p>
        </w:tc>
        <w:tc>
          <w:tcPr>
            <w:tcW w:w="705" w:type="pct"/>
            <w:vAlign w:val="center"/>
          </w:tcPr>
          <w:p w14:paraId="5C0DBFB7" w14:textId="77777777" w:rsidR="006F1D38" w:rsidRPr="0026330E" w:rsidRDefault="006F1D38" w:rsidP="0027489C">
            <w:pPr>
              <w:spacing w:before="60"/>
              <w:jc w:val="center"/>
              <w:rPr>
                <w:sz w:val="22"/>
                <w:szCs w:val="22"/>
                <w:lang w:val="en-US"/>
              </w:rPr>
            </w:pPr>
          </w:p>
        </w:tc>
        <w:tc>
          <w:tcPr>
            <w:tcW w:w="705" w:type="pct"/>
            <w:vAlign w:val="center"/>
          </w:tcPr>
          <w:p w14:paraId="1680BBD4" w14:textId="77777777" w:rsidR="006F1D38" w:rsidRPr="0026330E" w:rsidRDefault="006F1D38" w:rsidP="0027489C">
            <w:pPr>
              <w:spacing w:before="60"/>
              <w:jc w:val="center"/>
              <w:rPr>
                <w:sz w:val="22"/>
                <w:szCs w:val="22"/>
                <w:lang w:val="en-US"/>
              </w:rPr>
            </w:pPr>
          </w:p>
        </w:tc>
      </w:tr>
      <w:tr w:rsidR="006F1D38" w:rsidRPr="00D510FB" w14:paraId="70F62921" w14:textId="77777777" w:rsidTr="000D2FB8">
        <w:trPr>
          <w:trHeight w:val="454"/>
        </w:trPr>
        <w:tc>
          <w:tcPr>
            <w:tcW w:w="1425" w:type="pct"/>
            <w:gridSpan w:val="3"/>
            <w:vAlign w:val="center"/>
          </w:tcPr>
          <w:p w14:paraId="51F93340" w14:textId="77777777" w:rsidR="006F1D38" w:rsidRPr="0026330E" w:rsidRDefault="006F1D38" w:rsidP="0027489C">
            <w:pPr>
              <w:spacing w:before="60"/>
              <w:rPr>
                <w:sz w:val="22"/>
                <w:szCs w:val="22"/>
                <w:lang w:val="en-US"/>
              </w:rPr>
            </w:pPr>
            <w:r w:rsidRPr="0026330E">
              <w:rPr>
                <w:b/>
                <w:bCs/>
                <w:sz w:val="22"/>
                <w:szCs w:val="22"/>
                <w:lang w:val="en-US"/>
              </w:rPr>
              <w:t xml:space="preserve">A – Total Direct Costs (i + ii) </w:t>
            </w:r>
            <w:r w:rsidRPr="0026330E">
              <w:rPr>
                <w:bCs/>
                <w:sz w:val="22"/>
                <w:szCs w:val="22"/>
                <w:lang w:val="en-US"/>
              </w:rPr>
              <w:t>(in euro)</w:t>
            </w:r>
          </w:p>
        </w:tc>
        <w:tc>
          <w:tcPr>
            <w:tcW w:w="754" w:type="pct"/>
            <w:noWrap/>
            <w:vAlign w:val="center"/>
          </w:tcPr>
          <w:p w14:paraId="602FFC49" w14:textId="77777777" w:rsidR="006F1D38" w:rsidRPr="0026330E" w:rsidRDefault="006F1D38" w:rsidP="0027489C">
            <w:pPr>
              <w:spacing w:before="60"/>
              <w:jc w:val="center"/>
              <w:rPr>
                <w:sz w:val="22"/>
                <w:szCs w:val="22"/>
                <w:lang w:val="en-US"/>
              </w:rPr>
            </w:pPr>
          </w:p>
        </w:tc>
        <w:tc>
          <w:tcPr>
            <w:tcW w:w="707" w:type="pct"/>
            <w:vAlign w:val="center"/>
          </w:tcPr>
          <w:p w14:paraId="2BEE54C9" w14:textId="77777777" w:rsidR="006F1D38" w:rsidRPr="0026330E" w:rsidRDefault="006F1D38" w:rsidP="0027489C">
            <w:pPr>
              <w:spacing w:before="60"/>
              <w:jc w:val="center"/>
              <w:rPr>
                <w:sz w:val="22"/>
                <w:szCs w:val="22"/>
                <w:lang w:val="en-US"/>
              </w:rPr>
            </w:pPr>
          </w:p>
        </w:tc>
        <w:tc>
          <w:tcPr>
            <w:tcW w:w="705" w:type="pct"/>
            <w:vAlign w:val="center"/>
          </w:tcPr>
          <w:p w14:paraId="71377BCF" w14:textId="77777777" w:rsidR="006F1D38" w:rsidRPr="0026330E" w:rsidRDefault="006F1D38" w:rsidP="0027489C">
            <w:pPr>
              <w:spacing w:before="60"/>
              <w:jc w:val="center"/>
              <w:rPr>
                <w:sz w:val="22"/>
                <w:szCs w:val="22"/>
                <w:lang w:val="en-US"/>
              </w:rPr>
            </w:pPr>
          </w:p>
        </w:tc>
        <w:tc>
          <w:tcPr>
            <w:tcW w:w="705" w:type="pct"/>
            <w:vAlign w:val="center"/>
          </w:tcPr>
          <w:p w14:paraId="78959767" w14:textId="77777777" w:rsidR="006F1D38" w:rsidRPr="0026330E" w:rsidRDefault="006F1D38" w:rsidP="0027489C">
            <w:pPr>
              <w:spacing w:before="60"/>
              <w:jc w:val="center"/>
              <w:rPr>
                <w:sz w:val="22"/>
                <w:szCs w:val="22"/>
                <w:lang w:val="en-US"/>
              </w:rPr>
            </w:pPr>
          </w:p>
        </w:tc>
        <w:tc>
          <w:tcPr>
            <w:tcW w:w="705" w:type="pct"/>
            <w:vAlign w:val="center"/>
          </w:tcPr>
          <w:p w14:paraId="1DDE3724" w14:textId="77777777" w:rsidR="006F1D38" w:rsidRPr="0026330E" w:rsidRDefault="006F1D38" w:rsidP="0027489C">
            <w:pPr>
              <w:spacing w:before="60"/>
              <w:jc w:val="center"/>
              <w:rPr>
                <w:sz w:val="22"/>
                <w:szCs w:val="22"/>
                <w:lang w:val="en-US"/>
              </w:rPr>
            </w:pPr>
          </w:p>
        </w:tc>
      </w:tr>
      <w:tr w:rsidR="006F1D38" w:rsidRPr="00D510FB" w14:paraId="1597A9CC" w14:textId="77777777" w:rsidTr="000D2FB8">
        <w:trPr>
          <w:trHeight w:val="454"/>
        </w:trPr>
        <w:tc>
          <w:tcPr>
            <w:tcW w:w="1425" w:type="pct"/>
            <w:gridSpan w:val="3"/>
            <w:vAlign w:val="center"/>
          </w:tcPr>
          <w:p w14:paraId="2E94DB03" w14:textId="77777777" w:rsidR="006F1D38" w:rsidRPr="0026330E" w:rsidRDefault="006F1D38" w:rsidP="0027489C">
            <w:pPr>
              <w:spacing w:before="60"/>
              <w:rPr>
                <w:sz w:val="22"/>
                <w:szCs w:val="22"/>
                <w:lang w:val="en-US"/>
              </w:rPr>
            </w:pPr>
            <w:r w:rsidRPr="0026330E">
              <w:rPr>
                <w:b/>
                <w:bCs/>
                <w:sz w:val="22"/>
                <w:szCs w:val="22"/>
                <w:lang w:val="en-US"/>
              </w:rPr>
              <w:t xml:space="preserve">B – Indirect Costs (overheads) </w:t>
            </w:r>
            <w:r w:rsidRPr="0026330E">
              <w:rPr>
                <w:sz w:val="22"/>
                <w:szCs w:val="22"/>
                <w:lang w:val="en-US"/>
              </w:rPr>
              <w:t>25% of Direct Costs</w:t>
            </w:r>
            <w:r w:rsidRPr="0026330E">
              <w:rPr>
                <w:rStyle w:val="Appelnotedebasdep"/>
                <w:sz w:val="22"/>
                <w:szCs w:val="22"/>
              </w:rPr>
              <w:footnoteReference w:id="5"/>
            </w:r>
            <w:r w:rsidRPr="0026330E">
              <w:rPr>
                <w:sz w:val="22"/>
                <w:szCs w:val="22"/>
                <w:lang w:val="en-US"/>
              </w:rPr>
              <w:t xml:space="preserve"> </w:t>
            </w:r>
            <w:r w:rsidRPr="0026330E">
              <w:rPr>
                <w:bCs/>
                <w:sz w:val="22"/>
                <w:szCs w:val="22"/>
                <w:lang w:val="en-US"/>
              </w:rPr>
              <w:t>(in euro)</w:t>
            </w:r>
          </w:p>
        </w:tc>
        <w:tc>
          <w:tcPr>
            <w:tcW w:w="754" w:type="pct"/>
            <w:noWrap/>
            <w:vAlign w:val="center"/>
          </w:tcPr>
          <w:p w14:paraId="1FA2DE07" w14:textId="77777777" w:rsidR="006F1D38" w:rsidRPr="0026330E" w:rsidRDefault="006F1D38" w:rsidP="0027489C">
            <w:pPr>
              <w:spacing w:before="60"/>
              <w:jc w:val="center"/>
              <w:rPr>
                <w:sz w:val="22"/>
                <w:szCs w:val="22"/>
                <w:lang w:val="en-US"/>
              </w:rPr>
            </w:pPr>
          </w:p>
        </w:tc>
        <w:tc>
          <w:tcPr>
            <w:tcW w:w="707" w:type="pct"/>
            <w:vAlign w:val="center"/>
          </w:tcPr>
          <w:p w14:paraId="462C8783" w14:textId="77777777" w:rsidR="006F1D38" w:rsidRPr="0026330E" w:rsidRDefault="006F1D38" w:rsidP="0027489C">
            <w:pPr>
              <w:spacing w:before="60"/>
              <w:jc w:val="center"/>
              <w:rPr>
                <w:sz w:val="22"/>
                <w:szCs w:val="22"/>
                <w:lang w:val="en-US"/>
              </w:rPr>
            </w:pPr>
          </w:p>
        </w:tc>
        <w:tc>
          <w:tcPr>
            <w:tcW w:w="705" w:type="pct"/>
            <w:vAlign w:val="center"/>
          </w:tcPr>
          <w:p w14:paraId="355785AE" w14:textId="77777777" w:rsidR="006F1D38" w:rsidRPr="0026330E" w:rsidRDefault="006F1D38" w:rsidP="0027489C">
            <w:pPr>
              <w:spacing w:before="60"/>
              <w:jc w:val="center"/>
              <w:rPr>
                <w:sz w:val="22"/>
                <w:szCs w:val="22"/>
                <w:lang w:val="en-US"/>
              </w:rPr>
            </w:pPr>
          </w:p>
        </w:tc>
        <w:tc>
          <w:tcPr>
            <w:tcW w:w="705" w:type="pct"/>
            <w:vAlign w:val="center"/>
          </w:tcPr>
          <w:p w14:paraId="79B03CEC" w14:textId="77777777" w:rsidR="006F1D38" w:rsidRPr="0026330E" w:rsidRDefault="006F1D38" w:rsidP="0027489C">
            <w:pPr>
              <w:spacing w:before="60"/>
              <w:jc w:val="center"/>
              <w:rPr>
                <w:sz w:val="22"/>
                <w:szCs w:val="22"/>
                <w:lang w:val="en-US"/>
              </w:rPr>
            </w:pPr>
          </w:p>
        </w:tc>
        <w:tc>
          <w:tcPr>
            <w:tcW w:w="705" w:type="pct"/>
            <w:vAlign w:val="center"/>
          </w:tcPr>
          <w:p w14:paraId="791E2C55" w14:textId="77777777" w:rsidR="006F1D38" w:rsidRPr="0026330E" w:rsidRDefault="006F1D38" w:rsidP="0027489C">
            <w:pPr>
              <w:spacing w:before="60"/>
              <w:jc w:val="center"/>
              <w:rPr>
                <w:sz w:val="22"/>
                <w:szCs w:val="22"/>
                <w:lang w:val="en-US"/>
              </w:rPr>
            </w:pPr>
          </w:p>
        </w:tc>
      </w:tr>
      <w:tr w:rsidR="006F1D38" w:rsidRPr="00D510FB" w14:paraId="1424C9EA" w14:textId="77777777" w:rsidTr="000D2FB8">
        <w:trPr>
          <w:trHeight w:val="454"/>
        </w:trPr>
        <w:tc>
          <w:tcPr>
            <w:tcW w:w="1425" w:type="pct"/>
            <w:gridSpan w:val="3"/>
            <w:vAlign w:val="center"/>
          </w:tcPr>
          <w:p w14:paraId="7659C6C1" w14:textId="77777777" w:rsidR="006F1D38" w:rsidRPr="0026330E" w:rsidRDefault="006F1D38" w:rsidP="0027489C">
            <w:pPr>
              <w:spacing w:before="60"/>
              <w:rPr>
                <w:b/>
                <w:bCs/>
                <w:sz w:val="22"/>
                <w:szCs w:val="22"/>
                <w:lang w:val="en-US"/>
              </w:rPr>
            </w:pPr>
            <w:r w:rsidRPr="0026330E">
              <w:rPr>
                <w:b/>
                <w:bCs/>
                <w:sz w:val="22"/>
                <w:szCs w:val="22"/>
                <w:lang w:val="en-US"/>
              </w:rPr>
              <w:t>C1 – Subcontracting Costs</w:t>
            </w:r>
            <w:r w:rsidR="001E0693" w:rsidRPr="0026330E">
              <w:rPr>
                <w:sz w:val="22"/>
                <w:szCs w:val="22"/>
                <w:lang w:val="en-US"/>
              </w:rPr>
              <w:t xml:space="preserve"> </w:t>
            </w:r>
            <w:r w:rsidR="001E0693" w:rsidRPr="0026330E">
              <w:rPr>
                <w:bCs/>
                <w:sz w:val="22"/>
                <w:szCs w:val="22"/>
                <w:lang w:val="en-US"/>
              </w:rPr>
              <w:t xml:space="preserve"> </w:t>
            </w:r>
            <w:r w:rsidRPr="0026330E">
              <w:rPr>
                <w:bCs/>
                <w:sz w:val="22"/>
                <w:szCs w:val="22"/>
                <w:lang w:val="en-US"/>
              </w:rPr>
              <w:t>(no overheads) (in euro)</w:t>
            </w:r>
          </w:p>
        </w:tc>
        <w:tc>
          <w:tcPr>
            <w:tcW w:w="754" w:type="pct"/>
            <w:noWrap/>
            <w:vAlign w:val="center"/>
          </w:tcPr>
          <w:p w14:paraId="6D2ADD89" w14:textId="77777777" w:rsidR="006F1D38" w:rsidRPr="0026330E" w:rsidRDefault="006F1D38" w:rsidP="0027489C">
            <w:pPr>
              <w:spacing w:before="60"/>
              <w:jc w:val="center"/>
              <w:rPr>
                <w:sz w:val="22"/>
                <w:szCs w:val="22"/>
                <w:lang w:val="en-US"/>
              </w:rPr>
            </w:pPr>
          </w:p>
        </w:tc>
        <w:tc>
          <w:tcPr>
            <w:tcW w:w="707" w:type="pct"/>
            <w:vAlign w:val="center"/>
          </w:tcPr>
          <w:p w14:paraId="2081C1B0" w14:textId="77777777" w:rsidR="006F1D38" w:rsidRPr="0026330E" w:rsidRDefault="006F1D38" w:rsidP="0027489C">
            <w:pPr>
              <w:spacing w:before="60"/>
              <w:jc w:val="center"/>
              <w:rPr>
                <w:sz w:val="22"/>
                <w:szCs w:val="22"/>
                <w:lang w:val="en-US"/>
              </w:rPr>
            </w:pPr>
          </w:p>
        </w:tc>
        <w:tc>
          <w:tcPr>
            <w:tcW w:w="705" w:type="pct"/>
            <w:vAlign w:val="center"/>
          </w:tcPr>
          <w:p w14:paraId="2CF04C96" w14:textId="77777777" w:rsidR="006F1D38" w:rsidRPr="0026330E" w:rsidRDefault="006F1D38" w:rsidP="0027489C">
            <w:pPr>
              <w:spacing w:before="60"/>
              <w:jc w:val="center"/>
              <w:rPr>
                <w:sz w:val="22"/>
                <w:szCs w:val="22"/>
                <w:lang w:val="en-US"/>
              </w:rPr>
            </w:pPr>
          </w:p>
        </w:tc>
        <w:tc>
          <w:tcPr>
            <w:tcW w:w="705" w:type="pct"/>
            <w:vAlign w:val="center"/>
          </w:tcPr>
          <w:p w14:paraId="19B6F38E" w14:textId="77777777" w:rsidR="006F1D38" w:rsidRPr="0026330E" w:rsidRDefault="006F1D38" w:rsidP="0027489C">
            <w:pPr>
              <w:spacing w:before="60"/>
              <w:jc w:val="center"/>
              <w:rPr>
                <w:sz w:val="22"/>
                <w:szCs w:val="22"/>
                <w:lang w:val="en-US"/>
              </w:rPr>
            </w:pPr>
          </w:p>
        </w:tc>
        <w:tc>
          <w:tcPr>
            <w:tcW w:w="705" w:type="pct"/>
            <w:vAlign w:val="center"/>
          </w:tcPr>
          <w:p w14:paraId="1AAA58FE" w14:textId="77777777" w:rsidR="006F1D38" w:rsidRPr="0026330E" w:rsidRDefault="006F1D38" w:rsidP="0027489C">
            <w:pPr>
              <w:spacing w:before="60"/>
              <w:jc w:val="center"/>
              <w:rPr>
                <w:sz w:val="22"/>
                <w:szCs w:val="22"/>
                <w:lang w:val="en-US"/>
              </w:rPr>
            </w:pPr>
          </w:p>
        </w:tc>
      </w:tr>
      <w:tr w:rsidR="006F1D38" w:rsidRPr="00D510FB" w14:paraId="61767E9F" w14:textId="77777777" w:rsidTr="000D2FB8">
        <w:trPr>
          <w:trHeight w:val="454"/>
        </w:trPr>
        <w:tc>
          <w:tcPr>
            <w:tcW w:w="1425" w:type="pct"/>
            <w:gridSpan w:val="3"/>
            <w:vAlign w:val="center"/>
          </w:tcPr>
          <w:p w14:paraId="6262CDFA" w14:textId="77777777" w:rsidR="006F1D38" w:rsidRPr="0026330E" w:rsidRDefault="006F1D38" w:rsidP="0027489C">
            <w:pPr>
              <w:spacing w:before="60"/>
              <w:rPr>
                <w:sz w:val="22"/>
                <w:szCs w:val="22"/>
                <w:lang w:val="en-US"/>
              </w:rPr>
            </w:pPr>
            <w:r w:rsidRPr="0026330E">
              <w:rPr>
                <w:b/>
                <w:bCs/>
                <w:sz w:val="22"/>
                <w:szCs w:val="22"/>
                <w:lang w:val="en-US"/>
              </w:rPr>
              <w:t xml:space="preserve">C2 – Other Direct Costs with </w:t>
            </w:r>
            <w:r w:rsidRPr="0026330E">
              <w:rPr>
                <w:b/>
                <w:sz w:val="22"/>
                <w:szCs w:val="22"/>
                <w:lang w:val="en-US"/>
              </w:rPr>
              <w:t>no overheads</w:t>
            </w:r>
            <w:r w:rsidRPr="0026330E">
              <w:rPr>
                <w:rStyle w:val="Appelnotedebasdep"/>
                <w:b/>
                <w:sz w:val="22"/>
                <w:szCs w:val="22"/>
              </w:rPr>
              <w:footnoteReference w:id="6"/>
            </w:r>
            <w:r w:rsidRPr="0026330E">
              <w:rPr>
                <w:sz w:val="22"/>
                <w:szCs w:val="22"/>
                <w:lang w:val="en-US"/>
              </w:rPr>
              <w:t xml:space="preserve"> (in euro)</w:t>
            </w:r>
          </w:p>
        </w:tc>
        <w:tc>
          <w:tcPr>
            <w:tcW w:w="754" w:type="pct"/>
            <w:noWrap/>
            <w:vAlign w:val="center"/>
          </w:tcPr>
          <w:p w14:paraId="0384E3F7" w14:textId="77777777" w:rsidR="006F1D38" w:rsidRPr="0026330E" w:rsidRDefault="006F1D38" w:rsidP="0027489C">
            <w:pPr>
              <w:spacing w:before="60"/>
              <w:jc w:val="center"/>
              <w:rPr>
                <w:sz w:val="22"/>
                <w:szCs w:val="22"/>
                <w:lang w:val="en-US"/>
              </w:rPr>
            </w:pPr>
          </w:p>
        </w:tc>
        <w:tc>
          <w:tcPr>
            <w:tcW w:w="707" w:type="pct"/>
            <w:vAlign w:val="center"/>
          </w:tcPr>
          <w:p w14:paraId="1C2A1CAD" w14:textId="77777777" w:rsidR="006F1D38" w:rsidRPr="0026330E" w:rsidRDefault="006F1D38" w:rsidP="0027489C">
            <w:pPr>
              <w:spacing w:before="60"/>
              <w:jc w:val="center"/>
              <w:rPr>
                <w:sz w:val="22"/>
                <w:szCs w:val="22"/>
                <w:lang w:val="en-US"/>
              </w:rPr>
            </w:pPr>
          </w:p>
        </w:tc>
        <w:tc>
          <w:tcPr>
            <w:tcW w:w="705" w:type="pct"/>
            <w:vAlign w:val="center"/>
          </w:tcPr>
          <w:p w14:paraId="169AD731" w14:textId="77777777" w:rsidR="006F1D38" w:rsidRPr="0026330E" w:rsidRDefault="006F1D38" w:rsidP="0027489C">
            <w:pPr>
              <w:spacing w:before="60"/>
              <w:jc w:val="center"/>
              <w:rPr>
                <w:sz w:val="22"/>
                <w:szCs w:val="22"/>
                <w:lang w:val="en-US"/>
              </w:rPr>
            </w:pPr>
          </w:p>
        </w:tc>
        <w:tc>
          <w:tcPr>
            <w:tcW w:w="705" w:type="pct"/>
            <w:vAlign w:val="center"/>
          </w:tcPr>
          <w:p w14:paraId="4D3E2B12" w14:textId="77777777" w:rsidR="006F1D38" w:rsidRPr="0026330E" w:rsidRDefault="006F1D38" w:rsidP="0027489C">
            <w:pPr>
              <w:spacing w:before="60"/>
              <w:jc w:val="center"/>
              <w:rPr>
                <w:sz w:val="22"/>
                <w:szCs w:val="22"/>
                <w:lang w:val="en-US"/>
              </w:rPr>
            </w:pPr>
          </w:p>
        </w:tc>
        <w:tc>
          <w:tcPr>
            <w:tcW w:w="705" w:type="pct"/>
            <w:vAlign w:val="center"/>
          </w:tcPr>
          <w:p w14:paraId="65073B30" w14:textId="77777777" w:rsidR="006F1D38" w:rsidRPr="0026330E" w:rsidRDefault="006F1D38" w:rsidP="0027489C">
            <w:pPr>
              <w:spacing w:before="60"/>
              <w:jc w:val="center"/>
              <w:rPr>
                <w:sz w:val="22"/>
                <w:szCs w:val="22"/>
                <w:lang w:val="en-US"/>
              </w:rPr>
            </w:pPr>
          </w:p>
        </w:tc>
      </w:tr>
      <w:tr w:rsidR="006F1D38" w:rsidRPr="00D510FB" w14:paraId="730FABEA" w14:textId="77777777" w:rsidTr="000D2FB8">
        <w:trPr>
          <w:trHeight w:val="454"/>
        </w:trPr>
        <w:tc>
          <w:tcPr>
            <w:tcW w:w="1425" w:type="pct"/>
            <w:gridSpan w:val="3"/>
            <w:shd w:val="clear" w:color="auto" w:fill="EEECE1" w:themeFill="background2"/>
            <w:vAlign w:val="center"/>
          </w:tcPr>
          <w:p w14:paraId="19E47FF7" w14:textId="77777777" w:rsidR="006F1D38" w:rsidRPr="0026330E" w:rsidRDefault="006F1D38" w:rsidP="0027489C">
            <w:pPr>
              <w:spacing w:before="60"/>
              <w:rPr>
                <w:b/>
                <w:bCs/>
                <w:sz w:val="22"/>
                <w:szCs w:val="22"/>
                <w:lang w:val="en-US"/>
              </w:rPr>
            </w:pPr>
            <w:r w:rsidRPr="0026330E">
              <w:rPr>
                <w:b/>
                <w:bCs/>
                <w:sz w:val="22"/>
                <w:szCs w:val="22"/>
                <w:lang w:val="en-US"/>
              </w:rPr>
              <w:t xml:space="preserve">Total Estimated Eligible Costs (A + B + C) </w:t>
            </w:r>
            <w:r w:rsidRPr="0026330E">
              <w:rPr>
                <w:bCs/>
                <w:sz w:val="22"/>
                <w:szCs w:val="22"/>
                <w:lang w:val="en-US"/>
              </w:rPr>
              <w:t>(in euro)</w:t>
            </w:r>
          </w:p>
        </w:tc>
        <w:tc>
          <w:tcPr>
            <w:tcW w:w="754" w:type="pct"/>
            <w:shd w:val="clear" w:color="auto" w:fill="EEECE1" w:themeFill="background2"/>
            <w:noWrap/>
            <w:vAlign w:val="center"/>
          </w:tcPr>
          <w:p w14:paraId="6E0DF747" w14:textId="77777777" w:rsidR="006F1D38" w:rsidRPr="0026330E" w:rsidRDefault="006F1D38" w:rsidP="0027489C">
            <w:pPr>
              <w:spacing w:before="60"/>
              <w:jc w:val="center"/>
              <w:rPr>
                <w:sz w:val="22"/>
                <w:szCs w:val="22"/>
                <w:lang w:val="en-US"/>
              </w:rPr>
            </w:pPr>
          </w:p>
        </w:tc>
        <w:tc>
          <w:tcPr>
            <w:tcW w:w="707" w:type="pct"/>
            <w:shd w:val="clear" w:color="auto" w:fill="EEECE1" w:themeFill="background2"/>
            <w:vAlign w:val="center"/>
          </w:tcPr>
          <w:p w14:paraId="28D442C0"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72117F36"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244A350D"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4DE20611" w14:textId="77777777" w:rsidR="006F1D38" w:rsidRPr="0026330E" w:rsidRDefault="006F1D38" w:rsidP="0027489C">
            <w:pPr>
              <w:spacing w:before="60"/>
              <w:jc w:val="center"/>
              <w:rPr>
                <w:sz w:val="22"/>
                <w:szCs w:val="22"/>
                <w:lang w:val="en-US"/>
              </w:rPr>
            </w:pPr>
          </w:p>
        </w:tc>
      </w:tr>
      <w:tr w:rsidR="006F1D38" w:rsidRPr="00D510FB" w14:paraId="0FD34B1D" w14:textId="77777777" w:rsidTr="000D2FB8">
        <w:trPr>
          <w:trHeight w:val="454"/>
        </w:trPr>
        <w:tc>
          <w:tcPr>
            <w:tcW w:w="1425" w:type="pct"/>
            <w:gridSpan w:val="3"/>
            <w:shd w:val="clear" w:color="auto" w:fill="EEECE1" w:themeFill="background2"/>
            <w:vAlign w:val="center"/>
          </w:tcPr>
          <w:p w14:paraId="3B4325DF" w14:textId="77777777" w:rsidR="006F1D38" w:rsidRPr="0026330E" w:rsidRDefault="006F1D38" w:rsidP="0027489C">
            <w:pPr>
              <w:spacing w:before="60"/>
              <w:rPr>
                <w:b/>
                <w:bCs/>
                <w:sz w:val="22"/>
                <w:szCs w:val="22"/>
                <w:lang w:val="en-US"/>
              </w:rPr>
            </w:pPr>
            <w:r w:rsidRPr="0026330E">
              <w:rPr>
                <w:b/>
                <w:bCs/>
                <w:sz w:val="22"/>
                <w:szCs w:val="22"/>
                <w:lang w:val="en-US"/>
              </w:rPr>
              <w:t xml:space="preserve">Total Requested Grant </w:t>
            </w:r>
            <w:r w:rsidRPr="0026330E">
              <w:rPr>
                <w:bCs/>
                <w:sz w:val="22"/>
                <w:szCs w:val="22"/>
                <w:lang w:val="en-US"/>
              </w:rPr>
              <w:t>(in euro)</w:t>
            </w:r>
          </w:p>
        </w:tc>
        <w:tc>
          <w:tcPr>
            <w:tcW w:w="754" w:type="pct"/>
            <w:shd w:val="clear" w:color="auto" w:fill="EEECE1" w:themeFill="background2"/>
            <w:noWrap/>
            <w:vAlign w:val="center"/>
          </w:tcPr>
          <w:p w14:paraId="1A10AB37" w14:textId="77777777" w:rsidR="006F1D38" w:rsidRPr="0026330E" w:rsidRDefault="006F1D38" w:rsidP="0027489C">
            <w:pPr>
              <w:spacing w:before="60"/>
              <w:jc w:val="center"/>
              <w:rPr>
                <w:sz w:val="22"/>
                <w:szCs w:val="22"/>
                <w:lang w:val="en-US"/>
              </w:rPr>
            </w:pPr>
          </w:p>
        </w:tc>
        <w:tc>
          <w:tcPr>
            <w:tcW w:w="707" w:type="pct"/>
            <w:shd w:val="clear" w:color="auto" w:fill="EEECE1" w:themeFill="background2"/>
            <w:vAlign w:val="center"/>
          </w:tcPr>
          <w:p w14:paraId="0C85103C"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67CC8A90"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2CEC9C11" w14:textId="77777777" w:rsidR="006F1D38" w:rsidRPr="0026330E" w:rsidRDefault="006F1D38" w:rsidP="0027489C">
            <w:pPr>
              <w:spacing w:before="60"/>
              <w:jc w:val="center"/>
              <w:rPr>
                <w:sz w:val="22"/>
                <w:szCs w:val="22"/>
                <w:lang w:val="en-US"/>
              </w:rPr>
            </w:pPr>
          </w:p>
        </w:tc>
        <w:tc>
          <w:tcPr>
            <w:tcW w:w="705" w:type="pct"/>
            <w:shd w:val="clear" w:color="auto" w:fill="EEECE1" w:themeFill="background2"/>
            <w:vAlign w:val="center"/>
          </w:tcPr>
          <w:p w14:paraId="0C2C0548" w14:textId="77777777" w:rsidR="006F1D38" w:rsidRPr="0026330E" w:rsidRDefault="006F1D38" w:rsidP="0027489C">
            <w:pPr>
              <w:spacing w:before="60"/>
              <w:jc w:val="center"/>
              <w:rPr>
                <w:sz w:val="22"/>
                <w:szCs w:val="22"/>
                <w:lang w:val="en-US"/>
              </w:rPr>
            </w:pPr>
          </w:p>
        </w:tc>
      </w:tr>
    </w:tbl>
    <w:p w14:paraId="37F5549A" w14:textId="77777777" w:rsidR="009F6828" w:rsidRPr="0026330E" w:rsidRDefault="009F6828" w:rsidP="0027489C">
      <w:pPr>
        <w:spacing w:before="60"/>
        <w:jc w:val="both"/>
        <w:rPr>
          <w:bCs/>
          <w:sz w:val="22"/>
          <w:szCs w:val="22"/>
          <w:lang w:val="en-US"/>
        </w:rPr>
      </w:pPr>
    </w:p>
    <w:p w14:paraId="59BB7335" w14:textId="77777777" w:rsidR="00527CAA" w:rsidRPr="0026330E" w:rsidRDefault="009F6828" w:rsidP="0027489C">
      <w:pPr>
        <w:spacing w:before="60"/>
        <w:jc w:val="both"/>
        <w:rPr>
          <w:sz w:val="22"/>
          <w:szCs w:val="22"/>
          <w:highlight w:val="lightGray"/>
          <w:lang w:val="en-US"/>
        </w:rPr>
      </w:pPr>
      <w:r w:rsidRPr="0026330E">
        <w:rPr>
          <w:sz w:val="22"/>
          <w:szCs w:val="22"/>
          <w:highlight w:val="lightGray"/>
          <w:lang w:val="en-US"/>
        </w:rPr>
        <w:t xml:space="preserve">The project cost estimation should be as accurate as possible. </w:t>
      </w:r>
      <w:r w:rsidR="00486EBF" w:rsidRPr="0026330E">
        <w:rPr>
          <w:sz w:val="22"/>
          <w:szCs w:val="22"/>
          <w:highlight w:val="lightGray"/>
          <w:lang w:val="en-US"/>
        </w:rPr>
        <w:t xml:space="preserve">Significant mathematical mistakes may reflect poorly on the credibility of the </w:t>
      </w:r>
      <w:r w:rsidR="008A4C3F" w:rsidRPr="0026330E">
        <w:rPr>
          <w:sz w:val="22"/>
          <w:szCs w:val="22"/>
          <w:highlight w:val="lightGray"/>
          <w:lang w:val="en-US"/>
        </w:rPr>
        <w:t xml:space="preserve">budget </w:t>
      </w:r>
      <w:r w:rsidR="00486EBF" w:rsidRPr="0026330E">
        <w:rPr>
          <w:sz w:val="22"/>
          <w:szCs w:val="22"/>
          <w:highlight w:val="lightGray"/>
          <w:lang w:val="en-US"/>
        </w:rPr>
        <w:t xml:space="preserve">table and the proposal overall. </w:t>
      </w:r>
      <w:r w:rsidRPr="0026330E">
        <w:rPr>
          <w:sz w:val="22"/>
          <w:szCs w:val="22"/>
          <w:highlight w:val="lightGray"/>
          <w:lang w:val="en-US"/>
        </w:rPr>
        <w:t xml:space="preserve">The evaluation panels assess the </w:t>
      </w:r>
      <w:r w:rsidRPr="0026330E">
        <w:rPr>
          <w:sz w:val="22"/>
          <w:szCs w:val="22"/>
          <w:highlight w:val="lightGray"/>
          <w:lang w:val="en-US"/>
        </w:rPr>
        <w:lastRenderedPageBreak/>
        <w:t>estimated costs carefully; unjustified budgets will be consequently reduced.</w:t>
      </w:r>
      <w:r w:rsidR="003C1FC7" w:rsidRPr="0026330E">
        <w:rPr>
          <w:sz w:val="22"/>
          <w:szCs w:val="22"/>
          <w:highlight w:val="lightGray"/>
          <w:lang w:val="en-US"/>
        </w:rPr>
        <w:t xml:space="preserve"> The Total Estimated Eligible Costs and the Total Requested Grant amounts in the table MUST match those presented in the online proposal submission form, section 3 – Budget.</w:t>
      </w:r>
    </w:p>
    <w:p w14:paraId="073F9B3D" w14:textId="77777777" w:rsidR="00AD0DD4" w:rsidRPr="0026330E" w:rsidRDefault="00AD0DD4" w:rsidP="0027489C">
      <w:pPr>
        <w:spacing w:before="60"/>
        <w:jc w:val="both"/>
        <w:rPr>
          <w:sz w:val="22"/>
          <w:szCs w:val="22"/>
          <w:highlight w:val="lightGray"/>
          <w:lang w:val="en-US"/>
        </w:rPr>
      </w:pPr>
    </w:p>
    <w:p w14:paraId="2E33249D" w14:textId="77777777" w:rsidR="001176EF" w:rsidRPr="00AC7F09" w:rsidRDefault="00AD0DD4" w:rsidP="0027489C">
      <w:pPr>
        <w:spacing w:before="60"/>
        <w:jc w:val="both"/>
        <w:rPr>
          <w:sz w:val="22"/>
          <w:szCs w:val="22"/>
          <w:highlight w:val="lightGray"/>
          <w:lang w:val="en-US"/>
        </w:rPr>
      </w:pPr>
      <w:r w:rsidRPr="0026330E">
        <w:rPr>
          <w:sz w:val="22"/>
          <w:szCs w:val="22"/>
          <w:highlight w:val="lightGray"/>
          <w:lang w:val="en-US"/>
        </w:rPr>
        <w:t>In case you are requesting additional funding</w:t>
      </w:r>
      <w:r w:rsidR="00F85DEE" w:rsidRPr="0026330E">
        <w:rPr>
          <w:sz w:val="22"/>
          <w:szCs w:val="22"/>
          <w:highlight w:val="lightGray"/>
          <w:lang w:val="en-US"/>
        </w:rPr>
        <w:t xml:space="preserve"> (up to EUR 4 </w:t>
      </w:r>
      <w:r w:rsidR="00D364C1" w:rsidRPr="0026330E">
        <w:rPr>
          <w:sz w:val="22"/>
          <w:szCs w:val="22"/>
          <w:highlight w:val="lightGray"/>
          <w:lang w:val="en-US"/>
        </w:rPr>
        <w:t>m</w:t>
      </w:r>
      <w:r w:rsidR="00F85DEE" w:rsidRPr="0026330E">
        <w:rPr>
          <w:sz w:val="22"/>
          <w:szCs w:val="22"/>
          <w:highlight w:val="lightGray"/>
          <w:lang w:val="en-US"/>
        </w:rPr>
        <w:t>illion)</w:t>
      </w:r>
      <w:r w:rsidRPr="0026330E">
        <w:rPr>
          <w:sz w:val="22"/>
          <w:szCs w:val="22"/>
          <w:highlight w:val="lightGray"/>
          <w:lang w:val="en-US"/>
        </w:rPr>
        <w:t xml:space="preserve"> above the normal EUR </w:t>
      </w:r>
      <w:r w:rsidR="00867933" w:rsidRPr="0026330E">
        <w:rPr>
          <w:sz w:val="22"/>
          <w:szCs w:val="22"/>
          <w:highlight w:val="lightGray"/>
          <w:lang w:val="en-US"/>
        </w:rPr>
        <w:t xml:space="preserve">10 </w:t>
      </w:r>
      <w:r w:rsidR="00D364C1" w:rsidRPr="0026330E">
        <w:rPr>
          <w:sz w:val="22"/>
          <w:szCs w:val="22"/>
          <w:highlight w:val="lightGray"/>
          <w:lang w:val="en-US"/>
        </w:rPr>
        <w:t>million</w:t>
      </w:r>
      <w:r w:rsidR="009B3CDC" w:rsidRPr="0026330E">
        <w:rPr>
          <w:sz w:val="22"/>
          <w:szCs w:val="22"/>
          <w:highlight w:val="lightGray"/>
          <w:lang w:val="en-US"/>
        </w:rPr>
        <w:t>,</w:t>
      </w:r>
      <w:r w:rsidR="007011D4" w:rsidRPr="0026330E">
        <w:rPr>
          <w:sz w:val="22"/>
          <w:szCs w:val="22"/>
          <w:highlight w:val="lightGray"/>
          <w:lang w:val="en-US"/>
        </w:rPr>
        <w:t xml:space="preserve"> </w:t>
      </w:r>
      <w:r w:rsidR="00BC614B" w:rsidRPr="0026330E">
        <w:rPr>
          <w:sz w:val="22"/>
          <w:szCs w:val="22"/>
          <w:highlight w:val="lightGray"/>
          <w:lang w:val="en-US"/>
        </w:rPr>
        <w:t>fully justify</w:t>
      </w:r>
      <w:r w:rsidR="007011D4" w:rsidRPr="0026330E">
        <w:rPr>
          <w:sz w:val="22"/>
          <w:szCs w:val="22"/>
          <w:highlight w:val="lightGray"/>
          <w:lang w:val="en-US"/>
        </w:rPr>
        <w:t xml:space="preserve"> your request</w:t>
      </w:r>
      <w:r w:rsidR="00243C2D" w:rsidRPr="0026330E">
        <w:rPr>
          <w:sz w:val="22"/>
          <w:szCs w:val="22"/>
          <w:highlight w:val="lightGray"/>
          <w:lang w:val="en-US"/>
        </w:rPr>
        <w:t xml:space="preserve"> by filling in the table below</w:t>
      </w:r>
      <w:r w:rsidR="003C1FC7" w:rsidRPr="0026330E">
        <w:rPr>
          <w:sz w:val="22"/>
          <w:szCs w:val="22"/>
          <w:highlight w:val="lightGray"/>
          <w:lang w:val="en-US"/>
        </w:rPr>
        <w:t xml:space="preserve"> (please delete the table if not applicable)</w:t>
      </w:r>
      <w:r w:rsidR="007011D4" w:rsidRPr="0026330E">
        <w:rPr>
          <w:sz w:val="22"/>
          <w:szCs w:val="22"/>
          <w:highlight w:val="lightGray"/>
          <w:lang w:val="en-US"/>
        </w:rPr>
        <w:t>.</w:t>
      </w:r>
      <w:r w:rsidR="00AA1DCF" w:rsidRPr="0026330E">
        <w:rPr>
          <w:sz w:val="22"/>
          <w:szCs w:val="22"/>
          <w:highlight w:val="lightGray"/>
          <w:lang w:val="en-US"/>
        </w:rPr>
        <w:t xml:space="preserve"> </w:t>
      </w:r>
      <w:r w:rsidR="00AA1DCF" w:rsidRPr="00AC7F09">
        <w:rPr>
          <w:sz w:val="22"/>
          <w:szCs w:val="22"/>
          <w:highlight w:val="lightGray"/>
          <w:lang w:val="en-US"/>
        </w:rPr>
        <w:t>Include these costs in the above budget table</w:t>
      </w:r>
      <w:r w:rsidR="00CF7D75" w:rsidRPr="00AC7F09">
        <w:rPr>
          <w:sz w:val="22"/>
          <w:szCs w:val="22"/>
          <w:highlight w:val="lightGray"/>
          <w:lang w:val="en-US"/>
        </w:rPr>
        <w:t>.</w:t>
      </w:r>
    </w:p>
    <w:p w14:paraId="7B107060" w14:textId="77777777" w:rsidR="004D73B2" w:rsidRPr="00AC7F09" w:rsidRDefault="004D73B2" w:rsidP="0027489C">
      <w:pPr>
        <w:spacing w:before="60"/>
        <w:jc w:val="both"/>
        <w:rPr>
          <w:sz w:val="22"/>
          <w:szCs w:val="22"/>
          <w:highlight w:val="lightGray"/>
          <w:lang w:val="en-US"/>
        </w:rPr>
      </w:pPr>
    </w:p>
    <w:p w14:paraId="40B40ECF" w14:textId="77777777" w:rsidR="00B92B5A" w:rsidRDefault="00B92B5A" w:rsidP="00A21B15">
      <w:pPr>
        <w:pStyle w:val="Corpsdetexte"/>
        <w:spacing w:before="160"/>
        <w:ind w:left="107" w:right="105"/>
        <w:jc w:val="both"/>
        <w:rPr>
          <w:sz w:val="22"/>
          <w:szCs w:val="22"/>
        </w:rPr>
      </w:pPr>
    </w:p>
    <w:p w14:paraId="56A8DF75" w14:textId="77777777" w:rsidR="00B92B5A" w:rsidRPr="00B92B5A" w:rsidRDefault="00B92B5A" w:rsidP="00C32DC9">
      <w:pPr>
        <w:pStyle w:val="Corpsdetexte"/>
        <w:spacing w:after="0"/>
        <w:ind w:left="107" w:right="105"/>
        <w:jc w:val="both"/>
        <w:rPr>
          <w:b/>
          <w:sz w:val="22"/>
          <w:szCs w:val="22"/>
        </w:rPr>
      </w:pPr>
      <w:r w:rsidRPr="00B92B5A">
        <w:rPr>
          <w:b/>
          <w:sz w:val="22"/>
          <w:szCs w:val="22"/>
        </w:rPr>
        <w:t>Project costs.</w:t>
      </w:r>
    </w:p>
    <w:p w14:paraId="2791778D" w14:textId="77777777" w:rsidR="00E33BA0" w:rsidRPr="00B92B5A" w:rsidRDefault="00735B66" w:rsidP="00C32DC9">
      <w:pPr>
        <w:pStyle w:val="Corpsdetexte"/>
        <w:spacing w:after="0"/>
        <w:ind w:left="107" w:right="108"/>
        <w:jc w:val="both"/>
        <w:rPr>
          <w:sz w:val="22"/>
          <w:szCs w:val="22"/>
        </w:rPr>
      </w:pPr>
      <w:r w:rsidRPr="00B92B5A">
        <w:rPr>
          <w:sz w:val="22"/>
          <w:szCs w:val="22"/>
        </w:rPr>
        <w:t xml:space="preserve">The costs of the project are </w:t>
      </w:r>
      <w:r w:rsidR="0018012A" w:rsidRPr="00B92B5A">
        <w:rPr>
          <w:sz w:val="22"/>
          <w:szCs w:val="22"/>
        </w:rPr>
        <w:t>summarised</w:t>
      </w:r>
      <w:r w:rsidRPr="00B92B5A">
        <w:rPr>
          <w:sz w:val="22"/>
          <w:szCs w:val="22"/>
        </w:rPr>
        <w:t xml:space="preserve"> in the table. The total amount of the proposal reaches </w:t>
      </w:r>
      <w:r w:rsidR="00E33BA0" w:rsidRPr="00C32DC9">
        <w:rPr>
          <w:sz w:val="22"/>
          <w:szCs w:val="22"/>
          <w:highlight w:val="yellow"/>
        </w:rPr>
        <w:t>€</w:t>
      </w:r>
      <w:r w:rsidRPr="00C32DC9">
        <w:rPr>
          <w:sz w:val="22"/>
          <w:szCs w:val="22"/>
          <w:highlight w:val="yellow"/>
        </w:rPr>
        <w:t xml:space="preserve"> </w:t>
      </w:r>
      <w:r w:rsidR="00E33BA0" w:rsidRPr="00C32DC9">
        <w:rPr>
          <w:sz w:val="22"/>
          <w:szCs w:val="22"/>
          <w:highlight w:val="yellow"/>
        </w:rPr>
        <w:t>10 000 0000</w:t>
      </w:r>
      <w:r w:rsidR="00E33BA0" w:rsidRPr="00B92B5A">
        <w:rPr>
          <w:sz w:val="22"/>
          <w:szCs w:val="22"/>
        </w:rPr>
        <w:t xml:space="preserve">. </w:t>
      </w:r>
    </w:p>
    <w:p w14:paraId="12A43338" w14:textId="77777777" w:rsidR="00C32DC9" w:rsidRDefault="00C32DC9" w:rsidP="00C32DC9">
      <w:pPr>
        <w:pStyle w:val="Corpsdetexte"/>
        <w:spacing w:after="0"/>
        <w:ind w:left="107" w:right="108"/>
        <w:jc w:val="both"/>
        <w:rPr>
          <w:sz w:val="22"/>
          <w:szCs w:val="22"/>
          <w:u w:val="single"/>
        </w:rPr>
      </w:pPr>
    </w:p>
    <w:p w14:paraId="404D9A66" w14:textId="77777777" w:rsidR="00B92B5A" w:rsidRPr="00B92B5A" w:rsidRDefault="00B92B5A" w:rsidP="00C32DC9">
      <w:pPr>
        <w:pStyle w:val="Corpsdetexte"/>
        <w:spacing w:after="0"/>
        <w:ind w:left="107" w:right="108"/>
        <w:jc w:val="both"/>
        <w:rPr>
          <w:sz w:val="22"/>
          <w:szCs w:val="22"/>
          <w:u w:val="single"/>
        </w:rPr>
      </w:pPr>
      <w:r>
        <w:rPr>
          <w:sz w:val="22"/>
          <w:szCs w:val="22"/>
          <w:u w:val="single"/>
        </w:rPr>
        <w:t>Personnel costs</w:t>
      </w:r>
    </w:p>
    <w:p w14:paraId="7C291796" w14:textId="77777777" w:rsidR="007A081E" w:rsidRDefault="00735B66" w:rsidP="00C32DC9">
      <w:pPr>
        <w:pStyle w:val="Corpsdetexte"/>
        <w:spacing w:after="0"/>
        <w:ind w:left="107" w:right="108"/>
        <w:jc w:val="both"/>
        <w:rPr>
          <w:sz w:val="22"/>
          <w:szCs w:val="22"/>
        </w:rPr>
      </w:pPr>
      <w:r w:rsidRPr="00B92B5A">
        <w:rPr>
          <w:sz w:val="22"/>
          <w:szCs w:val="22"/>
        </w:rPr>
        <w:t xml:space="preserve">The personnel costs cover the </w:t>
      </w:r>
      <w:r w:rsidR="0089624B" w:rsidRPr="00B92B5A">
        <w:rPr>
          <w:sz w:val="22"/>
          <w:szCs w:val="22"/>
        </w:rPr>
        <w:t>PI’s and their team members involved in the project, at a percentage of their working time.</w:t>
      </w:r>
      <w:r w:rsidR="00B92B5A">
        <w:rPr>
          <w:sz w:val="22"/>
          <w:szCs w:val="22"/>
        </w:rPr>
        <w:t xml:space="preserve"> </w:t>
      </w:r>
      <w:r w:rsidR="007A081E" w:rsidRPr="00B92B5A">
        <w:rPr>
          <w:sz w:val="22"/>
          <w:szCs w:val="22"/>
        </w:rPr>
        <w:t xml:space="preserve">The Responsible PI (H. Rezaei) will devote 80 % of his working time to the project. Besides the overall supervision, he will pay particular attention to the synergic aspects of the project His experience in mathematics due to past-collaboration with the INRIA PI (M. Doumic) will help establishing strong links with the mathematicians involved. The second INRA PI (V. Beringue) will devote 70% of his working time to the project. He will more specifically cover all the aspects regarding in vivo experiments. For INRA, the </w:t>
      </w:r>
      <w:r w:rsidR="00B27DF9" w:rsidRPr="00B92B5A">
        <w:rPr>
          <w:sz w:val="22"/>
          <w:szCs w:val="22"/>
        </w:rPr>
        <w:t>project is in the direct continuity of the</w:t>
      </w:r>
      <w:r w:rsidR="007A081E" w:rsidRPr="00B92B5A">
        <w:rPr>
          <w:sz w:val="22"/>
          <w:szCs w:val="22"/>
        </w:rPr>
        <w:t xml:space="preserve"> </w:t>
      </w:r>
      <w:r w:rsidR="00B27DF9" w:rsidRPr="00B92B5A">
        <w:rPr>
          <w:sz w:val="22"/>
          <w:szCs w:val="22"/>
        </w:rPr>
        <w:t xml:space="preserve">work </w:t>
      </w:r>
      <w:r w:rsidR="007A081E" w:rsidRPr="00B92B5A">
        <w:rPr>
          <w:sz w:val="22"/>
          <w:szCs w:val="22"/>
        </w:rPr>
        <w:t>done at Jouy-en-Josas over the last years. This means that k</w:t>
      </w:r>
      <w:r w:rsidR="00B27DF9" w:rsidRPr="00B92B5A">
        <w:rPr>
          <w:sz w:val="22"/>
          <w:szCs w:val="22"/>
        </w:rPr>
        <w:t>ey persons from the</w:t>
      </w:r>
      <w:r w:rsidR="007A081E" w:rsidRPr="00B92B5A">
        <w:rPr>
          <w:sz w:val="22"/>
          <w:szCs w:val="22"/>
        </w:rPr>
        <w:t xml:space="preserve"> INRA </w:t>
      </w:r>
      <w:r w:rsidR="00B27DF9" w:rsidRPr="00B92B5A">
        <w:rPr>
          <w:sz w:val="22"/>
          <w:szCs w:val="22"/>
        </w:rPr>
        <w:t xml:space="preserve">team will be involved due to their respective expertise that is requested in PeRCID: as scientists, Dr. D. Martin (biophysicist, chemist) will be in charge of the templating experiments and RT-QuIC analyses (60% of working time), Dr. M. Moudjou of all the mechanistic and bioassay aspects necessitating cell-free prion amplifications </w:t>
      </w:r>
      <w:r w:rsidR="00B27DF9" w:rsidRPr="00B92B5A">
        <w:rPr>
          <w:sz w:val="22"/>
          <w:szCs w:val="22"/>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R="00B27DF9" w:rsidRPr="00B92B5A">
        <w:rPr>
          <w:sz w:val="22"/>
          <w:szCs w:val="22"/>
        </w:rPr>
        <w:instrText xml:space="preserve"> ADDIN EN.CITE </w:instrText>
      </w:r>
      <w:r w:rsidR="00B27DF9" w:rsidRPr="00B92B5A">
        <w:rPr>
          <w:sz w:val="22"/>
          <w:szCs w:val="22"/>
        </w:rPr>
        <w:fldChar w:fldCharType="begin">
          <w:fldData xml:space="preserve">PEVuZE5vdGU+PENpdGU+PEF1dGhvcj5Nb3Vkam91PC9BdXRob3I+PFllYXI+MjAxNjwvWWVhcj48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</w:fldData>
        </w:fldChar>
      </w:r>
      <w:r w:rsidR="00B27DF9" w:rsidRPr="00B92B5A">
        <w:rPr>
          <w:sz w:val="22"/>
          <w:szCs w:val="22"/>
        </w:rPr>
        <w:instrText xml:space="preserve"> ADDIN EN.CITE.DATA </w:instrText>
      </w:r>
      <w:r w:rsidR="00B27DF9" w:rsidRPr="00B92B5A">
        <w:rPr>
          <w:sz w:val="22"/>
          <w:szCs w:val="22"/>
        </w:rPr>
      </w:r>
      <w:r w:rsidR="00B27DF9" w:rsidRPr="00B92B5A">
        <w:rPr>
          <w:sz w:val="22"/>
          <w:szCs w:val="22"/>
        </w:rPr>
        <w:fldChar w:fldCharType="end"/>
      </w:r>
      <w:r w:rsidR="00B27DF9" w:rsidRPr="00B92B5A">
        <w:rPr>
          <w:sz w:val="22"/>
          <w:szCs w:val="22"/>
        </w:rPr>
      </w:r>
      <w:r w:rsidR="00B27DF9" w:rsidRPr="00B92B5A">
        <w:rPr>
          <w:sz w:val="22"/>
          <w:szCs w:val="22"/>
        </w:rPr>
        <w:fldChar w:fldCharType="separate"/>
      </w:r>
      <w:r w:rsidR="00B27DF9" w:rsidRPr="00B92B5A">
        <w:rPr>
          <w:noProof/>
          <w:sz w:val="22"/>
          <w:szCs w:val="22"/>
        </w:rPr>
        <w:t>(</w:t>
      </w:r>
      <w:r w:rsidR="00B27DF9" w:rsidRPr="00B92B5A">
        <w:rPr>
          <w:i/>
          <w:noProof/>
          <w:sz w:val="22"/>
          <w:szCs w:val="22"/>
        </w:rPr>
        <w:t>72, 73</w:t>
      </w:r>
      <w:r w:rsidR="00B27DF9" w:rsidRPr="00B92B5A">
        <w:rPr>
          <w:noProof/>
          <w:sz w:val="22"/>
          <w:szCs w:val="22"/>
        </w:rPr>
        <w:t>)</w:t>
      </w:r>
      <w:r w:rsidR="00B27DF9" w:rsidRPr="00B92B5A">
        <w:rPr>
          <w:sz w:val="22"/>
          <w:szCs w:val="22"/>
        </w:rPr>
        <w:fldChar w:fldCharType="end"/>
      </w:r>
      <w:r w:rsidR="00B27DF9" w:rsidRPr="00B92B5A">
        <w:rPr>
          <w:sz w:val="22"/>
          <w:szCs w:val="22"/>
        </w:rPr>
        <w:t xml:space="preserve"> (50% of working time), </w:t>
      </w:r>
      <w:r w:rsidR="007A081E" w:rsidRPr="00B92B5A">
        <w:rPr>
          <w:sz w:val="22"/>
          <w:szCs w:val="22"/>
        </w:rPr>
        <w:t>Dr. S. Truchet having recently joined the INRA team for the ex vivo culture systems (40% or her working time). Research assistants will assist in animal experimentation and in the administrative part of the project.</w:t>
      </w:r>
    </w:p>
    <w:p w14:paraId="4F7AE235" w14:textId="77777777" w:rsidR="00C32DC9" w:rsidRPr="00B92B5A" w:rsidRDefault="00C32DC9" w:rsidP="00C32DC9">
      <w:pPr>
        <w:pStyle w:val="Corpsdetexte"/>
        <w:spacing w:after="0"/>
        <w:ind w:left="107" w:right="108"/>
        <w:jc w:val="both"/>
        <w:rPr>
          <w:sz w:val="22"/>
          <w:szCs w:val="22"/>
        </w:rPr>
      </w:pPr>
      <w:r w:rsidRPr="00C32DC9">
        <w:rPr>
          <w:sz w:val="22"/>
          <w:szCs w:val="22"/>
          <w:highlight w:val="yellow"/>
        </w:rPr>
        <w:t>INRIA</w:t>
      </w:r>
    </w:p>
    <w:p w14:paraId="3844E9E4" w14:textId="77777777" w:rsidR="00A0050A" w:rsidRPr="00B92B5A" w:rsidRDefault="007A081E" w:rsidP="00C32DC9">
      <w:pPr>
        <w:pStyle w:val="Corpsdetexte"/>
        <w:spacing w:after="0"/>
        <w:ind w:left="107" w:right="108"/>
        <w:jc w:val="both"/>
        <w:rPr>
          <w:sz w:val="22"/>
          <w:szCs w:val="22"/>
        </w:rPr>
      </w:pPr>
      <w:r w:rsidRPr="00B92B5A">
        <w:rPr>
          <w:sz w:val="22"/>
          <w:szCs w:val="22"/>
        </w:rPr>
        <w:t>Due to their complementary scientific or technical ex</w:t>
      </w:r>
      <w:r w:rsidR="00A0050A" w:rsidRPr="00B92B5A">
        <w:rPr>
          <w:sz w:val="22"/>
          <w:szCs w:val="22"/>
        </w:rPr>
        <w:t xml:space="preserve">pertise, </w:t>
      </w:r>
      <w:r w:rsidR="00C32DC9" w:rsidRPr="00B92B5A">
        <w:rPr>
          <w:sz w:val="22"/>
          <w:szCs w:val="22"/>
        </w:rPr>
        <w:t xml:space="preserve">long-term collaborators </w:t>
      </w:r>
      <w:r w:rsidR="00C32DC9">
        <w:rPr>
          <w:sz w:val="22"/>
          <w:szCs w:val="22"/>
        </w:rPr>
        <w:t xml:space="preserve">from the </w:t>
      </w:r>
      <w:r w:rsidR="00C32DC9" w:rsidRPr="00B92B5A">
        <w:rPr>
          <w:sz w:val="22"/>
          <w:szCs w:val="22"/>
        </w:rPr>
        <w:t>host institutions</w:t>
      </w:r>
      <w:r w:rsidR="00C32DC9">
        <w:rPr>
          <w:sz w:val="22"/>
          <w:szCs w:val="22"/>
        </w:rPr>
        <w:t xml:space="preserve"> </w:t>
      </w:r>
      <w:r w:rsidRPr="00B92B5A">
        <w:rPr>
          <w:sz w:val="22"/>
          <w:szCs w:val="22"/>
        </w:rPr>
        <w:t>will participate to the project</w:t>
      </w:r>
      <w:r w:rsidR="00C32DC9">
        <w:rPr>
          <w:sz w:val="22"/>
          <w:szCs w:val="22"/>
        </w:rPr>
        <w:t xml:space="preserve"> due to their unique expertise</w:t>
      </w:r>
      <w:r w:rsidR="00A0050A" w:rsidRPr="00B92B5A">
        <w:rPr>
          <w:sz w:val="22"/>
          <w:szCs w:val="22"/>
        </w:rPr>
        <w:t>:</w:t>
      </w:r>
    </w:p>
    <w:p w14:paraId="46CD931D" w14:textId="77777777" w:rsidR="007A081E" w:rsidRPr="00B92B5A" w:rsidRDefault="00A0050A" w:rsidP="00C32DC9">
      <w:pPr>
        <w:pStyle w:val="Corpsdetexte"/>
        <w:numPr>
          <w:ilvl w:val="0"/>
          <w:numId w:val="14"/>
        </w:numPr>
        <w:spacing w:after="0"/>
        <w:ind w:right="108"/>
        <w:jc w:val="both"/>
        <w:rPr>
          <w:sz w:val="22"/>
          <w:szCs w:val="22"/>
        </w:rPr>
      </w:pPr>
      <w:r w:rsidRPr="00B92B5A">
        <w:rPr>
          <w:sz w:val="22"/>
          <w:szCs w:val="22"/>
        </w:rPr>
        <w:t xml:space="preserve">Dr Jean-Luc Vilotte </w:t>
      </w:r>
      <w:r w:rsidR="00026F02" w:rsidRPr="00B92B5A">
        <w:rPr>
          <w:sz w:val="22"/>
          <w:szCs w:val="22"/>
        </w:rPr>
        <w:t xml:space="preserve">(UMR GABI, INRA Jouy-en-Josas, France) </w:t>
      </w:r>
      <w:r w:rsidRPr="00B92B5A">
        <w:rPr>
          <w:sz w:val="22"/>
          <w:szCs w:val="22"/>
        </w:rPr>
        <w:t xml:space="preserve">and two research assistants will be involved in all aspects necessitating the creation of transgenic mouse models expressing PrP from different species or at different levels </w:t>
      </w:r>
      <w:r w:rsidRPr="00B92B5A">
        <w:rPr>
          <w:sz w:val="22"/>
          <w:szCs w:val="22"/>
        </w:rPr>
        <w:fldChar w:fldCharType="begin">
          <w:fldData xml:space="preserve">PEVuZE5vdGU+PENpdGU+PEF1dGhvcj5MZSBEdXI8L0F1dGhvcj48WWVhcj4yMDA1PC9ZZWFyPjxS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</w:fldData>
        </w:fldChar>
      </w:r>
      <w:r w:rsidR="00135FBE">
        <w:rPr>
          <w:sz w:val="22"/>
          <w:szCs w:val="22"/>
        </w:rPr>
        <w:instrText xml:space="preserve"> ADDIN EN.CITE </w:instrText>
      </w:r>
      <w:r w:rsidR="00135FBE">
        <w:rPr>
          <w:sz w:val="22"/>
          <w:szCs w:val="22"/>
        </w:rPr>
        <w:fldChar w:fldCharType="begin">
          <w:fldData xml:space="preserve">PEVuZE5vdGU+PENpdGU+PEF1dGhvcj5MZSBEdXI8L0F1dGhvcj48WWVhcj4yMDA1PC9ZZWFyPjxS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</w:fldData>
        </w:fldChar>
      </w:r>
      <w:r w:rsidR="00135FBE">
        <w:rPr>
          <w:sz w:val="22"/>
          <w:szCs w:val="22"/>
        </w:rPr>
        <w:instrText xml:space="preserve"> ADDIN EN.CITE.DATA </w:instrText>
      </w:r>
      <w:r w:rsidR="00135FBE">
        <w:rPr>
          <w:sz w:val="22"/>
          <w:szCs w:val="22"/>
        </w:rPr>
      </w:r>
      <w:r w:rsidR="00135FBE">
        <w:rPr>
          <w:sz w:val="22"/>
          <w:szCs w:val="22"/>
        </w:rPr>
        <w:fldChar w:fldCharType="end"/>
      </w:r>
      <w:r w:rsidRPr="00B92B5A">
        <w:rPr>
          <w:sz w:val="22"/>
          <w:szCs w:val="22"/>
        </w:rPr>
      </w:r>
      <w:r w:rsidRPr="00B92B5A">
        <w:rPr>
          <w:sz w:val="22"/>
          <w:szCs w:val="22"/>
        </w:rPr>
        <w:fldChar w:fldCharType="separate"/>
      </w:r>
      <w:r w:rsidR="00135FBE">
        <w:rPr>
          <w:noProof/>
          <w:sz w:val="22"/>
          <w:szCs w:val="22"/>
        </w:rPr>
        <w:t>(</w:t>
      </w:r>
      <w:r w:rsidR="00135FBE" w:rsidRPr="00135FBE">
        <w:rPr>
          <w:i/>
          <w:noProof/>
          <w:sz w:val="22"/>
          <w:szCs w:val="22"/>
        </w:rPr>
        <w:t>21, 36, 74</w:t>
      </w:r>
      <w:r w:rsidR="00135FBE">
        <w:rPr>
          <w:noProof/>
          <w:sz w:val="22"/>
          <w:szCs w:val="22"/>
        </w:rPr>
        <w:t>)</w:t>
      </w:r>
      <w:r w:rsidRPr="00B92B5A">
        <w:rPr>
          <w:sz w:val="22"/>
          <w:szCs w:val="22"/>
        </w:rPr>
        <w:fldChar w:fldCharType="end"/>
      </w:r>
      <w:r w:rsidR="008D4F70" w:rsidRPr="00B92B5A">
        <w:rPr>
          <w:sz w:val="22"/>
          <w:szCs w:val="22"/>
        </w:rPr>
        <w:t>.</w:t>
      </w:r>
    </w:p>
    <w:p w14:paraId="57919DB8" w14:textId="77777777" w:rsidR="008D4F70" w:rsidRPr="00B92B5A" w:rsidRDefault="008D4F70" w:rsidP="00C32DC9">
      <w:pPr>
        <w:pStyle w:val="Corpsdetexte"/>
        <w:numPr>
          <w:ilvl w:val="0"/>
          <w:numId w:val="14"/>
        </w:numPr>
        <w:spacing w:after="0"/>
        <w:ind w:right="108"/>
        <w:jc w:val="both"/>
        <w:rPr>
          <w:sz w:val="22"/>
          <w:szCs w:val="22"/>
        </w:rPr>
      </w:pPr>
      <w:r w:rsidRPr="00B92B5A">
        <w:rPr>
          <w:sz w:val="22"/>
          <w:szCs w:val="22"/>
        </w:rPr>
        <w:t xml:space="preserve">Dr Olivier Andréoletti </w:t>
      </w:r>
      <w:r w:rsidR="00026F02" w:rsidRPr="00B92B5A">
        <w:rPr>
          <w:sz w:val="22"/>
          <w:szCs w:val="22"/>
        </w:rPr>
        <w:t xml:space="preserve">(UMR IHAP, ENV Toulouse, France) </w:t>
      </w:r>
      <w:r w:rsidRPr="00B92B5A">
        <w:rPr>
          <w:sz w:val="22"/>
          <w:szCs w:val="22"/>
        </w:rPr>
        <w:t xml:space="preserve">will provide relevant sheep and human TSE cases </w:t>
      </w:r>
      <w:r w:rsidR="00026F02" w:rsidRPr="00B92B5A">
        <w:rPr>
          <w:sz w:val="22"/>
          <w:szCs w:val="22"/>
        </w:rPr>
        <w:t xml:space="preserve">and provide expertise in all the neuropathological aspects of prion strain characterization </w:t>
      </w:r>
      <w:r w:rsidR="00026F02" w:rsidRPr="00B92B5A">
        <w:rPr>
          <w:sz w:val="22"/>
          <w:szCs w:val="22"/>
        </w:rPr>
        <w:fldChar w:fldCharType="begin">
          <w:fldData xml:space="preserve">PEVuZE5vdGU+PENpdGU+PEF1dGhvcj5DYXNzYXJkPC9BdXRob3I+PFllYXI+MjAxNDwvWWVhcj48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</w:fldData>
        </w:fldChar>
      </w:r>
      <w:r w:rsidR="00026F02" w:rsidRPr="00B92B5A">
        <w:rPr>
          <w:sz w:val="22"/>
          <w:szCs w:val="22"/>
        </w:rPr>
        <w:instrText xml:space="preserve"> ADDIN EN.CITE </w:instrText>
      </w:r>
      <w:r w:rsidR="00026F02" w:rsidRPr="00B92B5A">
        <w:rPr>
          <w:sz w:val="22"/>
          <w:szCs w:val="22"/>
        </w:rPr>
        <w:fldChar w:fldCharType="begin">
          <w:fldData xml:space="preserve">PEVuZE5vdGU+PENpdGU+PEF1dGhvcj5DYXNzYXJkPC9BdXRob3I+PFllYXI+MjAxNDwvWWVhcj48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</w:fldData>
        </w:fldChar>
      </w:r>
      <w:r w:rsidR="00026F02" w:rsidRPr="00B92B5A">
        <w:rPr>
          <w:sz w:val="22"/>
          <w:szCs w:val="22"/>
        </w:rPr>
        <w:instrText xml:space="preserve"> ADDIN EN.CITE.DATA </w:instrText>
      </w:r>
      <w:r w:rsidR="00026F02" w:rsidRPr="00B92B5A">
        <w:rPr>
          <w:sz w:val="22"/>
          <w:szCs w:val="22"/>
        </w:rPr>
      </w:r>
      <w:r w:rsidR="00026F02" w:rsidRPr="00B92B5A">
        <w:rPr>
          <w:sz w:val="22"/>
          <w:szCs w:val="22"/>
        </w:rPr>
        <w:fldChar w:fldCharType="end"/>
      </w:r>
      <w:r w:rsidR="00026F02" w:rsidRPr="00B92B5A">
        <w:rPr>
          <w:sz w:val="22"/>
          <w:szCs w:val="22"/>
        </w:rPr>
      </w:r>
      <w:r w:rsidR="00026F02" w:rsidRPr="00B92B5A">
        <w:rPr>
          <w:sz w:val="22"/>
          <w:szCs w:val="22"/>
        </w:rPr>
        <w:fldChar w:fldCharType="separate"/>
      </w:r>
      <w:r w:rsidR="00026F02" w:rsidRPr="00B92B5A">
        <w:rPr>
          <w:noProof/>
          <w:sz w:val="22"/>
          <w:szCs w:val="22"/>
        </w:rPr>
        <w:t>(</w:t>
      </w:r>
      <w:r w:rsidR="00026F02" w:rsidRPr="00B92B5A">
        <w:rPr>
          <w:i/>
          <w:noProof/>
          <w:sz w:val="22"/>
          <w:szCs w:val="22"/>
        </w:rPr>
        <w:t>14, 21, 62</w:t>
      </w:r>
      <w:r w:rsidR="00026F02" w:rsidRPr="00B92B5A">
        <w:rPr>
          <w:noProof/>
          <w:sz w:val="22"/>
          <w:szCs w:val="22"/>
        </w:rPr>
        <w:t>)</w:t>
      </w:r>
      <w:r w:rsidR="00026F02" w:rsidRPr="00B92B5A">
        <w:rPr>
          <w:sz w:val="22"/>
          <w:szCs w:val="22"/>
        </w:rPr>
        <w:fldChar w:fldCharType="end"/>
      </w:r>
    </w:p>
    <w:p w14:paraId="085C820D" w14:textId="77777777" w:rsidR="00026F02" w:rsidRPr="00B92B5A" w:rsidRDefault="00026F02" w:rsidP="00C32DC9">
      <w:pPr>
        <w:pStyle w:val="Corpsdetexte"/>
        <w:numPr>
          <w:ilvl w:val="0"/>
          <w:numId w:val="14"/>
        </w:numPr>
        <w:spacing w:after="0"/>
        <w:ind w:right="108"/>
        <w:jc w:val="both"/>
        <w:rPr>
          <w:sz w:val="22"/>
          <w:szCs w:val="22"/>
        </w:rPr>
      </w:pPr>
      <w:r w:rsidRPr="00B92B5A">
        <w:rPr>
          <w:sz w:val="22"/>
          <w:szCs w:val="22"/>
        </w:rPr>
        <w:t xml:space="preserve">Bernard Cayron (Mouse Experimental Unit, INRA Jouy-en-Josas) </w:t>
      </w:r>
      <w:r w:rsidR="00553114">
        <w:rPr>
          <w:sz w:val="22"/>
          <w:szCs w:val="22"/>
        </w:rPr>
        <w:t>and his</w:t>
      </w:r>
      <w:r w:rsidR="00491EF1" w:rsidRPr="00B92B5A">
        <w:rPr>
          <w:sz w:val="22"/>
          <w:szCs w:val="22"/>
        </w:rPr>
        <w:t xml:space="preserve"> team </w:t>
      </w:r>
      <w:r w:rsidRPr="00B92B5A">
        <w:rPr>
          <w:sz w:val="22"/>
          <w:szCs w:val="22"/>
        </w:rPr>
        <w:t xml:space="preserve">will breed </w:t>
      </w:r>
      <w:r w:rsidR="00491EF1" w:rsidRPr="00B92B5A">
        <w:rPr>
          <w:sz w:val="22"/>
          <w:szCs w:val="22"/>
        </w:rPr>
        <w:t xml:space="preserve">certain mouse models </w:t>
      </w:r>
      <w:r w:rsidRPr="00B92B5A">
        <w:rPr>
          <w:sz w:val="22"/>
          <w:szCs w:val="22"/>
        </w:rPr>
        <w:t xml:space="preserve">and </w:t>
      </w:r>
      <w:r w:rsidR="00491EF1" w:rsidRPr="00B92B5A">
        <w:rPr>
          <w:sz w:val="22"/>
          <w:szCs w:val="22"/>
        </w:rPr>
        <w:t>lodge the prion experimentation in his BSL III facilities.</w:t>
      </w:r>
      <w:r w:rsidRPr="00B92B5A">
        <w:rPr>
          <w:sz w:val="22"/>
          <w:szCs w:val="22"/>
        </w:rPr>
        <w:t xml:space="preserve"> </w:t>
      </w:r>
    </w:p>
    <w:p w14:paraId="5FF5D6E8" w14:textId="77777777" w:rsidR="00491EF1" w:rsidRDefault="00553114" w:rsidP="00C32DC9">
      <w:pPr>
        <w:pStyle w:val="Corpsdetexte"/>
        <w:spacing w:after="0"/>
        <w:ind w:right="108"/>
        <w:jc w:val="both"/>
        <w:rPr>
          <w:sz w:val="22"/>
          <w:szCs w:val="22"/>
        </w:rPr>
      </w:pPr>
      <w:r w:rsidRPr="00553114">
        <w:rPr>
          <w:sz w:val="22"/>
          <w:szCs w:val="22"/>
          <w:highlight w:val="yellow"/>
        </w:rPr>
        <w:t>INRIA</w:t>
      </w:r>
    </w:p>
    <w:p w14:paraId="7542663C" w14:textId="77777777" w:rsidR="00553114" w:rsidRPr="00B92B5A" w:rsidRDefault="00553114" w:rsidP="00C32DC9">
      <w:pPr>
        <w:pStyle w:val="Corpsdetexte"/>
        <w:spacing w:after="0"/>
        <w:ind w:right="108"/>
        <w:jc w:val="both"/>
        <w:rPr>
          <w:sz w:val="22"/>
          <w:szCs w:val="22"/>
        </w:rPr>
      </w:pPr>
    </w:p>
    <w:p w14:paraId="0F58F17A" w14:textId="77777777" w:rsidR="000367A9" w:rsidRPr="00B92B5A" w:rsidRDefault="00C32DC9" w:rsidP="00C32DC9">
      <w:pPr>
        <w:pStyle w:val="Corpsdetexte"/>
        <w:spacing w:after="0"/>
        <w:ind w:left="107" w:right="108"/>
        <w:jc w:val="both"/>
        <w:rPr>
          <w:sz w:val="22"/>
          <w:szCs w:val="22"/>
        </w:rPr>
      </w:pPr>
      <w:r>
        <w:rPr>
          <w:sz w:val="22"/>
          <w:szCs w:val="22"/>
        </w:rPr>
        <w:t xml:space="preserve">External (most often long-term) </w:t>
      </w:r>
      <w:r w:rsidR="000367A9" w:rsidRPr="00B92B5A">
        <w:rPr>
          <w:sz w:val="22"/>
          <w:szCs w:val="22"/>
        </w:rPr>
        <w:t xml:space="preserve">collaborators have agreed to participate to the project. Each of them is an internationally-renowned specialist in a field of research that is not covered by the PI host institutions and will provide strong input to specific part of the project: </w:t>
      </w:r>
    </w:p>
    <w:p w14:paraId="62349B87" w14:textId="77777777" w:rsidR="00943FE7" w:rsidRPr="00B92B5A" w:rsidRDefault="000367A9" w:rsidP="00C32DC9">
      <w:pPr>
        <w:pStyle w:val="Corpsdetexte"/>
        <w:numPr>
          <w:ilvl w:val="0"/>
          <w:numId w:val="15"/>
        </w:numPr>
        <w:spacing w:after="0"/>
        <w:ind w:right="108"/>
        <w:jc w:val="both"/>
        <w:rPr>
          <w:sz w:val="22"/>
          <w:szCs w:val="22"/>
        </w:rPr>
      </w:pPr>
      <w:r w:rsidRPr="00B92B5A">
        <w:rPr>
          <w:sz w:val="22"/>
          <w:szCs w:val="22"/>
        </w:rPr>
        <w:t xml:space="preserve">Dr Philippe Minard (CNRS, i2BC, Orsay, France) will develop </w:t>
      </w:r>
      <w:r w:rsidR="00943FE7" w:rsidRPr="00B92B5A">
        <w:rPr>
          <w:sz w:val="22"/>
          <w:szCs w:val="22"/>
        </w:rPr>
        <w:t>artificial PrP protein ligands with high affinity using proprietary strategies (</w:t>
      </w:r>
      <w:r w:rsidR="00943FE7" w:rsidRPr="00B92B5A">
        <w:rPr>
          <w:sz w:val="22"/>
          <w:szCs w:val="22"/>
          <w:highlight w:val="yellow"/>
        </w:rPr>
        <w:t>ref REP</w:t>
      </w:r>
      <w:r w:rsidR="00943FE7" w:rsidRPr="00B92B5A">
        <w:rPr>
          <w:sz w:val="22"/>
          <w:szCs w:val="22"/>
        </w:rPr>
        <w:t xml:space="preserve">). </w:t>
      </w:r>
    </w:p>
    <w:p w14:paraId="173F6B74" w14:textId="77777777" w:rsidR="00943FE7" w:rsidRPr="00B92B5A" w:rsidRDefault="00943FE7" w:rsidP="00C32DC9">
      <w:pPr>
        <w:pStyle w:val="Corpsdetexte"/>
        <w:numPr>
          <w:ilvl w:val="0"/>
          <w:numId w:val="15"/>
        </w:numPr>
        <w:spacing w:after="0"/>
        <w:ind w:right="108"/>
        <w:jc w:val="both"/>
        <w:rPr>
          <w:sz w:val="22"/>
          <w:szCs w:val="22"/>
        </w:rPr>
      </w:pPr>
      <w:r w:rsidRPr="00B92B5A">
        <w:rPr>
          <w:sz w:val="22"/>
          <w:szCs w:val="22"/>
          <w:lang w:val="en-US"/>
        </w:rPr>
        <w:t xml:space="preserve">Dr Jean-Michel Peyrin </w:t>
      </w:r>
      <w:r w:rsidR="00422219" w:rsidRPr="00B92B5A">
        <w:rPr>
          <w:sz w:val="22"/>
          <w:szCs w:val="22"/>
          <w:lang w:val="en-US"/>
        </w:rPr>
        <w:t>(CNRS, IBPS, Paris, France</w:t>
      </w:r>
      <w:r w:rsidR="00422219" w:rsidRPr="00B92B5A">
        <w:rPr>
          <w:sz w:val="22"/>
          <w:szCs w:val="22"/>
        </w:rPr>
        <w:t>) will help implanting compartmentalized microfluidic cell culture chambers for handling primary neurons. He has pioneered the reconstruction of rodent oriented neuronal ne</w:t>
      </w:r>
      <w:r w:rsidR="00553114">
        <w:rPr>
          <w:sz w:val="22"/>
          <w:szCs w:val="22"/>
        </w:rPr>
        <w:t xml:space="preserve">tworks in microfluidic devices </w:t>
      </w:r>
      <w:r w:rsidR="00A55F86">
        <w:rPr>
          <w:sz w:val="22"/>
          <w:szCs w:val="22"/>
        </w:rPr>
        <w:fldChar w:fldCharType="begin">
          <w:fldData xml:space="preserve">PEVuZE5vdGU+PENpdGU+PEF1dGhvcj5Dcm9uaWVyPC9BdXRob3I+PFllYXI+MjAwNzwvWWVhcj48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</w:fldData>
        </w:fldChar>
      </w:r>
      <w:r w:rsidR="00A55F86">
        <w:rPr>
          <w:sz w:val="22"/>
          <w:szCs w:val="22"/>
        </w:rPr>
        <w:instrText xml:space="preserve"> ADDIN EN.CITE </w:instrText>
      </w:r>
      <w:r w:rsidR="00A55F86">
        <w:rPr>
          <w:sz w:val="22"/>
          <w:szCs w:val="22"/>
        </w:rPr>
        <w:fldChar w:fldCharType="begin">
          <w:fldData xml:space="preserve">PEVuZE5vdGU+PENpdGU+PEF1dGhvcj5Dcm9uaWVyPC9BdXRob3I+PFllYXI+MjAwNzwvWWVhcj48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</w:fldData>
        </w:fldChar>
      </w:r>
      <w:r w:rsidR="00A55F86">
        <w:rPr>
          <w:sz w:val="22"/>
          <w:szCs w:val="22"/>
        </w:rPr>
        <w:instrText xml:space="preserve"> ADDIN EN.CITE.DATA </w:instrText>
      </w:r>
      <w:r w:rsidR="00A55F86">
        <w:rPr>
          <w:sz w:val="22"/>
          <w:szCs w:val="22"/>
        </w:rPr>
      </w:r>
      <w:r w:rsidR="00A55F86">
        <w:rPr>
          <w:sz w:val="22"/>
          <w:szCs w:val="22"/>
        </w:rPr>
        <w:fldChar w:fldCharType="end"/>
      </w:r>
      <w:r w:rsidR="00A55F86">
        <w:rPr>
          <w:sz w:val="22"/>
          <w:szCs w:val="22"/>
        </w:rPr>
      </w:r>
      <w:r w:rsidR="00A55F86">
        <w:rPr>
          <w:sz w:val="22"/>
          <w:szCs w:val="22"/>
        </w:rPr>
        <w:fldChar w:fldCharType="separate"/>
      </w:r>
      <w:r w:rsidR="00A55F86">
        <w:rPr>
          <w:noProof/>
          <w:sz w:val="22"/>
          <w:szCs w:val="22"/>
        </w:rPr>
        <w:t>(</w:t>
      </w:r>
      <w:r w:rsidR="00A55F86" w:rsidRPr="00A55F86">
        <w:rPr>
          <w:i/>
          <w:noProof/>
          <w:sz w:val="22"/>
          <w:szCs w:val="22"/>
        </w:rPr>
        <w:t>46, 47, 50, 53, 54</w:t>
      </w:r>
      <w:r w:rsidR="00A55F86">
        <w:rPr>
          <w:noProof/>
          <w:sz w:val="22"/>
          <w:szCs w:val="22"/>
        </w:rPr>
        <w:t>)</w:t>
      </w:r>
      <w:r w:rsidR="00A55F86">
        <w:rPr>
          <w:sz w:val="22"/>
          <w:szCs w:val="22"/>
        </w:rPr>
        <w:fldChar w:fldCharType="end"/>
      </w:r>
    </w:p>
    <w:p w14:paraId="7709F9B5" w14:textId="77777777" w:rsidR="00422219" w:rsidRPr="00B92B5A" w:rsidRDefault="00422219" w:rsidP="00C32DC9">
      <w:pPr>
        <w:pStyle w:val="Corpsdetexte"/>
        <w:numPr>
          <w:ilvl w:val="0"/>
          <w:numId w:val="15"/>
        </w:numPr>
        <w:spacing w:after="0"/>
        <w:ind w:right="108"/>
        <w:jc w:val="both"/>
        <w:rPr>
          <w:sz w:val="22"/>
          <w:szCs w:val="22"/>
        </w:rPr>
      </w:pPr>
      <w:r w:rsidRPr="00B92B5A">
        <w:rPr>
          <w:sz w:val="22"/>
          <w:szCs w:val="22"/>
        </w:rPr>
        <w:t>Dr Christina Sizun</w:t>
      </w:r>
      <w:r w:rsidR="00553114">
        <w:rPr>
          <w:sz w:val="22"/>
          <w:szCs w:val="22"/>
        </w:rPr>
        <w:t xml:space="preserve"> (CNRS, ICSN, Gif-sur-Yvette, France), liquid and solid-state RMN </w:t>
      </w:r>
      <w:r w:rsidR="00553114">
        <w:rPr>
          <w:sz w:val="22"/>
          <w:szCs w:val="22"/>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553114">
        <w:rPr>
          <w:sz w:val="22"/>
          <w:szCs w:val="22"/>
        </w:rPr>
        <w:instrText xml:space="preserve"> ADDIN EN.CITE </w:instrText>
      </w:r>
      <w:r w:rsidR="00553114">
        <w:rPr>
          <w:sz w:val="22"/>
          <w:szCs w:val="22"/>
        </w:rPr>
        <w:fldChar w:fldCharType="begin">
          <w:fldData xml:space="preserve">PEVuZE5vdGU+PENpdGU+PEF1dGhvcj5NdW5veiBNb250ZXNpbm88L0F1dGhvcj48WWVhcj4yMDE2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</w:fldData>
        </w:fldChar>
      </w:r>
      <w:r w:rsidR="00553114">
        <w:rPr>
          <w:sz w:val="22"/>
          <w:szCs w:val="22"/>
        </w:rPr>
        <w:instrText xml:space="preserve"> ADDIN EN.CITE.DATA </w:instrText>
      </w:r>
      <w:r w:rsidR="00553114">
        <w:rPr>
          <w:sz w:val="22"/>
          <w:szCs w:val="22"/>
        </w:rPr>
      </w:r>
      <w:r w:rsidR="00553114">
        <w:rPr>
          <w:sz w:val="22"/>
          <w:szCs w:val="22"/>
        </w:rPr>
        <w:fldChar w:fldCharType="end"/>
      </w:r>
      <w:r w:rsidR="00553114">
        <w:rPr>
          <w:sz w:val="22"/>
          <w:szCs w:val="22"/>
        </w:rPr>
      </w:r>
      <w:r w:rsidR="00553114">
        <w:rPr>
          <w:sz w:val="22"/>
          <w:szCs w:val="22"/>
        </w:rPr>
        <w:fldChar w:fldCharType="separate"/>
      </w:r>
      <w:r w:rsidR="00553114">
        <w:rPr>
          <w:noProof/>
          <w:sz w:val="22"/>
          <w:szCs w:val="22"/>
        </w:rPr>
        <w:t>(</w:t>
      </w:r>
      <w:r w:rsidR="00553114" w:rsidRPr="00553114">
        <w:rPr>
          <w:i/>
          <w:noProof/>
          <w:sz w:val="22"/>
          <w:szCs w:val="22"/>
        </w:rPr>
        <w:t>70</w:t>
      </w:r>
      <w:r w:rsidR="00553114">
        <w:rPr>
          <w:noProof/>
          <w:sz w:val="22"/>
          <w:szCs w:val="22"/>
        </w:rPr>
        <w:t>)</w:t>
      </w:r>
      <w:r w:rsidR="00553114">
        <w:rPr>
          <w:sz w:val="22"/>
          <w:szCs w:val="22"/>
        </w:rPr>
        <w:fldChar w:fldCharType="end"/>
      </w:r>
    </w:p>
    <w:p w14:paraId="54BD9A46" w14:textId="77777777" w:rsidR="000367A9" w:rsidRDefault="000367A9" w:rsidP="00C32DC9">
      <w:pPr>
        <w:pStyle w:val="Corpsdetexte"/>
        <w:numPr>
          <w:ilvl w:val="0"/>
          <w:numId w:val="15"/>
        </w:numPr>
        <w:spacing w:after="0"/>
        <w:ind w:right="108"/>
        <w:jc w:val="both"/>
        <w:rPr>
          <w:sz w:val="22"/>
          <w:szCs w:val="22"/>
        </w:rPr>
      </w:pPr>
      <w:r w:rsidRPr="00B92B5A">
        <w:rPr>
          <w:sz w:val="22"/>
          <w:szCs w:val="22"/>
        </w:rPr>
        <w:t>Pr. Franca Fraternali</w:t>
      </w:r>
      <w:r w:rsidR="00553114">
        <w:rPr>
          <w:sz w:val="22"/>
          <w:szCs w:val="22"/>
        </w:rPr>
        <w:t xml:space="preserve"> (King’s college, London, UK), molecular dynamic </w:t>
      </w:r>
      <w:r w:rsidR="00553114">
        <w:rPr>
          <w:sz w:val="22"/>
          <w:szCs w:val="22"/>
        </w:rPr>
        <w:fldChar w:fldCharType="begin"/>
      </w:r>
      <w:r w:rsidR="00553114">
        <w:rPr>
          <w:sz w:val="22"/>
          <w:szCs w:val="22"/>
        </w:rPr>
        <w:instrText xml:space="preserve"> ADDIN EN.CITE &lt;EndNote&gt;&lt;Cite&gt;&lt;Author&gt;Chakroun&lt;/Author&gt;&lt;Year&gt;2010&lt;/Year&gt;&lt;RecNum&gt;420&lt;/RecNum&gt;&lt;DisplayText&gt;(&lt;style face="italic"&gt;71&lt;/style&gt;)&lt;/DisplayText&gt;&lt;record&gt;&lt;rec-number&gt;420&lt;/rec-number&gt;&lt;foreign-keys&gt;&lt;key app="EN" db-id="5zdsfz0smsxed6erdv2xeff0f2x5eavzw05v" timestamp="1509905054"&gt;420&lt;/key&gt;&lt;/foreign-keys&gt;&lt;ref-type name="Journal Article"&gt;17&lt;/ref-type&gt;&lt;contributors&gt;&lt;authors&gt;&lt;author&gt;Chakroun, N.&lt;/author&gt;&lt;author&gt;Prigent, S.&lt;/author&gt;&lt;author&gt;Dreiss, C. A.&lt;/author&gt;&lt;author&gt;Noinville, S.&lt;/author&gt;&lt;author&gt;Chapuis, C.&lt;/author&gt;&lt;author&gt;Fraternali, F.&lt;/author&gt;&lt;author&gt;Rezaei, H.&lt;/author&gt;&lt;/authors&gt;&lt;/contributors&gt;&lt;auth-address&gt;Institut National de la Recherche Agronomique, Virologie et Immunologie Moleculaires, INRA, F-78352 Jouy-en-Josas, France.&lt;/auth-address&gt;&lt;titles&gt;&lt;title&gt;The oligomerization properties of prion protein are restricted to the H2H3 domain&lt;/title&gt;&lt;secondary-title&gt;FASEB J&lt;/secondary-title&gt;&lt;/titles&gt;&lt;periodical&gt;&lt;full-title&gt;FASEB J&lt;/full-title&gt;&lt;/periodical&gt;&lt;pages&gt;3222-31&lt;/pages&gt;&lt;volume&gt;24&lt;/volume&gt;&lt;number&gt;9&lt;/number&gt;&lt;edition&gt;2010/04/23&lt;/edition&gt;&lt;keywords&gt;&lt;keyword&gt;Animals&lt;/keyword&gt;&lt;keyword&gt;Chromatography, Gel&lt;/keyword&gt;&lt;keyword&gt;Molecular Dynamics Simulation&lt;/keyword&gt;&lt;keyword&gt;Prions/*chemistry/genetics&lt;/keyword&gt;&lt;keyword&gt;Protein Multimerization&lt;/keyword&gt;&lt;keyword&gt;Protein Structure, Secondary&lt;/keyword&gt;&lt;keyword&gt;Protein Structure, Tertiary&lt;/keyword&gt;&lt;keyword&gt;Sheep&lt;/keyword&gt;&lt;/keywords&gt;&lt;dates&gt;&lt;year&gt;2010&lt;/year&gt;&lt;pub-dates&gt;&lt;date&gt;Sep&lt;/date&gt;&lt;/pub-dates&gt;&lt;/dates&gt;&lt;isbn&gt;1530-6860 (Electronic)&amp;#xD;0892-6638 (Linking)&lt;/isbn&gt;&lt;accession-num&gt;20410442&lt;/accession-num&gt;&lt;urls&gt;&lt;related-urls&gt;&lt;url&gt;http://www.ncbi.nlm.nih.gov/entrez/query.fcgi?cmd=Retrieve&amp;amp;db=PubMed&amp;amp;dopt=Citation&amp;amp;list_uids=20410442&lt;/url&gt;&lt;/related-urls&gt;&lt;/urls&gt;&lt;electronic-resource-num&gt;fj.09-153924 [pii]&amp;#xD;10.1096/fj.09-153924&lt;/electronic-resource-num&gt;&lt;language&gt;eng&lt;/language&gt;&lt;/record&gt;&lt;/Cite&gt;&lt;/EndNote&gt;</w:instrText>
      </w:r>
      <w:r w:rsidR="00553114">
        <w:rPr>
          <w:sz w:val="22"/>
          <w:szCs w:val="22"/>
        </w:rPr>
        <w:fldChar w:fldCharType="separate"/>
      </w:r>
      <w:r w:rsidR="00553114">
        <w:rPr>
          <w:noProof/>
          <w:sz w:val="22"/>
          <w:szCs w:val="22"/>
        </w:rPr>
        <w:t>(</w:t>
      </w:r>
      <w:r w:rsidR="00553114" w:rsidRPr="00553114">
        <w:rPr>
          <w:i/>
          <w:noProof/>
          <w:sz w:val="22"/>
          <w:szCs w:val="22"/>
        </w:rPr>
        <w:t>71</w:t>
      </w:r>
      <w:r w:rsidR="00553114">
        <w:rPr>
          <w:noProof/>
          <w:sz w:val="22"/>
          <w:szCs w:val="22"/>
        </w:rPr>
        <w:t>)</w:t>
      </w:r>
      <w:r w:rsidR="00553114">
        <w:rPr>
          <w:sz w:val="22"/>
          <w:szCs w:val="22"/>
        </w:rPr>
        <w:fldChar w:fldCharType="end"/>
      </w:r>
    </w:p>
    <w:p w14:paraId="08D463A6" w14:textId="77777777" w:rsidR="00553114" w:rsidRDefault="00553114" w:rsidP="00C32DC9">
      <w:pPr>
        <w:pStyle w:val="Corpsdetexte"/>
        <w:numPr>
          <w:ilvl w:val="0"/>
          <w:numId w:val="15"/>
        </w:numPr>
        <w:spacing w:after="0"/>
        <w:ind w:right="108"/>
        <w:jc w:val="both"/>
        <w:rPr>
          <w:sz w:val="22"/>
          <w:szCs w:val="22"/>
        </w:rPr>
      </w:pPr>
      <w:r>
        <w:rPr>
          <w:sz w:val="22"/>
          <w:szCs w:val="22"/>
        </w:rPr>
        <w:t xml:space="preserve">Dr Michel Dron, actually in the INRA Unit but scientist from INSERM for aspects necessitating PrP domain involved in prion conversion, as modelled in cell assays </w:t>
      </w:r>
      <w:r>
        <w:rPr>
          <w:sz w:val="22"/>
          <w:szCs w:val="22"/>
        </w:rPr>
        <w:fldChar w:fldCharType="begin">
          <w:fldData xml:space="preserve">PEVuZE5vdGU+PENpdGU+PEF1dGhvcj5NdW5veiBNb250ZXNpbm88L0F1dGhvcj48WWVhcj4yMDE2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</w:fldData>
        </w:fldChar>
      </w:r>
      <w:r w:rsidR="00135FBE">
        <w:rPr>
          <w:sz w:val="22"/>
          <w:szCs w:val="22"/>
        </w:rPr>
        <w:instrText xml:space="preserve"> ADDIN EN.CITE </w:instrText>
      </w:r>
      <w:r w:rsidR="00135FBE">
        <w:rPr>
          <w:sz w:val="22"/>
          <w:szCs w:val="22"/>
        </w:rPr>
        <w:fldChar w:fldCharType="begin">
          <w:fldData xml:space="preserve">PEVuZE5vdGU+PENpdGU+PEF1dGhvcj5NdW5veiBNb250ZXNpbm88L0F1dGhvcj48WWVhcj4yMDE2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</w:fldData>
        </w:fldChar>
      </w:r>
      <w:r w:rsidR="00135FBE">
        <w:rPr>
          <w:sz w:val="22"/>
          <w:szCs w:val="22"/>
        </w:rPr>
        <w:instrText xml:space="preserve"> ADDIN EN.CITE.DATA </w:instrText>
      </w:r>
      <w:r w:rsidR="00135FBE">
        <w:rPr>
          <w:sz w:val="22"/>
          <w:szCs w:val="22"/>
        </w:rPr>
      </w:r>
      <w:r w:rsidR="00135FBE">
        <w:rPr>
          <w:sz w:val="22"/>
          <w:szCs w:val="22"/>
        </w:rPr>
        <w:fldChar w:fldCharType="end"/>
      </w:r>
      <w:r>
        <w:rPr>
          <w:sz w:val="22"/>
          <w:szCs w:val="22"/>
        </w:rPr>
      </w:r>
      <w:r>
        <w:rPr>
          <w:sz w:val="22"/>
          <w:szCs w:val="22"/>
        </w:rPr>
        <w:fldChar w:fldCharType="separate"/>
      </w:r>
      <w:r w:rsidR="00135FBE">
        <w:rPr>
          <w:noProof/>
          <w:sz w:val="22"/>
          <w:szCs w:val="22"/>
        </w:rPr>
        <w:t>(</w:t>
      </w:r>
      <w:r w:rsidR="00135FBE" w:rsidRPr="00135FBE">
        <w:rPr>
          <w:i/>
          <w:noProof/>
          <w:sz w:val="22"/>
          <w:szCs w:val="22"/>
        </w:rPr>
        <w:t>70, 75-77</w:t>
      </w:r>
      <w:r w:rsidR="00135FBE">
        <w:rPr>
          <w:noProof/>
          <w:sz w:val="22"/>
          <w:szCs w:val="22"/>
        </w:rPr>
        <w:t>)</w:t>
      </w:r>
      <w:r>
        <w:rPr>
          <w:sz w:val="22"/>
          <w:szCs w:val="22"/>
        </w:rPr>
        <w:fldChar w:fldCharType="end"/>
      </w:r>
      <w:r>
        <w:rPr>
          <w:sz w:val="22"/>
          <w:szCs w:val="22"/>
        </w:rPr>
        <w:t xml:space="preserve">  </w:t>
      </w:r>
    </w:p>
    <w:p w14:paraId="56FF8037" w14:textId="77777777" w:rsidR="00553114" w:rsidRDefault="00553114" w:rsidP="00553114">
      <w:pPr>
        <w:pStyle w:val="Corpsdetexte"/>
        <w:numPr>
          <w:ilvl w:val="0"/>
          <w:numId w:val="15"/>
        </w:numPr>
        <w:spacing w:after="0"/>
        <w:ind w:right="108"/>
        <w:jc w:val="both"/>
        <w:rPr>
          <w:sz w:val="22"/>
          <w:szCs w:val="22"/>
        </w:rPr>
      </w:pPr>
      <w:r w:rsidRPr="00553114">
        <w:rPr>
          <w:sz w:val="22"/>
          <w:szCs w:val="22"/>
          <w:highlight w:val="yellow"/>
        </w:rPr>
        <w:t>INRIA</w:t>
      </w:r>
    </w:p>
    <w:p w14:paraId="22E69E91" w14:textId="77777777" w:rsidR="00553114" w:rsidRPr="00B92B5A" w:rsidRDefault="00553114" w:rsidP="00553114">
      <w:pPr>
        <w:pStyle w:val="Corpsdetexte"/>
        <w:spacing w:after="0"/>
        <w:ind w:left="360" w:right="108"/>
        <w:jc w:val="both"/>
        <w:rPr>
          <w:sz w:val="22"/>
          <w:szCs w:val="22"/>
        </w:rPr>
      </w:pPr>
    </w:p>
    <w:p w14:paraId="045DD953" w14:textId="77777777" w:rsidR="00422219" w:rsidRPr="00B92B5A" w:rsidRDefault="00422219" w:rsidP="00C32DC9">
      <w:pPr>
        <w:pStyle w:val="Corpsdetexte"/>
        <w:spacing w:after="0"/>
        <w:ind w:left="107" w:right="108"/>
        <w:jc w:val="both"/>
        <w:rPr>
          <w:sz w:val="22"/>
          <w:szCs w:val="22"/>
        </w:rPr>
      </w:pPr>
      <w:r w:rsidRPr="00B92B5A">
        <w:rPr>
          <w:sz w:val="22"/>
          <w:szCs w:val="22"/>
        </w:rPr>
        <w:lastRenderedPageBreak/>
        <w:t>Of course, the list is not exhaustive and new collaborations are likely to emerge, either with mathematicians</w:t>
      </w:r>
      <w:r w:rsidR="00B92B5A" w:rsidRPr="00B92B5A">
        <w:rPr>
          <w:sz w:val="22"/>
          <w:szCs w:val="22"/>
        </w:rPr>
        <w:t xml:space="preserve">, </w:t>
      </w:r>
      <w:r w:rsidRPr="00B92B5A">
        <w:rPr>
          <w:sz w:val="22"/>
          <w:szCs w:val="22"/>
        </w:rPr>
        <w:t xml:space="preserve">biologists </w:t>
      </w:r>
      <w:r w:rsidR="00B92B5A" w:rsidRPr="00B92B5A">
        <w:rPr>
          <w:sz w:val="22"/>
          <w:szCs w:val="22"/>
        </w:rPr>
        <w:t>and physicists</w:t>
      </w:r>
      <w:r w:rsidRPr="00B92B5A">
        <w:rPr>
          <w:sz w:val="22"/>
          <w:szCs w:val="22"/>
        </w:rPr>
        <w:t xml:space="preserve">: one of the goals of this project is precisely to encourage and develop new collaborations </w:t>
      </w:r>
      <w:r w:rsidR="00B92B5A" w:rsidRPr="00B92B5A">
        <w:rPr>
          <w:sz w:val="22"/>
          <w:szCs w:val="22"/>
        </w:rPr>
        <w:t xml:space="preserve">on prion assemblies networking and exchange. </w:t>
      </w:r>
    </w:p>
    <w:p w14:paraId="1F6704EB" w14:textId="77777777" w:rsidR="000367A9" w:rsidRPr="00B92B5A" w:rsidRDefault="00422219" w:rsidP="00C32DC9">
      <w:pPr>
        <w:pStyle w:val="Corpsdetexte"/>
        <w:numPr>
          <w:ilvl w:val="0"/>
          <w:numId w:val="16"/>
        </w:numPr>
        <w:spacing w:after="0"/>
        <w:ind w:right="108"/>
        <w:jc w:val="both"/>
        <w:rPr>
          <w:sz w:val="22"/>
          <w:szCs w:val="22"/>
        </w:rPr>
      </w:pPr>
      <w:r w:rsidRPr="00B92B5A">
        <w:rPr>
          <w:sz w:val="22"/>
          <w:szCs w:val="22"/>
        </w:rPr>
        <w:t xml:space="preserve">Ref to Strasbourg gourp ? Bring people from this field to the prion field ? </w:t>
      </w:r>
    </w:p>
    <w:p w14:paraId="4E3474F3" w14:textId="77777777" w:rsidR="00422219" w:rsidRPr="00B92B5A" w:rsidRDefault="00422219" w:rsidP="00C32DC9">
      <w:pPr>
        <w:pStyle w:val="Corpsdetexte"/>
        <w:spacing w:after="0"/>
        <w:ind w:left="107" w:right="108"/>
        <w:jc w:val="both"/>
        <w:rPr>
          <w:sz w:val="22"/>
          <w:szCs w:val="22"/>
        </w:rPr>
      </w:pPr>
    </w:p>
    <w:p w14:paraId="4D77765A" w14:textId="77777777" w:rsidR="000367A9" w:rsidRPr="00A55F86" w:rsidRDefault="00A55F86" w:rsidP="00C32DC9">
      <w:pPr>
        <w:pStyle w:val="Corpsdetexte"/>
        <w:spacing w:after="0"/>
        <w:ind w:right="108"/>
        <w:jc w:val="both"/>
        <w:rPr>
          <w:sz w:val="22"/>
          <w:szCs w:val="22"/>
          <w:u w:val="single"/>
        </w:rPr>
      </w:pPr>
      <w:r w:rsidRPr="00A55F86">
        <w:rPr>
          <w:sz w:val="22"/>
          <w:szCs w:val="22"/>
          <w:u w:val="single"/>
        </w:rPr>
        <w:t>Postdoc and PhD students</w:t>
      </w:r>
    </w:p>
    <w:p w14:paraId="7B043FFF" w14:textId="77777777" w:rsidR="00A55F86" w:rsidRDefault="00A55F86" w:rsidP="00C32DC9">
      <w:pPr>
        <w:pStyle w:val="Corpsdetexte"/>
        <w:spacing w:after="0"/>
        <w:ind w:right="108"/>
        <w:jc w:val="both"/>
        <w:rPr>
          <w:sz w:val="22"/>
          <w:szCs w:val="22"/>
        </w:rPr>
      </w:pPr>
    </w:p>
    <w:p w14:paraId="6D1809A7" w14:textId="77777777" w:rsidR="00A55F86" w:rsidRPr="0066019F" w:rsidRDefault="00A55F86" w:rsidP="00C32DC9">
      <w:pPr>
        <w:pStyle w:val="Corpsdetexte"/>
        <w:spacing w:after="0"/>
        <w:ind w:right="108"/>
        <w:jc w:val="both"/>
        <w:rPr>
          <w:sz w:val="22"/>
          <w:szCs w:val="22"/>
          <w:highlight w:val="yellow"/>
        </w:rPr>
      </w:pPr>
      <w:r w:rsidRPr="0066019F">
        <w:rPr>
          <w:sz w:val="22"/>
          <w:szCs w:val="22"/>
          <w:highlight w:val="yellow"/>
        </w:rPr>
        <w:t xml:space="preserve">Emphasis, training of youngesters on a hih-profile, synergic aspects, etc. </w:t>
      </w:r>
    </w:p>
    <w:p w14:paraId="4E373AC9" w14:textId="77777777" w:rsidR="00F73009" w:rsidRPr="0066019F" w:rsidRDefault="00F73009" w:rsidP="00C32DC9">
      <w:pPr>
        <w:pStyle w:val="Corpsdetexte"/>
        <w:spacing w:after="0"/>
        <w:ind w:right="108"/>
        <w:jc w:val="both"/>
        <w:rPr>
          <w:sz w:val="22"/>
          <w:szCs w:val="22"/>
          <w:highlight w:val="yellow"/>
        </w:rPr>
      </w:pPr>
    </w:p>
    <w:p w14:paraId="37D7193F" w14:textId="77777777" w:rsidR="00F73009" w:rsidRPr="0066019F" w:rsidRDefault="00F73009" w:rsidP="00C32DC9">
      <w:pPr>
        <w:pStyle w:val="Corpsdetexte"/>
        <w:spacing w:after="0"/>
        <w:ind w:right="108"/>
        <w:jc w:val="both"/>
        <w:rPr>
          <w:highlight w:val="yellow"/>
        </w:rPr>
      </w:pPr>
      <w:r w:rsidRPr="0066019F">
        <w:rPr>
          <w:highlight w:val="yellow"/>
        </w:rPr>
        <w:t>the first in year 2, the second in year 3, each of     them being recruited for 2 years.  Due to the interdisciplinary character of the project, it will be essential that      at least one of them has experience in the mathematical modelling of biological processes.  The best set-up   would be one student having gained his/her PhD in biomathematics, and one student either in biomathematics   or in experimental biology on proteopathies but with an MSc in mathematics or informatics.</w:t>
      </w:r>
    </w:p>
    <w:p w14:paraId="51F052C3" w14:textId="77777777" w:rsidR="00F73009" w:rsidRDefault="00F73009" w:rsidP="00C32DC9">
      <w:pPr>
        <w:pStyle w:val="Corpsdetexte"/>
        <w:spacing w:after="0"/>
        <w:ind w:right="108"/>
        <w:jc w:val="both"/>
        <w:rPr>
          <w:sz w:val="22"/>
          <w:szCs w:val="22"/>
        </w:rPr>
      </w:pPr>
      <w:r w:rsidRPr="0066019F">
        <w:rPr>
          <w:highlight w:val="yellow"/>
        </w:rPr>
        <w:t>At the interface….</w:t>
      </w:r>
    </w:p>
    <w:p w14:paraId="0BA3EA9E" w14:textId="77777777" w:rsidR="00A55F86" w:rsidRDefault="00A55F86" w:rsidP="00C32DC9">
      <w:pPr>
        <w:pStyle w:val="Corpsdetexte"/>
        <w:spacing w:after="0"/>
        <w:ind w:right="108"/>
        <w:jc w:val="both"/>
        <w:rPr>
          <w:sz w:val="22"/>
          <w:szCs w:val="22"/>
        </w:rPr>
      </w:pPr>
    </w:p>
    <w:p w14:paraId="2A6C78D4" w14:textId="77777777" w:rsidR="00A55F86" w:rsidRPr="00B92B5A" w:rsidRDefault="00A55F86" w:rsidP="00C32DC9">
      <w:pPr>
        <w:pStyle w:val="Corpsdetexte"/>
        <w:spacing w:after="0"/>
        <w:ind w:right="108"/>
        <w:jc w:val="both"/>
        <w:rPr>
          <w:sz w:val="22"/>
          <w:szCs w:val="22"/>
        </w:rPr>
      </w:pPr>
    </w:p>
    <w:p w14:paraId="1E643728" w14:textId="77777777" w:rsidR="00A55F86" w:rsidRPr="00B92B5A" w:rsidRDefault="00A55F86" w:rsidP="00A55F86">
      <w:pPr>
        <w:pStyle w:val="Corpsdetexte"/>
        <w:spacing w:after="0"/>
        <w:ind w:left="107" w:right="108"/>
        <w:jc w:val="both"/>
        <w:rPr>
          <w:sz w:val="22"/>
          <w:szCs w:val="22"/>
          <w:u w:val="single"/>
        </w:rPr>
      </w:pPr>
      <w:r>
        <w:rPr>
          <w:sz w:val="22"/>
          <w:szCs w:val="22"/>
          <w:u w:val="single"/>
        </w:rPr>
        <w:t>Equipment</w:t>
      </w:r>
    </w:p>
    <w:p w14:paraId="05A4C0B8" w14:textId="77777777" w:rsidR="007A081E" w:rsidRPr="00B92B5A" w:rsidRDefault="00B92B5A" w:rsidP="00C32DC9">
      <w:pPr>
        <w:pStyle w:val="Corpsdetexte"/>
        <w:spacing w:after="0"/>
        <w:ind w:left="107" w:right="108"/>
        <w:jc w:val="both"/>
        <w:rPr>
          <w:sz w:val="22"/>
          <w:szCs w:val="22"/>
        </w:rPr>
      </w:pPr>
      <w:r w:rsidRPr="00B92B5A">
        <w:rPr>
          <w:sz w:val="22"/>
          <w:szCs w:val="22"/>
        </w:rPr>
        <w:t xml:space="preserve">A number of </w:t>
      </w:r>
      <w:r w:rsidR="00A55F86">
        <w:rPr>
          <w:sz w:val="22"/>
          <w:szCs w:val="22"/>
        </w:rPr>
        <w:t xml:space="preserve">technical </w:t>
      </w:r>
      <w:r w:rsidR="00A55F86" w:rsidRPr="00B92B5A">
        <w:rPr>
          <w:sz w:val="22"/>
          <w:szCs w:val="22"/>
        </w:rPr>
        <w:t>equipment</w:t>
      </w:r>
      <w:r w:rsidRPr="00B92B5A">
        <w:rPr>
          <w:sz w:val="22"/>
          <w:szCs w:val="22"/>
        </w:rPr>
        <w:t xml:space="preserve"> which are not available in the framework of the project in BSL II and BSL III laboratories are requested. </w:t>
      </w:r>
    </w:p>
    <w:p w14:paraId="1C81F563" w14:textId="77777777" w:rsidR="0089624B" w:rsidRDefault="0089624B" w:rsidP="00C32DC9">
      <w:pPr>
        <w:pStyle w:val="Corpsdetexte"/>
        <w:spacing w:after="0"/>
        <w:ind w:left="107" w:right="105"/>
        <w:jc w:val="both"/>
        <w:rPr>
          <w:sz w:val="22"/>
          <w:szCs w:val="22"/>
        </w:rPr>
      </w:pPr>
    </w:p>
    <w:p w14:paraId="40AFA6B0" w14:textId="77777777" w:rsidR="007A081E" w:rsidRDefault="007A081E" w:rsidP="00C32DC9">
      <w:pPr>
        <w:pStyle w:val="Corpsdetexte"/>
        <w:spacing w:after="0"/>
        <w:ind w:left="107" w:right="105"/>
        <w:jc w:val="both"/>
        <w:rPr>
          <w:sz w:val="22"/>
          <w:szCs w:val="22"/>
        </w:rPr>
      </w:pPr>
    </w:p>
    <w:p w14:paraId="2D9A91F8" w14:textId="77777777" w:rsidR="00A55F86" w:rsidRDefault="00A55F86" w:rsidP="00C32DC9">
      <w:pPr>
        <w:pStyle w:val="Corpsdetexte"/>
        <w:spacing w:after="0"/>
        <w:ind w:left="107" w:right="105"/>
        <w:jc w:val="both"/>
        <w:rPr>
          <w:sz w:val="22"/>
          <w:szCs w:val="22"/>
        </w:rPr>
      </w:pPr>
      <w:r>
        <w:rPr>
          <w:sz w:val="22"/>
          <w:szCs w:val="22"/>
        </w:rPr>
        <w:t>Other</w:t>
      </w:r>
    </w:p>
    <w:p w14:paraId="1DDE9D61" w14:textId="77777777" w:rsidR="00A55F86" w:rsidRDefault="00A55F86" w:rsidP="00C32DC9">
      <w:pPr>
        <w:pStyle w:val="Corpsdetexte"/>
        <w:spacing w:after="0"/>
        <w:ind w:left="107" w:right="105"/>
        <w:jc w:val="both"/>
        <w:rPr>
          <w:sz w:val="22"/>
          <w:szCs w:val="22"/>
        </w:rPr>
      </w:pPr>
      <w:r>
        <w:rPr>
          <w:sz w:val="22"/>
          <w:szCs w:val="22"/>
        </w:rPr>
        <w:t>Workshops, free….</w:t>
      </w:r>
    </w:p>
    <w:p w14:paraId="00485441" w14:textId="77777777" w:rsidR="00A55F86" w:rsidRDefault="00A55F86" w:rsidP="00C32DC9">
      <w:pPr>
        <w:pStyle w:val="Corpsdetexte"/>
        <w:spacing w:after="0"/>
        <w:ind w:left="107" w:right="105"/>
        <w:jc w:val="both"/>
        <w:rPr>
          <w:sz w:val="22"/>
          <w:szCs w:val="22"/>
        </w:rPr>
      </w:pPr>
      <w:r>
        <w:rPr>
          <w:sz w:val="22"/>
          <w:szCs w:val="22"/>
        </w:rPr>
        <w:t>Consumables, in the standards….</w:t>
      </w:r>
    </w:p>
    <w:p w14:paraId="71D4F60F" w14:textId="77777777" w:rsidR="00A55F86" w:rsidRDefault="00A55F86" w:rsidP="00C32DC9">
      <w:pPr>
        <w:pStyle w:val="Corpsdetexte"/>
        <w:spacing w:after="0"/>
        <w:ind w:left="107" w:right="105"/>
        <w:jc w:val="both"/>
        <w:rPr>
          <w:sz w:val="22"/>
          <w:szCs w:val="22"/>
        </w:rPr>
      </w:pPr>
    </w:p>
    <w:p w14:paraId="11F0A35A" w14:textId="77777777" w:rsidR="00A55F86" w:rsidRDefault="00A55F86" w:rsidP="00C32DC9">
      <w:pPr>
        <w:pStyle w:val="Corpsdetexte"/>
        <w:spacing w:after="0"/>
        <w:ind w:left="107" w:right="105"/>
        <w:jc w:val="both"/>
        <w:rPr>
          <w:sz w:val="22"/>
          <w:szCs w:val="22"/>
        </w:rPr>
      </w:pPr>
    </w:p>
    <w:p w14:paraId="57B765F9" w14:textId="77777777" w:rsidR="007A081E" w:rsidRDefault="007A081E" w:rsidP="00C32DC9">
      <w:pPr>
        <w:pStyle w:val="Corpsdetexte"/>
        <w:spacing w:after="0"/>
        <w:ind w:left="107" w:right="105"/>
        <w:jc w:val="both"/>
        <w:rPr>
          <w:sz w:val="22"/>
          <w:szCs w:val="22"/>
        </w:rPr>
      </w:pPr>
    </w:p>
    <w:p w14:paraId="31CFD6BA" w14:textId="77777777" w:rsidR="004D73B2" w:rsidRPr="00735B66" w:rsidRDefault="004D73B2" w:rsidP="0027489C">
      <w:pPr>
        <w:spacing w:before="60"/>
        <w:jc w:val="both"/>
        <w:rPr>
          <w:sz w:val="22"/>
          <w:szCs w:val="22"/>
          <w:highlight w:val="lightGray"/>
          <w:lang w:val="en-US"/>
        </w:rPr>
      </w:pPr>
    </w:p>
    <w:p w14:paraId="0D6D6C2C" w14:textId="77777777" w:rsidR="00AA1DCF" w:rsidRPr="004D73B2" w:rsidRDefault="00AA1DCF" w:rsidP="0027489C">
      <w:pPr>
        <w:spacing w:before="60"/>
        <w:jc w:val="both"/>
        <w:rPr>
          <w:sz w:val="22"/>
          <w:szCs w:val="22"/>
          <w:lang w:val="en-US"/>
        </w:rPr>
      </w:pPr>
    </w:p>
    <w:tbl>
      <w:tblPr>
        <w:tblStyle w:val="Grilledutableau"/>
        <w:tblW w:w="9923" w:type="dxa"/>
        <w:tblLook w:val="01E0" w:firstRow="1" w:lastRow="1" w:firstColumn="1" w:lastColumn="1" w:noHBand="0" w:noVBand="0"/>
      </w:tblPr>
      <w:tblGrid>
        <w:gridCol w:w="4361"/>
        <w:gridCol w:w="5562"/>
      </w:tblGrid>
      <w:tr w:rsidR="00CE7EAF" w:rsidRPr="0026330E" w14:paraId="391FD912" w14:textId="77777777" w:rsidTr="00A26311">
        <w:trPr>
          <w:trHeight w:val="664"/>
        </w:trPr>
        <w:tc>
          <w:tcPr>
            <w:tcW w:w="4361" w:type="dxa"/>
            <w:vAlign w:val="center"/>
          </w:tcPr>
          <w:p w14:paraId="39DB9C37" w14:textId="77777777" w:rsidR="00A26311" w:rsidRPr="0026330E" w:rsidRDefault="00BC614B" w:rsidP="0027489C">
            <w:pPr>
              <w:spacing w:before="60"/>
              <w:jc w:val="center"/>
              <w:rPr>
                <w:b/>
                <w:sz w:val="22"/>
                <w:szCs w:val="22"/>
              </w:rPr>
            </w:pPr>
            <w:r w:rsidRPr="0026330E">
              <w:rPr>
                <w:b/>
                <w:sz w:val="22"/>
                <w:szCs w:val="22"/>
              </w:rPr>
              <w:t>R</w:t>
            </w:r>
            <w:r w:rsidR="00CE7EAF" w:rsidRPr="0026330E">
              <w:rPr>
                <w:b/>
                <w:sz w:val="22"/>
                <w:szCs w:val="22"/>
              </w:rPr>
              <w:t>equest for additional funding above</w:t>
            </w:r>
          </w:p>
          <w:p w14:paraId="3904C7B7" w14:textId="77777777" w:rsidR="00CE7EAF" w:rsidRPr="0026330E" w:rsidRDefault="00F85DEE" w:rsidP="0027489C">
            <w:pPr>
              <w:spacing w:before="60" w:after="240"/>
              <w:jc w:val="center"/>
              <w:rPr>
                <w:b/>
                <w:sz w:val="22"/>
                <w:szCs w:val="22"/>
              </w:rPr>
            </w:pPr>
            <w:r w:rsidRPr="0026330E">
              <w:rPr>
                <w:b/>
                <w:sz w:val="22"/>
                <w:szCs w:val="22"/>
              </w:rPr>
              <w:t>EUR 10 0</w:t>
            </w:r>
            <w:r w:rsidR="00CE7EAF" w:rsidRPr="0026330E">
              <w:rPr>
                <w:b/>
                <w:sz w:val="22"/>
                <w:szCs w:val="22"/>
              </w:rPr>
              <w:t>00 000</w:t>
            </w:r>
            <w:r w:rsidR="00BC614B" w:rsidRPr="0026330E">
              <w:rPr>
                <w:b/>
                <w:sz w:val="22"/>
                <w:szCs w:val="22"/>
              </w:rPr>
              <w:t xml:space="preserve"> for</w:t>
            </w:r>
          </w:p>
        </w:tc>
        <w:tc>
          <w:tcPr>
            <w:tcW w:w="5562" w:type="dxa"/>
            <w:vAlign w:val="center"/>
          </w:tcPr>
          <w:p w14:paraId="076E9A3D" w14:textId="77777777" w:rsidR="00CE7EAF" w:rsidRPr="0026330E" w:rsidRDefault="00CE7EAF" w:rsidP="0027489C">
            <w:pPr>
              <w:spacing w:before="60" w:after="240"/>
              <w:jc w:val="center"/>
              <w:rPr>
                <w:b/>
                <w:bCs/>
                <w:sz w:val="22"/>
                <w:szCs w:val="22"/>
              </w:rPr>
            </w:pPr>
            <w:r w:rsidRPr="0026330E">
              <w:rPr>
                <w:b/>
                <w:bCs/>
                <w:sz w:val="22"/>
                <w:szCs w:val="22"/>
              </w:rPr>
              <w:t>Justification</w:t>
            </w:r>
          </w:p>
        </w:tc>
      </w:tr>
      <w:tr w:rsidR="00BC614B" w:rsidRPr="00D510FB" w14:paraId="4423C8FB" w14:textId="77777777" w:rsidTr="00D85AAA">
        <w:trPr>
          <w:trHeight w:val="626"/>
        </w:trPr>
        <w:tc>
          <w:tcPr>
            <w:tcW w:w="4361" w:type="dxa"/>
            <w:vAlign w:val="center"/>
          </w:tcPr>
          <w:p w14:paraId="15D76940" w14:textId="77777777" w:rsidR="001176EF" w:rsidRPr="0026330E" w:rsidRDefault="001176EF" w:rsidP="0027489C">
            <w:pPr>
              <w:spacing w:before="60"/>
              <w:rPr>
                <w:bCs/>
                <w:sz w:val="22"/>
                <w:szCs w:val="22"/>
              </w:rPr>
            </w:pPr>
            <w:r w:rsidRPr="0026330E">
              <w:rPr>
                <w:bCs/>
                <w:sz w:val="22"/>
                <w:szCs w:val="22"/>
                <w:highlight w:val="lightGray"/>
              </w:rPr>
              <w:t>Keep only th</w:t>
            </w:r>
            <w:r w:rsidR="00930853" w:rsidRPr="0026330E">
              <w:rPr>
                <w:bCs/>
                <w:sz w:val="22"/>
                <w:szCs w:val="22"/>
                <w:highlight w:val="lightGray"/>
              </w:rPr>
              <w:t>e</w:t>
            </w:r>
            <w:r w:rsidRPr="0026330E">
              <w:rPr>
                <w:bCs/>
                <w:sz w:val="22"/>
                <w:szCs w:val="22"/>
                <w:highlight w:val="lightGray"/>
              </w:rPr>
              <w:t xml:space="preserve"> category</w:t>
            </w:r>
            <w:r w:rsidR="009B3CDC" w:rsidRPr="0026330E">
              <w:rPr>
                <w:bCs/>
                <w:sz w:val="22"/>
                <w:szCs w:val="22"/>
                <w:highlight w:val="lightGray"/>
              </w:rPr>
              <w:t>(ies)</w:t>
            </w:r>
            <w:r w:rsidRPr="0026330E">
              <w:rPr>
                <w:bCs/>
                <w:sz w:val="22"/>
                <w:szCs w:val="22"/>
                <w:highlight w:val="lightGray"/>
              </w:rPr>
              <w:t xml:space="preserve"> that appl</w:t>
            </w:r>
            <w:r w:rsidR="009B3CDC" w:rsidRPr="0026330E">
              <w:rPr>
                <w:bCs/>
                <w:sz w:val="22"/>
                <w:szCs w:val="22"/>
                <w:highlight w:val="lightGray"/>
              </w:rPr>
              <w:t>y</w:t>
            </w:r>
            <w:r w:rsidRPr="0026330E">
              <w:rPr>
                <w:bCs/>
                <w:sz w:val="22"/>
                <w:szCs w:val="22"/>
                <w:highlight w:val="lightGray"/>
              </w:rPr>
              <w:t xml:space="preserve"> to </w:t>
            </w:r>
            <w:r w:rsidR="009B3CDC" w:rsidRPr="0026330E">
              <w:rPr>
                <w:bCs/>
                <w:sz w:val="22"/>
                <w:szCs w:val="22"/>
                <w:highlight w:val="lightGray"/>
              </w:rPr>
              <w:t>the project.</w:t>
            </w:r>
          </w:p>
          <w:p w14:paraId="03ED6A56" w14:textId="77777777" w:rsidR="001176EF" w:rsidRPr="0026330E" w:rsidRDefault="001176EF" w:rsidP="0027489C">
            <w:pPr>
              <w:spacing w:before="60"/>
              <w:rPr>
                <w:bCs/>
                <w:sz w:val="22"/>
                <w:szCs w:val="22"/>
              </w:rPr>
            </w:pPr>
            <w:r w:rsidRPr="0026330E">
              <w:rPr>
                <w:bCs/>
                <w:sz w:val="22"/>
                <w:szCs w:val="22"/>
              </w:rPr>
              <w:t xml:space="preserve">(a) covering eligible 'start-up' costs for a PI moving from another country to the EU or an Associated Country as a consequence of receiving an ERC grant and/or, </w:t>
            </w:r>
          </w:p>
          <w:p w14:paraId="46150D8E" w14:textId="77777777" w:rsidR="001176EF" w:rsidRPr="0026330E" w:rsidRDefault="001176EF" w:rsidP="0027489C">
            <w:pPr>
              <w:spacing w:before="60"/>
              <w:rPr>
                <w:bCs/>
                <w:sz w:val="22"/>
                <w:szCs w:val="22"/>
              </w:rPr>
            </w:pPr>
            <w:r w:rsidRPr="0026330E">
              <w:rPr>
                <w:bCs/>
                <w:sz w:val="22"/>
                <w:szCs w:val="22"/>
              </w:rPr>
              <w:t xml:space="preserve">(b) the purchase of major equipment and/or, </w:t>
            </w:r>
          </w:p>
          <w:p w14:paraId="30B5CFC9" w14:textId="77777777" w:rsidR="00AD0DD4" w:rsidRPr="0026330E" w:rsidRDefault="001176EF" w:rsidP="0027489C">
            <w:pPr>
              <w:spacing w:before="60" w:after="240"/>
              <w:rPr>
                <w:b/>
                <w:bCs/>
                <w:sz w:val="22"/>
                <w:szCs w:val="22"/>
                <w:highlight w:val="green"/>
              </w:rPr>
            </w:pPr>
            <w:r w:rsidRPr="0026330E">
              <w:rPr>
                <w:bCs/>
                <w:sz w:val="22"/>
                <w:szCs w:val="22"/>
              </w:rPr>
              <w:t>(c) access to large facilities</w:t>
            </w:r>
            <w:r w:rsidR="00AA1DCF" w:rsidRPr="0026330E">
              <w:rPr>
                <w:bCs/>
                <w:sz w:val="22"/>
                <w:szCs w:val="22"/>
              </w:rPr>
              <w:t>.</w:t>
            </w:r>
          </w:p>
        </w:tc>
        <w:tc>
          <w:tcPr>
            <w:tcW w:w="5562" w:type="dxa"/>
          </w:tcPr>
          <w:p w14:paraId="49F12BA2" w14:textId="77777777" w:rsidR="00AD0DD4" w:rsidRPr="0026330E" w:rsidRDefault="00AD0DD4" w:rsidP="0027489C">
            <w:pPr>
              <w:spacing w:before="60"/>
              <w:rPr>
                <w:b/>
                <w:bCs/>
                <w:sz w:val="22"/>
                <w:szCs w:val="22"/>
                <w:highlight w:val="green"/>
              </w:rPr>
            </w:pPr>
          </w:p>
        </w:tc>
      </w:tr>
    </w:tbl>
    <w:p w14:paraId="2BE22AF0" w14:textId="77777777" w:rsidR="00902840" w:rsidRPr="0026330E" w:rsidRDefault="00902840" w:rsidP="0027489C">
      <w:pPr>
        <w:spacing w:before="60"/>
        <w:jc w:val="both"/>
        <w:rPr>
          <w:sz w:val="22"/>
          <w:szCs w:val="22"/>
          <w:lang w:val="en-US"/>
        </w:rPr>
      </w:pPr>
    </w:p>
    <w:p w14:paraId="1E96064B" w14:textId="77777777" w:rsidR="00AA1DCF" w:rsidRPr="0026330E" w:rsidRDefault="00AA1DCF" w:rsidP="0027489C">
      <w:pPr>
        <w:spacing w:before="60"/>
        <w:jc w:val="both"/>
        <w:rPr>
          <w:sz w:val="22"/>
          <w:szCs w:val="22"/>
          <w:lang w:val="en-US"/>
        </w:rPr>
      </w:pP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568"/>
        <w:gridCol w:w="1286"/>
      </w:tblGrid>
      <w:tr w:rsidR="00EE033F" w:rsidRPr="00D510FB" w14:paraId="0010D059" w14:textId="77777777" w:rsidTr="00354A69">
        <w:trPr>
          <w:trHeight w:val="626"/>
        </w:trPr>
        <w:tc>
          <w:tcPr>
            <w:tcW w:w="8568" w:type="dxa"/>
            <w:vAlign w:val="center"/>
          </w:tcPr>
          <w:p w14:paraId="7C7C1B32" w14:textId="77777777" w:rsidR="00EE033F" w:rsidRPr="0026330E" w:rsidRDefault="00EE033F" w:rsidP="0027489C">
            <w:pPr>
              <w:spacing w:before="60"/>
              <w:rPr>
                <w:b/>
                <w:bCs/>
                <w:sz w:val="22"/>
                <w:szCs w:val="22"/>
              </w:rPr>
            </w:pPr>
            <w:r w:rsidRPr="0026330E">
              <w:rPr>
                <w:b/>
                <w:bCs/>
                <w:sz w:val="22"/>
                <w:szCs w:val="22"/>
              </w:rPr>
              <w:t>Please indicate the duration of the project in months</w:t>
            </w:r>
            <w:r w:rsidRPr="0026330E">
              <w:rPr>
                <w:rStyle w:val="Appelnotedebasdep"/>
                <w:b/>
                <w:bCs/>
                <w:sz w:val="22"/>
                <w:szCs w:val="22"/>
              </w:rPr>
              <w:footnoteReference w:id="7"/>
            </w:r>
            <w:r w:rsidRPr="0026330E">
              <w:rPr>
                <w:b/>
                <w:bCs/>
                <w:sz w:val="22"/>
                <w:szCs w:val="22"/>
              </w:rPr>
              <w:t>:</w:t>
            </w:r>
          </w:p>
        </w:tc>
        <w:tc>
          <w:tcPr>
            <w:tcW w:w="1286" w:type="dxa"/>
            <w:vAlign w:val="center"/>
          </w:tcPr>
          <w:p w14:paraId="402C56F5" w14:textId="77777777" w:rsidR="00EE033F" w:rsidRPr="0026330E" w:rsidRDefault="00EE033F" w:rsidP="0027489C">
            <w:pPr>
              <w:spacing w:before="60"/>
              <w:jc w:val="center"/>
              <w:rPr>
                <w:b/>
                <w:bCs/>
                <w:sz w:val="22"/>
                <w:szCs w:val="22"/>
              </w:rPr>
            </w:pPr>
          </w:p>
        </w:tc>
      </w:tr>
      <w:tr w:rsidR="00EE033F" w:rsidRPr="0026330E" w14:paraId="56185783" w14:textId="77777777" w:rsidTr="00F41492">
        <w:trPr>
          <w:trHeight w:val="626"/>
        </w:trPr>
        <w:tc>
          <w:tcPr>
            <w:tcW w:w="8568" w:type="dxa"/>
            <w:vAlign w:val="center"/>
          </w:tcPr>
          <w:p w14:paraId="2015838E" w14:textId="77777777" w:rsidR="00EE033F" w:rsidRPr="0026330E" w:rsidRDefault="00EE033F" w:rsidP="0027489C">
            <w:pPr>
              <w:spacing w:before="60"/>
              <w:jc w:val="center"/>
              <w:rPr>
                <w:b/>
                <w:bCs/>
                <w:sz w:val="22"/>
                <w:szCs w:val="22"/>
              </w:rPr>
            </w:pPr>
            <w:r w:rsidRPr="0026330E">
              <w:rPr>
                <w:b/>
                <w:bCs/>
                <w:sz w:val="22"/>
                <w:szCs w:val="22"/>
              </w:rPr>
              <w:t>Please indicate the % of working time the PI dedicates to the project over the period of the grant:</w:t>
            </w:r>
          </w:p>
        </w:tc>
        <w:tc>
          <w:tcPr>
            <w:tcW w:w="1286" w:type="dxa"/>
            <w:vAlign w:val="center"/>
          </w:tcPr>
          <w:p w14:paraId="7464B248" w14:textId="77777777" w:rsidR="00EE033F" w:rsidRPr="0026330E" w:rsidRDefault="00EE033F" w:rsidP="0027489C">
            <w:pPr>
              <w:spacing w:before="60"/>
              <w:jc w:val="center"/>
              <w:rPr>
                <w:b/>
                <w:bCs/>
                <w:sz w:val="22"/>
                <w:szCs w:val="22"/>
              </w:rPr>
            </w:pPr>
            <w:r w:rsidRPr="0026330E">
              <w:rPr>
                <w:b/>
                <w:bCs/>
                <w:sz w:val="22"/>
                <w:szCs w:val="22"/>
              </w:rPr>
              <w:t>%</w:t>
            </w:r>
          </w:p>
        </w:tc>
      </w:tr>
      <w:tr w:rsidR="00F41492" w:rsidRPr="0026330E" w14:paraId="3E2B9743" w14:textId="77777777" w:rsidTr="00F41492">
        <w:trPr>
          <w:trHeight w:val="626"/>
        </w:trPr>
        <w:tc>
          <w:tcPr>
            <w:tcW w:w="8568" w:type="dxa"/>
            <w:vAlign w:val="center"/>
          </w:tcPr>
          <w:p w14:paraId="7EE21108" w14:textId="77777777" w:rsidR="00F41492" w:rsidRPr="0026330E" w:rsidRDefault="00EE033F" w:rsidP="0027489C">
            <w:pPr>
              <w:spacing w:before="60"/>
              <w:rPr>
                <w:b/>
                <w:bCs/>
                <w:sz w:val="22"/>
                <w:szCs w:val="22"/>
              </w:rPr>
            </w:pPr>
            <w:r w:rsidRPr="0026330E">
              <w:rPr>
                <w:b/>
                <w:bCs/>
                <w:sz w:val="22"/>
                <w:szCs w:val="22"/>
              </w:rPr>
              <w:lastRenderedPageBreak/>
              <w:t>Corresponding PI name:</w:t>
            </w:r>
          </w:p>
        </w:tc>
        <w:tc>
          <w:tcPr>
            <w:tcW w:w="1286" w:type="dxa"/>
            <w:vAlign w:val="center"/>
          </w:tcPr>
          <w:p w14:paraId="41B454F2" w14:textId="77777777" w:rsidR="00F41492" w:rsidRPr="0026330E" w:rsidRDefault="00F41492" w:rsidP="0027489C">
            <w:pPr>
              <w:spacing w:before="60"/>
              <w:jc w:val="center"/>
              <w:rPr>
                <w:b/>
                <w:bCs/>
                <w:sz w:val="22"/>
                <w:szCs w:val="22"/>
              </w:rPr>
            </w:pPr>
          </w:p>
        </w:tc>
      </w:tr>
      <w:tr w:rsidR="00EE033F" w:rsidRPr="0026330E" w14:paraId="33BD4FFC" w14:textId="77777777" w:rsidTr="00F41492">
        <w:trPr>
          <w:trHeight w:val="626"/>
        </w:trPr>
        <w:tc>
          <w:tcPr>
            <w:tcW w:w="8568" w:type="dxa"/>
            <w:vAlign w:val="center"/>
          </w:tcPr>
          <w:p w14:paraId="2956CCE4" w14:textId="77777777" w:rsidR="00EE033F" w:rsidRPr="0026330E" w:rsidRDefault="00EE033F" w:rsidP="0027489C">
            <w:pPr>
              <w:spacing w:before="60"/>
              <w:rPr>
                <w:b/>
                <w:bCs/>
                <w:sz w:val="22"/>
                <w:szCs w:val="22"/>
              </w:rPr>
            </w:pPr>
            <w:r w:rsidRPr="0026330E">
              <w:rPr>
                <w:b/>
                <w:bCs/>
                <w:sz w:val="22"/>
                <w:szCs w:val="22"/>
              </w:rPr>
              <w:t>2</w:t>
            </w:r>
            <w:r w:rsidRPr="0026330E">
              <w:rPr>
                <w:b/>
                <w:bCs/>
                <w:sz w:val="22"/>
                <w:szCs w:val="22"/>
                <w:vertAlign w:val="superscript"/>
              </w:rPr>
              <w:t>nd</w:t>
            </w:r>
            <w:r w:rsidRPr="0026330E">
              <w:rPr>
                <w:b/>
                <w:bCs/>
                <w:sz w:val="22"/>
                <w:szCs w:val="22"/>
              </w:rPr>
              <w:t xml:space="preserve"> PI name:</w:t>
            </w:r>
          </w:p>
        </w:tc>
        <w:tc>
          <w:tcPr>
            <w:tcW w:w="1286" w:type="dxa"/>
            <w:vAlign w:val="center"/>
          </w:tcPr>
          <w:p w14:paraId="01FF21B8" w14:textId="77777777" w:rsidR="00EE033F" w:rsidRPr="0026330E" w:rsidDel="00EE033F" w:rsidRDefault="00EE033F" w:rsidP="0027489C">
            <w:pPr>
              <w:spacing w:before="60"/>
              <w:jc w:val="center"/>
              <w:rPr>
                <w:b/>
                <w:bCs/>
                <w:sz w:val="22"/>
                <w:szCs w:val="22"/>
              </w:rPr>
            </w:pPr>
          </w:p>
        </w:tc>
      </w:tr>
      <w:tr w:rsidR="00EE033F" w:rsidRPr="0026330E" w14:paraId="3AE106C5" w14:textId="77777777" w:rsidTr="00F41492">
        <w:trPr>
          <w:trHeight w:val="626"/>
        </w:trPr>
        <w:tc>
          <w:tcPr>
            <w:tcW w:w="8568" w:type="dxa"/>
            <w:vAlign w:val="center"/>
          </w:tcPr>
          <w:p w14:paraId="00B23C9D" w14:textId="77777777" w:rsidR="00EE033F" w:rsidRPr="0026330E" w:rsidRDefault="00EE033F" w:rsidP="0027489C">
            <w:pPr>
              <w:spacing w:before="60"/>
              <w:rPr>
                <w:b/>
                <w:bCs/>
                <w:sz w:val="22"/>
                <w:szCs w:val="22"/>
              </w:rPr>
            </w:pPr>
            <w:r w:rsidRPr="0026330E">
              <w:rPr>
                <w:b/>
                <w:bCs/>
                <w:sz w:val="22"/>
                <w:szCs w:val="22"/>
              </w:rPr>
              <w:t>3</w:t>
            </w:r>
            <w:r w:rsidRPr="0026330E">
              <w:rPr>
                <w:b/>
                <w:bCs/>
                <w:sz w:val="22"/>
                <w:szCs w:val="22"/>
                <w:vertAlign w:val="superscript"/>
              </w:rPr>
              <w:t>rd</w:t>
            </w:r>
            <w:r w:rsidRPr="0026330E">
              <w:rPr>
                <w:b/>
                <w:bCs/>
                <w:sz w:val="22"/>
                <w:szCs w:val="22"/>
              </w:rPr>
              <w:t xml:space="preserve"> PI name:</w:t>
            </w:r>
          </w:p>
        </w:tc>
        <w:tc>
          <w:tcPr>
            <w:tcW w:w="1286" w:type="dxa"/>
            <w:vAlign w:val="center"/>
          </w:tcPr>
          <w:p w14:paraId="50CBF0C8" w14:textId="77777777" w:rsidR="00EE033F" w:rsidRPr="0026330E" w:rsidDel="00EE033F" w:rsidRDefault="00EE033F" w:rsidP="0027489C">
            <w:pPr>
              <w:spacing w:before="60"/>
              <w:jc w:val="center"/>
              <w:rPr>
                <w:b/>
                <w:bCs/>
                <w:sz w:val="22"/>
                <w:szCs w:val="22"/>
              </w:rPr>
            </w:pPr>
          </w:p>
        </w:tc>
      </w:tr>
      <w:tr w:rsidR="00EE033F" w:rsidRPr="0026330E" w14:paraId="6D45A4E8" w14:textId="77777777" w:rsidTr="00F41492">
        <w:trPr>
          <w:trHeight w:val="626"/>
        </w:trPr>
        <w:tc>
          <w:tcPr>
            <w:tcW w:w="8568" w:type="dxa"/>
            <w:vAlign w:val="center"/>
          </w:tcPr>
          <w:p w14:paraId="65CD77E6" w14:textId="77777777" w:rsidR="00EE033F" w:rsidRPr="0026330E" w:rsidRDefault="00EE033F" w:rsidP="0027489C">
            <w:pPr>
              <w:spacing w:before="60"/>
              <w:rPr>
                <w:b/>
                <w:bCs/>
                <w:sz w:val="22"/>
                <w:szCs w:val="22"/>
              </w:rPr>
            </w:pPr>
            <w:r w:rsidRPr="0026330E">
              <w:rPr>
                <w:b/>
                <w:bCs/>
                <w:sz w:val="22"/>
                <w:szCs w:val="22"/>
              </w:rPr>
              <w:t>4</w:t>
            </w:r>
            <w:r w:rsidRPr="0026330E">
              <w:rPr>
                <w:b/>
                <w:bCs/>
                <w:sz w:val="22"/>
                <w:szCs w:val="22"/>
                <w:vertAlign w:val="superscript"/>
              </w:rPr>
              <w:t>th</w:t>
            </w:r>
            <w:r w:rsidRPr="0026330E">
              <w:rPr>
                <w:b/>
                <w:bCs/>
                <w:sz w:val="22"/>
                <w:szCs w:val="22"/>
              </w:rPr>
              <w:t xml:space="preserve"> PI name:</w:t>
            </w:r>
          </w:p>
        </w:tc>
        <w:tc>
          <w:tcPr>
            <w:tcW w:w="1286" w:type="dxa"/>
            <w:vAlign w:val="center"/>
          </w:tcPr>
          <w:p w14:paraId="167DA593" w14:textId="77777777" w:rsidR="00EE033F" w:rsidRPr="0026330E" w:rsidDel="00EE033F" w:rsidRDefault="00EE033F" w:rsidP="0027489C">
            <w:pPr>
              <w:spacing w:before="60"/>
              <w:jc w:val="center"/>
              <w:rPr>
                <w:b/>
                <w:bCs/>
                <w:sz w:val="22"/>
                <w:szCs w:val="22"/>
              </w:rPr>
            </w:pPr>
          </w:p>
        </w:tc>
      </w:tr>
    </w:tbl>
    <w:p w14:paraId="23D45471" w14:textId="77777777" w:rsidR="005869E0" w:rsidRPr="0026330E" w:rsidRDefault="005869E0" w:rsidP="0027489C">
      <w:pPr>
        <w:spacing w:before="60"/>
        <w:jc w:val="both"/>
        <w:rPr>
          <w:sz w:val="22"/>
          <w:szCs w:val="22"/>
        </w:rPr>
      </w:pPr>
    </w:p>
    <w:p w14:paraId="23B825C7" w14:textId="77777777" w:rsidR="00BF53DE" w:rsidRPr="0026330E" w:rsidRDefault="00930853" w:rsidP="0027489C">
      <w:pPr>
        <w:spacing w:before="60"/>
        <w:jc w:val="both"/>
        <w:rPr>
          <w:sz w:val="22"/>
          <w:szCs w:val="22"/>
          <w:highlight w:val="lightGray"/>
          <w:lang w:val="en-US"/>
        </w:rPr>
      </w:pPr>
      <w:r w:rsidRPr="0026330E">
        <w:rPr>
          <w:sz w:val="22"/>
          <w:szCs w:val="22"/>
          <w:highlight w:val="lightGray"/>
          <w:lang w:val="en-US"/>
        </w:rPr>
        <w:t>E</w:t>
      </w:r>
      <w:r w:rsidR="00856DCB" w:rsidRPr="0026330E">
        <w:rPr>
          <w:sz w:val="22"/>
          <w:szCs w:val="22"/>
          <w:highlight w:val="lightGray"/>
          <w:lang w:val="en-US"/>
        </w:rPr>
        <w:t xml:space="preserve">ach </w:t>
      </w:r>
      <w:r w:rsidR="00F85DEE" w:rsidRPr="0026330E">
        <w:rPr>
          <w:sz w:val="22"/>
          <w:szCs w:val="22"/>
          <w:highlight w:val="lightGray"/>
          <w:lang w:val="en-US"/>
        </w:rPr>
        <w:t xml:space="preserve">PI </w:t>
      </w:r>
      <w:r w:rsidRPr="0026330E">
        <w:rPr>
          <w:sz w:val="22"/>
          <w:szCs w:val="22"/>
          <w:highlight w:val="lightGray"/>
          <w:lang w:val="en-US"/>
        </w:rPr>
        <w:t xml:space="preserve">must specify briefly </w:t>
      </w:r>
      <w:r w:rsidR="00CF7D75" w:rsidRPr="0026330E">
        <w:rPr>
          <w:sz w:val="22"/>
          <w:szCs w:val="22"/>
          <w:highlight w:val="lightGray"/>
          <w:lang w:val="en-US"/>
        </w:rPr>
        <w:t>their</w:t>
      </w:r>
      <w:r w:rsidRPr="0026330E">
        <w:rPr>
          <w:sz w:val="22"/>
          <w:szCs w:val="22"/>
          <w:highlight w:val="lightGray"/>
          <w:lang w:val="en-US"/>
        </w:rPr>
        <w:t xml:space="preserve"> commitment </w:t>
      </w:r>
      <w:r w:rsidR="009F6828" w:rsidRPr="0026330E">
        <w:rPr>
          <w:sz w:val="22"/>
          <w:szCs w:val="22"/>
          <w:highlight w:val="lightGray"/>
          <w:lang w:val="en-US"/>
        </w:rPr>
        <w:t>to the project and how much time</w:t>
      </w:r>
      <w:r w:rsidR="00F85DEE" w:rsidRPr="0026330E">
        <w:rPr>
          <w:sz w:val="22"/>
          <w:szCs w:val="22"/>
          <w:highlight w:val="lightGray"/>
          <w:lang w:val="en-US"/>
        </w:rPr>
        <w:t xml:space="preserve"> </w:t>
      </w:r>
      <w:r w:rsidR="00856DCB" w:rsidRPr="0026330E">
        <w:rPr>
          <w:sz w:val="22"/>
          <w:szCs w:val="22"/>
          <w:highlight w:val="lightGray"/>
          <w:lang w:val="en-US"/>
        </w:rPr>
        <w:t>each one of them</w:t>
      </w:r>
      <w:r w:rsidR="00F85DEE" w:rsidRPr="0026330E">
        <w:rPr>
          <w:sz w:val="22"/>
          <w:szCs w:val="22"/>
          <w:highlight w:val="lightGray"/>
          <w:lang w:val="en-US"/>
        </w:rPr>
        <w:t xml:space="preserve"> </w:t>
      </w:r>
      <w:r w:rsidR="00856DCB" w:rsidRPr="0026330E">
        <w:rPr>
          <w:sz w:val="22"/>
          <w:szCs w:val="22"/>
          <w:highlight w:val="lightGray"/>
          <w:lang w:val="en-US"/>
        </w:rPr>
        <w:t>is</w:t>
      </w:r>
      <w:r w:rsidR="009F6828" w:rsidRPr="0026330E">
        <w:rPr>
          <w:sz w:val="22"/>
          <w:szCs w:val="22"/>
          <w:highlight w:val="lightGray"/>
          <w:lang w:val="en-US"/>
        </w:rPr>
        <w:t xml:space="preserve"> willing to devote to the proposed projec</w:t>
      </w:r>
      <w:r w:rsidR="00EE033F" w:rsidRPr="0026330E">
        <w:rPr>
          <w:sz w:val="22"/>
          <w:szCs w:val="22"/>
          <w:highlight w:val="lightGray"/>
          <w:lang w:val="en-US"/>
        </w:rPr>
        <w:t>t</w:t>
      </w:r>
      <w:r w:rsidR="009F6828" w:rsidRPr="0026330E">
        <w:rPr>
          <w:sz w:val="22"/>
          <w:szCs w:val="22"/>
          <w:highlight w:val="lightGray"/>
          <w:lang w:val="en-US"/>
        </w:rPr>
        <w:t>.</w:t>
      </w:r>
      <w:r w:rsidR="00F02BC8" w:rsidRPr="0026330E">
        <w:rPr>
          <w:sz w:val="22"/>
          <w:szCs w:val="22"/>
          <w:highlight w:val="lightGray"/>
          <w:lang w:val="en-US"/>
        </w:rPr>
        <w:t xml:space="preserve"> </w:t>
      </w:r>
      <w:r w:rsidR="00BE5611" w:rsidRPr="0026330E">
        <w:rPr>
          <w:sz w:val="22"/>
          <w:szCs w:val="22"/>
          <w:highlight w:val="lightGray"/>
          <w:lang w:val="en-US"/>
        </w:rPr>
        <w:t>Please not</w:t>
      </w:r>
      <w:r w:rsidR="00C63C36" w:rsidRPr="0026330E">
        <w:rPr>
          <w:sz w:val="22"/>
          <w:szCs w:val="22"/>
          <w:highlight w:val="lightGray"/>
          <w:lang w:val="en-US"/>
        </w:rPr>
        <w:t>e</w:t>
      </w:r>
      <w:r w:rsidR="00BE5611" w:rsidRPr="0026330E">
        <w:rPr>
          <w:sz w:val="22"/>
          <w:szCs w:val="22"/>
          <w:highlight w:val="lightGray"/>
          <w:lang w:val="en-US"/>
        </w:rPr>
        <w:t xml:space="preserve"> that </w:t>
      </w:r>
      <w:r w:rsidR="00F85DEE" w:rsidRPr="0026330E">
        <w:rPr>
          <w:sz w:val="22"/>
          <w:szCs w:val="22"/>
          <w:highlight w:val="lightGray"/>
          <w:lang w:val="en-US"/>
        </w:rPr>
        <w:t>each PI is</w:t>
      </w:r>
      <w:r w:rsidR="00BE5611" w:rsidRPr="0026330E">
        <w:rPr>
          <w:sz w:val="22"/>
          <w:szCs w:val="22"/>
          <w:highlight w:val="lightGray"/>
          <w:lang w:val="en-US"/>
        </w:rPr>
        <w:t xml:space="preserve"> expected to</w:t>
      </w:r>
      <w:r w:rsidR="00F36F02" w:rsidRPr="0026330E">
        <w:rPr>
          <w:sz w:val="22"/>
          <w:szCs w:val="22"/>
          <w:highlight w:val="lightGray"/>
          <w:lang w:val="en-US"/>
        </w:rPr>
        <w:t xml:space="preserve"> </w:t>
      </w:r>
      <w:r w:rsidR="00F41492" w:rsidRPr="0026330E">
        <w:rPr>
          <w:sz w:val="22"/>
          <w:szCs w:val="22"/>
          <w:highlight w:val="lightGray"/>
          <w:lang w:val="en-US"/>
        </w:rPr>
        <w:t>devote</w:t>
      </w:r>
      <w:r w:rsidR="00F36F02" w:rsidRPr="0026330E">
        <w:rPr>
          <w:sz w:val="22"/>
          <w:szCs w:val="22"/>
          <w:highlight w:val="lightGray"/>
          <w:lang w:val="en-US"/>
        </w:rPr>
        <w:t xml:space="preserve"> </w:t>
      </w:r>
      <w:r w:rsidR="00F41492" w:rsidRPr="0026330E">
        <w:rPr>
          <w:sz w:val="22"/>
          <w:szCs w:val="22"/>
          <w:highlight w:val="lightGray"/>
          <w:lang w:val="en-US"/>
        </w:rPr>
        <w:t>at least</w:t>
      </w:r>
      <w:r w:rsidR="00043F1B" w:rsidRPr="0026330E">
        <w:rPr>
          <w:sz w:val="22"/>
          <w:szCs w:val="22"/>
          <w:highlight w:val="lightGray"/>
          <w:lang w:val="en-US"/>
        </w:rPr>
        <w:t xml:space="preserve"> </w:t>
      </w:r>
      <w:r w:rsidR="00F36F02" w:rsidRPr="0026330E">
        <w:rPr>
          <w:sz w:val="22"/>
          <w:szCs w:val="22"/>
          <w:highlight w:val="lightGray"/>
          <w:lang w:val="en-US"/>
        </w:rPr>
        <w:t>3</w:t>
      </w:r>
      <w:r w:rsidR="00F41492" w:rsidRPr="0026330E">
        <w:rPr>
          <w:sz w:val="22"/>
          <w:szCs w:val="22"/>
          <w:highlight w:val="lightGray"/>
          <w:lang w:val="en-US"/>
        </w:rPr>
        <w:t xml:space="preserve">0% of </w:t>
      </w:r>
      <w:r w:rsidR="00F85DEE" w:rsidRPr="0026330E">
        <w:rPr>
          <w:sz w:val="22"/>
          <w:szCs w:val="22"/>
          <w:highlight w:val="lightGray"/>
          <w:lang w:val="en-US"/>
        </w:rPr>
        <w:t>their</w:t>
      </w:r>
      <w:r w:rsidR="00F41492" w:rsidRPr="0026330E">
        <w:rPr>
          <w:sz w:val="22"/>
          <w:szCs w:val="22"/>
          <w:highlight w:val="lightGray"/>
          <w:lang w:val="en-US"/>
        </w:rPr>
        <w:t xml:space="preserve"> total working time to</w:t>
      </w:r>
      <w:r w:rsidR="00F36F02" w:rsidRPr="0026330E">
        <w:rPr>
          <w:sz w:val="22"/>
          <w:szCs w:val="22"/>
          <w:highlight w:val="lightGray"/>
          <w:lang w:val="en-US"/>
        </w:rPr>
        <w:t xml:space="preserve"> the ERC proje</w:t>
      </w:r>
      <w:r w:rsidR="00AA1DCF" w:rsidRPr="0026330E">
        <w:rPr>
          <w:sz w:val="22"/>
          <w:szCs w:val="22"/>
          <w:highlight w:val="lightGray"/>
          <w:lang w:val="en-US"/>
        </w:rPr>
        <w:t>ct.</w:t>
      </w:r>
    </w:p>
    <w:p w14:paraId="6A8E1C01" w14:textId="77777777" w:rsidR="00BF53DE" w:rsidRPr="0026330E" w:rsidRDefault="00BF53DE" w:rsidP="0027489C">
      <w:pPr>
        <w:spacing w:before="60"/>
        <w:jc w:val="both"/>
        <w:rPr>
          <w:sz w:val="22"/>
          <w:szCs w:val="22"/>
          <w:highlight w:val="lightGray"/>
          <w:lang w:val="en-US"/>
        </w:rPr>
      </w:pPr>
    </w:p>
    <w:p w14:paraId="68D554F6" w14:textId="77777777" w:rsidR="00EF6E3D" w:rsidRPr="0026330E" w:rsidRDefault="00335E7D" w:rsidP="0027489C">
      <w:pPr>
        <w:spacing w:before="60"/>
        <w:jc w:val="both"/>
        <w:rPr>
          <w:iCs/>
          <w:sz w:val="22"/>
          <w:szCs w:val="22"/>
          <w:lang w:val="en-US"/>
        </w:rPr>
      </w:pPr>
      <w:r w:rsidRPr="0026330E">
        <w:rPr>
          <w:iCs/>
          <w:sz w:val="22"/>
          <w:szCs w:val="22"/>
        </w:rPr>
        <w:fldChar w:fldCharType="begin"/>
      </w:r>
      <w:r w:rsidRPr="0026330E">
        <w:rPr>
          <w:iCs/>
          <w:sz w:val="22"/>
          <w:szCs w:val="22"/>
          <w:lang w:val="en-US"/>
        </w:rPr>
        <w:instrText xml:space="preserve"> ADDIN </w:instrText>
      </w:r>
      <w:r w:rsidRPr="0026330E">
        <w:rPr>
          <w:iCs/>
          <w:sz w:val="22"/>
          <w:szCs w:val="22"/>
        </w:rPr>
        <w:fldChar w:fldCharType="end"/>
      </w:r>
    </w:p>
    <w:p w14:paraId="5B295235" w14:textId="77777777" w:rsidR="00EF6E3D" w:rsidRPr="0026330E" w:rsidRDefault="00EF6E3D" w:rsidP="0027489C">
      <w:pPr>
        <w:spacing w:before="60"/>
        <w:jc w:val="both"/>
        <w:rPr>
          <w:iCs/>
          <w:sz w:val="22"/>
          <w:szCs w:val="22"/>
          <w:lang w:val="en-US"/>
        </w:rPr>
      </w:pPr>
    </w:p>
    <w:p w14:paraId="5B43AA39" w14:textId="77777777" w:rsidR="00D719FD" w:rsidRPr="00D719FD" w:rsidRDefault="00EF6E3D" w:rsidP="00D719FD">
      <w:pPr>
        <w:pStyle w:val="EndNoteBibliography"/>
        <w:ind w:left="720" w:hanging="720"/>
        <w:rPr>
          <w:noProof/>
        </w:rPr>
      </w:pPr>
      <w:r w:rsidRPr="0026330E">
        <w:rPr>
          <w:iCs/>
          <w:sz w:val="22"/>
          <w:szCs w:val="22"/>
          <w:lang w:val="en-US"/>
        </w:rPr>
        <w:fldChar w:fldCharType="begin"/>
      </w:r>
      <w:r w:rsidRPr="0026330E">
        <w:rPr>
          <w:iCs/>
          <w:sz w:val="22"/>
          <w:szCs w:val="22"/>
          <w:lang w:val="en-US"/>
        </w:rPr>
        <w:instrText xml:space="preserve"> ADDIN EN.REFLIST </w:instrText>
      </w:r>
      <w:r w:rsidRPr="0026330E">
        <w:rPr>
          <w:iCs/>
          <w:sz w:val="22"/>
          <w:szCs w:val="22"/>
          <w:lang w:val="en-US"/>
        </w:rPr>
        <w:fldChar w:fldCharType="separate"/>
      </w:r>
      <w:r w:rsidR="00D719FD" w:rsidRPr="00D719FD">
        <w:rPr>
          <w:noProof/>
        </w:rPr>
        <w:t>1.</w:t>
      </w:r>
      <w:r w:rsidR="00D719FD" w:rsidRPr="00D719FD">
        <w:rPr>
          <w:noProof/>
        </w:rPr>
        <w:tab/>
        <w:t xml:space="preserve">J. Collinge, Prion diseases of humans and animals: their causes and molecular basis. </w:t>
      </w:r>
      <w:r w:rsidR="00D719FD" w:rsidRPr="00D719FD">
        <w:rPr>
          <w:i/>
          <w:noProof/>
        </w:rPr>
        <w:t>Annu Rev Neurosci</w:t>
      </w:r>
      <w:r w:rsidR="00D719FD" w:rsidRPr="00D719FD">
        <w:rPr>
          <w:noProof/>
        </w:rPr>
        <w:t xml:space="preserve"> </w:t>
      </w:r>
      <w:r w:rsidR="00D719FD" w:rsidRPr="00D719FD">
        <w:rPr>
          <w:b/>
          <w:noProof/>
        </w:rPr>
        <w:t>24</w:t>
      </w:r>
      <w:r w:rsidR="00D719FD" w:rsidRPr="00D719FD">
        <w:rPr>
          <w:noProof/>
        </w:rPr>
        <w:t>, 519-550 (2001).</w:t>
      </w:r>
    </w:p>
    <w:p w14:paraId="4DE626EC" w14:textId="77777777" w:rsidR="00D719FD" w:rsidRPr="00D719FD" w:rsidRDefault="00D719FD" w:rsidP="00D719FD">
      <w:pPr>
        <w:pStyle w:val="EndNoteBibliography"/>
        <w:ind w:left="720" w:hanging="720"/>
        <w:rPr>
          <w:noProof/>
        </w:rPr>
      </w:pPr>
      <w:r w:rsidRPr="00D719FD">
        <w:rPr>
          <w:noProof/>
        </w:rPr>
        <w:t>2.</w:t>
      </w:r>
      <w:r w:rsidRPr="00D719FD">
        <w:rPr>
          <w:noProof/>
        </w:rPr>
        <w:tab/>
        <w:t xml:space="preserve">P. M. Tessier, S. Lindquist, Unraveling infectious structures, strain variants and species barriers for the yeast prion [PSI+]. </w:t>
      </w:r>
      <w:r w:rsidRPr="00D719FD">
        <w:rPr>
          <w:i/>
          <w:noProof/>
        </w:rPr>
        <w:t>Nat Struct Mol Biol</w:t>
      </w:r>
      <w:r w:rsidRPr="00D719FD">
        <w:rPr>
          <w:noProof/>
        </w:rPr>
        <w:t xml:space="preserve"> </w:t>
      </w:r>
      <w:r w:rsidRPr="00D719FD">
        <w:rPr>
          <w:b/>
          <w:noProof/>
        </w:rPr>
        <w:t>16</w:t>
      </w:r>
      <w:r w:rsidRPr="00D719FD">
        <w:rPr>
          <w:noProof/>
        </w:rPr>
        <w:t>, 598-605 (2009).</w:t>
      </w:r>
    </w:p>
    <w:p w14:paraId="116FF9E3" w14:textId="77777777" w:rsidR="00D719FD" w:rsidRPr="00D719FD" w:rsidRDefault="00D719FD" w:rsidP="00D719FD">
      <w:pPr>
        <w:pStyle w:val="EndNoteBibliography"/>
        <w:ind w:left="720" w:hanging="720"/>
        <w:rPr>
          <w:noProof/>
        </w:rPr>
      </w:pPr>
      <w:r w:rsidRPr="00D719FD">
        <w:rPr>
          <w:noProof/>
        </w:rPr>
        <w:t>3.</w:t>
      </w:r>
      <w:r w:rsidRPr="00D719FD">
        <w:rPr>
          <w:noProof/>
        </w:rPr>
        <w:tab/>
        <w:t xml:space="preserve">J. B. Rayman, E. R. Kandel, Functional Prions in the Brain. </w:t>
      </w:r>
      <w:r w:rsidRPr="00D719FD">
        <w:rPr>
          <w:i/>
          <w:noProof/>
        </w:rPr>
        <w:t>Cold Spring Harb Perspect Biol</w:t>
      </w:r>
      <w:r w:rsidRPr="00D719FD">
        <w:rPr>
          <w:noProof/>
        </w:rPr>
        <w:t xml:space="preserve"> </w:t>
      </w:r>
      <w:r w:rsidRPr="00D719FD">
        <w:rPr>
          <w:b/>
          <w:noProof/>
        </w:rPr>
        <w:t>9</w:t>
      </w:r>
      <w:r w:rsidRPr="00D719FD">
        <w:rPr>
          <w:noProof/>
        </w:rPr>
        <w:t>,  (2017).</w:t>
      </w:r>
    </w:p>
    <w:p w14:paraId="0FD23E41" w14:textId="77777777" w:rsidR="00D719FD" w:rsidRPr="00D719FD" w:rsidRDefault="00D719FD" w:rsidP="00D719FD">
      <w:pPr>
        <w:pStyle w:val="EndNoteBibliography"/>
        <w:ind w:left="720" w:hanging="720"/>
        <w:rPr>
          <w:noProof/>
          <w:lang w:val="fr-FR"/>
          <w:rPrChange w:id="513" w:author="Human Rezaei" w:date="2017-11-08T08:10:00Z">
            <w:rPr>
              <w:noProof/>
            </w:rPr>
          </w:rPrChange>
        </w:rPr>
      </w:pPr>
      <w:r w:rsidRPr="00D719FD">
        <w:rPr>
          <w:noProof/>
        </w:rPr>
        <w:t>4.</w:t>
      </w:r>
      <w:r w:rsidRPr="00D719FD">
        <w:rPr>
          <w:noProof/>
        </w:rPr>
        <w:tab/>
        <w:t xml:space="preserve">M. Jucker, L. C. Walker, Self-propagation of pathogenic protein aggregates in neurodegenerative diseases. </w:t>
      </w:r>
      <w:r w:rsidRPr="00D719FD">
        <w:rPr>
          <w:i/>
          <w:noProof/>
          <w:lang w:val="fr-FR"/>
          <w:rPrChange w:id="514" w:author="Human Rezaei" w:date="2017-11-08T08:10:00Z">
            <w:rPr>
              <w:i/>
              <w:noProof/>
            </w:rPr>
          </w:rPrChange>
        </w:rPr>
        <w:t>Nature</w:t>
      </w:r>
      <w:r w:rsidRPr="00D719FD">
        <w:rPr>
          <w:noProof/>
          <w:lang w:val="fr-FR"/>
          <w:rPrChange w:id="515" w:author="Human Rezaei" w:date="2017-11-08T08:10:00Z">
            <w:rPr>
              <w:noProof/>
            </w:rPr>
          </w:rPrChange>
        </w:rPr>
        <w:t xml:space="preserve"> </w:t>
      </w:r>
      <w:r w:rsidRPr="00D719FD">
        <w:rPr>
          <w:b/>
          <w:noProof/>
          <w:lang w:val="fr-FR"/>
          <w:rPrChange w:id="516" w:author="Human Rezaei" w:date="2017-11-08T08:10:00Z">
            <w:rPr>
              <w:b/>
              <w:noProof/>
            </w:rPr>
          </w:rPrChange>
        </w:rPr>
        <w:t>501</w:t>
      </w:r>
      <w:r w:rsidRPr="00D719FD">
        <w:rPr>
          <w:noProof/>
          <w:lang w:val="fr-FR"/>
          <w:rPrChange w:id="517" w:author="Human Rezaei" w:date="2017-11-08T08:10:00Z">
            <w:rPr>
              <w:noProof/>
            </w:rPr>
          </w:rPrChange>
        </w:rPr>
        <w:t>, 45-51 (2013).</w:t>
      </w:r>
    </w:p>
    <w:p w14:paraId="0FAAED5A" w14:textId="77777777" w:rsidR="00D719FD" w:rsidRPr="00D719FD" w:rsidRDefault="00D719FD" w:rsidP="00D719FD">
      <w:pPr>
        <w:pStyle w:val="EndNoteBibliography"/>
        <w:ind w:left="720" w:hanging="720"/>
        <w:rPr>
          <w:noProof/>
          <w:lang w:val="fr-FR"/>
          <w:rPrChange w:id="518" w:author="Human Rezaei" w:date="2017-11-08T08:10:00Z">
            <w:rPr>
              <w:noProof/>
            </w:rPr>
          </w:rPrChange>
        </w:rPr>
      </w:pPr>
      <w:r w:rsidRPr="00D719FD">
        <w:rPr>
          <w:noProof/>
          <w:lang w:val="fr-FR"/>
          <w:rPrChange w:id="519" w:author="Human Rezaei" w:date="2017-11-08T08:10:00Z">
            <w:rPr>
              <w:noProof/>
            </w:rPr>
          </w:rPrChange>
        </w:rPr>
        <w:t>5.</w:t>
      </w:r>
      <w:r w:rsidRPr="00D719FD">
        <w:rPr>
          <w:noProof/>
          <w:lang w:val="fr-FR"/>
          <w:rPrChange w:id="520" w:author="Human Rezaei" w:date="2017-11-08T08:10:00Z">
            <w:rPr>
              <w:noProof/>
            </w:rPr>
          </w:rPrChange>
        </w:rPr>
        <w:tab/>
        <w:t xml:space="preserve">S. B. Prusiner, Novel proteinaceous infectious particles cause scrapie. </w:t>
      </w:r>
      <w:r w:rsidRPr="00D719FD">
        <w:rPr>
          <w:i/>
          <w:noProof/>
          <w:lang w:val="fr-FR"/>
          <w:rPrChange w:id="521" w:author="Human Rezaei" w:date="2017-11-08T08:10:00Z">
            <w:rPr>
              <w:i/>
              <w:noProof/>
            </w:rPr>
          </w:rPrChange>
        </w:rPr>
        <w:t>Science</w:t>
      </w:r>
      <w:r w:rsidRPr="00D719FD">
        <w:rPr>
          <w:noProof/>
          <w:lang w:val="fr-FR"/>
          <w:rPrChange w:id="522" w:author="Human Rezaei" w:date="2017-11-08T08:10:00Z">
            <w:rPr>
              <w:noProof/>
            </w:rPr>
          </w:rPrChange>
        </w:rPr>
        <w:t xml:space="preserve"> </w:t>
      </w:r>
      <w:r w:rsidRPr="00D719FD">
        <w:rPr>
          <w:b/>
          <w:noProof/>
          <w:lang w:val="fr-FR"/>
          <w:rPrChange w:id="523" w:author="Human Rezaei" w:date="2017-11-08T08:10:00Z">
            <w:rPr>
              <w:b/>
              <w:noProof/>
            </w:rPr>
          </w:rPrChange>
        </w:rPr>
        <w:t>216</w:t>
      </w:r>
      <w:r w:rsidRPr="00D719FD">
        <w:rPr>
          <w:noProof/>
          <w:lang w:val="fr-FR"/>
          <w:rPrChange w:id="524" w:author="Human Rezaei" w:date="2017-11-08T08:10:00Z">
            <w:rPr>
              <w:noProof/>
            </w:rPr>
          </w:rPrChange>
        </w:rPr>
        <w:t>, 136-144 (1982).</w:t>
      </w:r>
    </w:p>
    <w:p w14:paraId="2B604FD7" w14:textId="77777777" w:rsidR="00D719FD" w:rsidRPr="00D719FD" w:rsidRDefault="00D719FD" w:rsidP="00D719FD">
      <w:pPr>
        <w:pStyle w:val="EndNoteBibliography"/>
        <w:ind w:left="720" w:hanging="720"/>
        <w:rPr>
          <w:noProof/>
          <w:lang w:val="fr-FR"/>
          <w:rPrChange w:id="525" w:author="Human Rezaei" w:date="2017-11-08T08:10:00Z">
            <w:rPr>
              <w:noProof/>
            </w:rPr>
          </w:rPrChange>
        </w:rPr>
      </w:pPr>
      <w:r w:rsidRPr="00D719FD">
        <w:rPr>
          <w:noProof/>
          <w:lang w:val="fr-FR"/>
          <w:rPrChange w:id="526" w:author="Human Rezaei" w:date="2017-11-08T08:10:00Z">
            <w:rPr>
              <w:noProof/>
            </w:rPr>
          </w:rPrChange>
        </w:rPr>
        <w:t>6.</w:t>
      </w:r>
      <w:r w:rsidRPr="00D719FD">
        <w:rPr>
          <w:noProof/>
          <w:lang w:val="fr-FR"/>
          <w:rPrChange w:id="527" w:author="Human Rezaei" w:date="2017-11-08T08:10:00Z">
            <w:rPr>
              <w:noProof/>
            </w:rPr>
          </w:rPrChange>
        </w:rPr>
        <w:tab/>
        <w:t xml:space="preserve">V. Beringue, J. L. Vilotte, H. Laude, Prion agent diversity and species barrier. </w:t>
      </w:r>
      <w:r w:rsidRPr="00D719FD">
        <w:rPr>
          <w:i/>
          <w:noProof/>
          <w:lang w:val="fr-FR"/>
          <w:rPrChange w:id="528" w:author="Human Rezaei" w:date="2017-11-08T08:10:00Z">
            <w:rPr>
              <w:i/>
              <w:noProof/>
            </w:rPr>
          </w:rPrChange>
        </w:rPr>
        <w:t>Vet Res</w:t>
      </w:r>
      <w:r w:rsidRPr="00D719FD">
        <w:rPr>
          <w:noProof/>
          <w:lang w:val="fr-FR"/>
          <w:rPrChange w:id="529" w:author="Human Rezaei" w:date="2017-11-08T08:10:00Z">
            <w:rPr>
              <w:noProof/>
            </w:rPr>
          </w:rPrChange>
        </w:rPr>
        <w:t xml:space="preserve"> </w:t>
      </w:r>
      <w:r w:rsidRPr="00D719FD">
        <w:rPr>
          <w:b/>
          <w:noProof/>
          <w:lang w:val="fr-FR"/>
          <w:rPrChange w:id="530" w:author="Human Rezaei" w:date="2017-11-08T08:10:00Z">
            <w:rPr>
              <w:b/>
              <w:noProof/>
            </w:rPr>
          </w:rPrChange>
        </w:rPr>
        <w:t>39</w:t>
      </w:r>
      <w:r w:rsidRPr="00D719FD">
        <w:rPr>
          <w:noProof/>
          <w:lang w:val="fr-FR"/>
          <w:rPrChange w:id="531" w:author="Human Rezaei" w:date="2017-11-08T08:10:00Z">
            <w:rPr>
              <w:noProof/>
            </w:rPr>
          </w:rPrChange>
        </w:rPr>
        <w:t>, 47 (2008).</w:t>
      </w:r>
    </w:p>
    <w:p w14:paraId="28E3C326" w14:textId="77777777" w:rsidR="00D719FD" w:rsidRPr="00D719FD" w:rsidRDefault="00D719FD" w:rsidP="00D719FD">
      <w:pPr>
        <w:pStyle w:val="EndNoteBibliography"/>
        <w:ind w:left="720" w:hanging="720"/>
        <w:rPr>
          <w:noProof/>
        </w:rPr>
      </w:pPr>
      <w:r w:rsidRPr="00D719FD">
        <w:rPr>
          <w:noProof/>
          <w:lang w:val="fr-FR"/>
          <w:rPrChange w:id="532" w:author="Human Rezaei" w:date="2017-11-08T08:10:00Z">
            <w:rPr>
              <w:noProof/>
            </w:rPr>
          </w:rPrChange>
        </w:rPr>
        <w:t>7.</w:t>
      </w:r>
      <w:r w:rsidRPr="00D719FD">
        <w:rPr>
          <w:noProof/>
          <w:lang w:val="fr-FR"/>
          <w:rPrChange w:id="533" w:author="Human Rezaei" w:date="2017-11-08T08:10:00Z">
            <w:rPr>
              <w:noProof/>
            </w:rPr>
          </w:rPrChange>
        </w:rPr>
        <w:tab/>
        <w:t xml:space="preserve">M. E. Bruce, TSE strain variation. </w:t>
      </w:r>
      <w:r w:rsidRPr="00D719FD">
        <w:rPr>
          <w:i/>
          <w:noProof/>
        </w:rPr>
        <w:t>Br Med Bull</w:t>
      </w:r>
      <w:r w:rsidRPr="00D719FD">
        <w:rPr>
          <w:noProof/>
        </w:rPr>
        <w:t xml:space="preserve"> </w:t>
      </w:r>
      <w:r w:rsidRPr="00D719FD">
        <w:rPr>
          <w:b/>
          <w:noProof/>
        </w:rPr>
        <w:t>66</w:t>
      </w:r>
      <w:r w:rsidRPr="00D719FD">
        <w:rPr>
          <w:noProof/>
        </w:rPr>
        <w:t>, 99-108 (2003).</w:t>
      </w:r>
    </w:p>
    <w:p w14:paraId="44C24CB1" w14:textId="77777777" w:rsidR="00D719FD" w:rsidRPr="00D719FD" w:rsidRDefault="00D719FD" w:rsidP="00D719FD">
      <w:pPr>
        <w:pStyle w:val="EndNoteBibliography"/>
        <w:ind w:left="720" w:hanging="720"/>
        <w:rPr>
          <w:noProof/>
        </w:rPr>
      </w:pPr>
      <w:r w:rsidRPr="00D719FD">
        <w:rPr>
          <w:noProof/>
        </w:rPr>
        <w:t>8.</w:t>
      </w:r>
      <w:r w:rsidRPr="00D719FD">
        <w:rPr>
          <w:noProof/>
        </w:rPr>
        <w:tab/>
        <w:t xml:space="preserve">J. Collinge, A. R. Clarke, A general model of prion strains and their pathogenicity. </w:t>
      </w:r>
      <w:r w:rsidRPr="00D719FD">
        <w:rPr>
          <w:i/>
          <w:noProof/>
        </w:rPr>
        <w:t>Science</w:t>
      </w:r>
      <w:r w:rsidRPr="00D719FD">
        <w:rPr>
          <w:noProof/>
        </w:rPr>
        <w:t xml:space="preserve"> </w:t>
      </w:r>
      <w:r w:rsidRPr="00D719FD">
        <w:rPr>
          <w:b/>
          <w:noProof/>
        </w:rPr>
        <w:t>318</w:t>
      </w:r>
      <w:r w:rsidRPr="00D719FD">
        <w:rPr>
          <w:noProof/>
        </w:rPr>
        <w:t>, 930-936 (2007).</w:t>
      </w:r>
    </w:p>
    <w:p w14:paraId="6D04EB81" w14:textId="77777777" w:rsidR="00D719FD" w:rsidRPr="00D719FD" w:rsidRDefault="00D719FD" w:rsidP="00D719FD">
      <w:pPr>
        <w:pStyle w:val="EndNoteBibliography"/>
        <w:ind w:left="720" w:hanging="720"/>
        <w:rPr>
          <w:noProof/>
        </w:rPr>
      </w:pPr>
      <w:r w:rsidRPr="00D719FD">
        <w:rPr>
          <w:noProof/>
        </w:rPr>
        <w:t>9.</w:t>
      </w:r>
      <w:r w:rsidRPr="00D719FD">
        <w:rPr>
          <w:noProof/>
        </w:rPr>
        <w:tab/>
        <w:t xml:space="preserve">C. Weissmann, J. Li, S. P. Mahal, S. Browning, Prions on the move. </w:t>
      </w:r>
      <w:r w:rsidRPr="00D719FD">
        <w:rPr>
          <w:i/>
          <w:noProof/>
        </w:rPr>
        <w:t>EMBO Rep</w:t>
      </w:r>
      <w:r w:rsidRPr="00D719FD">
        <w:rPr>
          <w:noProof/>
        </w:rPr>
        <w:t xml:space="preserve"> </w:t>
      </w:r>
      <w:r w:rsidRPr="00D719FD">
        <w:rPr>
          <w:b/>
          <w:noProof/>
        </w:rPr>
        <w:t>12</w:t>
      </w:r>
      <w:r w:rsidRPr="00D719FD">
        <w:rPr>
          <w:noProof/>
        </w:rPr>
        <w:t>, 1109-1117 (2011).</w:t>
      </w:r>
    </w:p>
    <w:p w14:paraId="70CB9F75" w14:textId="77777777" w:rsidR="00D719FD" w:rsidRPr="00D719FD" w:rsidRDefault="00D719FD" w:rsidP="00D719FD">
      <w:pPr>
        <w:pStyle w:val="EndNoteBibliography"/>
        <w:ind w:left="720" w:hanging="720"/>
        <w:rPr>
          <w:noProof/>
        </w:rPr>
      </w:pPr>
      <w:r w:rsidRPr="00D719FD">
        <w:rPr>
          <w:noProof/>
        </w:rPr>
        <w:t>10.</w:t>
      </w:r>
      <w:r w:rsidRPr="00D719FD">
        <w:rPr>
          <w:noProof/>
        </w:rPr>
        <w:tab/>
        <w:t xml:space="preserve">V. L. Sim, B. Caughey, Ultrastructures and strain comparison of under-glycosylated scrapie prion fibrils. </w:t>
      </w:r>
      <w:r w:rsidRPr="00D719FD">
        <w:rPr>
          <w:i/>
          <w:noProof/>
        </w:rPr>
        <w:t>Neurobiol Aging</w:t>
      </w:r>
      <w:r w:rsidRPr="00D719FD">
        <w:rPr>
          <w:noProof/>
        </w:rPr>
        <w:t xml:space="preserve"> </w:t>
      </w:r>
      <w:r w:rsidRPr="00D719FD">
        <w:rPr>
          <w:b/>
          <w:noProof/>
        </w:rPr>
        <w:t>30</w:t>
      </w:r>
      <w:r w:rsidRPr="00D719FD">
        <w:rPr>
          <w:noProof/>
        </w:rPr>
        <w:t>, 2031-2042 (2009).</w:t>
      </w:r>
    </w:p>
    <w:p w14:paraId="4EB14569" w14:textId="77777777" w:rsidR="00D719FD" w:rsidRPr="00D719FD" w:rsidRDefault="00D719FD" w:rsidP="00D719FD">
      <w:pPr>
        <w:pStyle w:val="EndNoteBibliography"/>
        <w:ind w:left="720" w:hanging="720"/>
        <w:rPr>
          <w:noProof/>
        </w:rPr>
      </w:pPr>
      <w:r w:rsidRPr="00D719FD">
        <w:rPr>
          <w:noProof/>
        </w:rPr>
        <w:t>11.</w:t>
      </w:r>
      <w:r w:rsidRPr="00D719FD">
        <w:rPr>
          <w:noProof/>
        </w:rPr>
        <w:tab/>
        <w:t xml:space="preserve">S. Spassov, M. Beekes, D. Naumann, Structural differences between TSEs strains investigated by FT-IR spectroscopy. </w:t>
      </w:r>
      <w:r w:rsidRPr="00D719FD">
        <w:rPr>
          <w:i/>
          <w:noProof/>
        </w:rPr>
        <w:t>Biochim Biophys Acta</w:t>
      </w:r>
      <w:r w:rsidRPr="00D719FD">
        <w:rPr>
          <w:noProof/>
        </w:rPr>
        <w:t xml:space="preserve"> </w:t>
      </w:r>
      <w:r w:rsidRPr="00D719FD">
        <w:rPr>
          <w:b/>
          <w:noProof/>
        </w:rPr>
        <w:t>1760</w:t>
      </w:r>
      <w:r w:rsidRPr="00D719FD">
        <w:rPr>
          <w:noProof/>
        </w:rPr>
        <w:t>, 1138-1149 (2006).</w:t>
      </w:r>
    </w:p>
    <w:p w14:paraId="01C0BB5E" w14:textId="77777777" w:rsidR="00D719FD" w:rsidRPr="00D719FD" w:rsidRDefault="00D719FD" w:rsidP="00D719FD">
      <w:pPr>
        <w:pStyle w:val="EndNoteBibliography"/>
        <w:ind w:left="720" w:hanging="720"/>
        <w:rPr>
          <w:noProof/>
        </w:rPr>
      </w:pPr>
      <w:r w:rsidRPr="00D719FD">
        <w:rPr>
          <w:noProof/>
        </w:rPr>
        <w:t>12.</w:t>
      </w:r>
      <w:r w:rsidRPr="00D719FD">
        <w:rPr>
          <w:noProof/>
        </w:rPr>
        <w:tab/>
        <w:t>G. C. Telling</w:t>
      </w:r>
      <w:r w:rsidRPr="00D719FD">
        <w:rPr>
          <w:i/>
          <w:noProof/>
        </w:rPr>
        <w:t xml:space="preserve"> et al.</w:t>
      </w:r>
      <w:r w:rsidRPr="00D719FD">
        <w:rPr>
          <w:noProof/>
        </w:rPr>
        <w:t xml:space="preserve">, Evidence for the conformation of the pathologic isoform of the prion protein enciphering and propagating prion diversity. </w:t>
      </w:r>
      <w:r w:rsidRPr="00D719FD">
        <w:rPr>
          <w:i/>
          <w:noProof/>
        </w:rPr>
        <w:t>Science</w:t>
      </w:r>
      <w:r w:rsidRPr="00D719FD">
        <w:rPr>
          <w:noProof/>
        </w:rPr>
        <w:t xml:space="preserve"> </w:t>
      </w:r>
      <w:r w:rsidRPr="00D719FD">
        <w:rPr>
          <w:b/>
          <w:noProof/>
        </w:rPr>
        <w:t>274</w:t>
      </w:r>
      <w:r w:rsidRPr="00D719FD">
        <w:rPr>
          <w:noProof/>
        </w:rPr>
        <w:t>, 2079-2082 (1996).</w:t>
      </w:r>
    </w:p>
    <w:p w14:paraId="59E0C00A" w14:textId="77777777" w:rsidR="00D719FD" w:rsidRPr="00D719FD" w:rsidRDefault="00D719FD" w:rsidP="00D719FD">
      <w:pPr>
        <w:pStyle w:val="EndNoteBibliography"/>
        <w:ind w:left="720" w:hanging="720"/>
        <w:rPr>
          <w:noProof/>
        </w:rPr>
      </w:pPr>
      <w:r w:rsidRPr="00D719FD">
        <w:rPr>
          <w:noProof/>
        </w:rPr>
        <w:t>13.</w:t>
      </w:r>
      <w:r w:rsidRPr="00D719FD">
        <w:rPr>
          <w:noProof/>
        </w:rPr>
        <w:tab/>
        <w:t xml:space="preserve">R. A. Bessen, R. F. Marsh, Distinct PrP properties suggest the molecular basis of strain variation in transmissible mink encephalopathy. </w:t>
      </w:r>
      <w:r w:rsidRPr="00D719FD">
        <w:rPr>
          <w:i/>
          <w:noProof/>
        </w:rPr>
        <w:t>J Virol</w:t>
      </w:r>
      <w:r w:rsidRPr="00D719FD">
        <w:rPr>
          <w:noProof/>
        </w:rPr>
        <w:t xml:space="preserve"> </w:t>
      </w:r>
      <w:r w:rsidRPr="00D719FD">
        <w:rPr>
          <w:b/>
          <w:noProof/>
        </w:rPr>
        <w:t>68</w:t>
      </w:r>
      <w:r w:rsidRPr="00D719FD">
        <w:rPr>
          <w:noProof/>
        </w:rPr>
        <w:t>, 7859-7868 (1994).</w:t>
      </w:r>
    </w:p>
    <w:p w14:paraId="1E343700" w14:textId="77777777" w:rsidR="00D719FD" w:rsidRPr="00D719FD" w:rsidRDefault="00D719FD" w:rsidP="00D719FD">
      <w:pPr>
        <w:pStyle w:val="EndNoteBibliography"/>
        <w:ind w:left="720" w:hanging="720"/>
        <w:rPr>
          <w:noProof/>
        </w:rPr>
      </w:pPr>
      <w:r w:rsidRPr="00D719FD">
        <w:rPr>
          <w:noProof/>
        </w:rPr>
        <w:t>14.</w:t>
      </w:r>
      <w:r w:rsidRPr="00D719FD">
        <w:rPr>
          <w:noProof/>
        </w:rPr>
        <w:tab/>
        <w:t xml:space="preserve">C. Langevin, O. Andreoletti, A. Le Dur, H. Laude, V. Beringue, Marked influence of the route of infection on prion strain apparent phenotype in a scrapie transgenic mouse model. </w:t>
      </w:r>
      <w:r w:rsidRPr="00D719FD">
        <w:rPr>
          <w:i/>
          <w:noProof/>
        </w:rPr>
        <w:t>Neurobiol Dis</w:t>
      </w:r>
      <w:r w:rsidRPr="00D719FD">
        <w:rPr>
          <w:noProof/>
        </w:rPr>
        <w:t xml:space="preserve"> </w:t>
      </w:r>
      <w:r w:rsidRPr="00D719FD">
        <w:rPr>
          <w:b/>
          <w:noProof/>
        </w:rPr>
        <w:t>41</w:t>
      </w:r>
      <w:r w:rsidRPr="00D719FD">
        <w:rPr>
          <w:noProof/>
        </w:rPr>
        <w:t>, 219-225 (2011).</w:t>
      </w:r>
    </w:p>
    <w:p w14:paraId="542EACAD" w14:textId="77777777" w:rsidR="00D719FD" w:rsidRPr="00D719FD" w:rsidRDefault="00D719FD" w:rsidP="00D719FD">
      <w:pPr>
        <w:pStyle w:val="EndNoteBibliography"/>
        <w:ind w:left="720" w:hanging="720"/>
        <w:rPr>
          <w:noProof/>
        </w:rPr>
      </w:pPr>
      <w:r w:rsidRPr="00D719FD">
        <w:rPr>
          <w:noProof/>
        </w:rPr>
        <w:t>15.</w:t>
      </w:r>
      <w:r w:rsidRPr="00D719FD">
        <w:rPr>
          <w:noProof/>
        </w:rPr>
        <w:tab/>
        <w:t>R. Nakaoke</w:t>
      </w:r>
      <w:r w:rsidRPr="00D719FD">
        <w:rPr>
          <w:i/>
          <w:noProof/>
        </w:rPr>
        <w:t xml:space="preserve"> et al.</w:t>
      </w:r>
      <w:r w:rsidRPr="00D719FD">
        <w:rPr>
          <w:noProof/>
        </w:rPr>
        <w:t xml:space="preserve">, Early appearance but lagged accumulation of detergent-insoluble prion protein in the brains of mice inoculated with a mouse-adapted Creutzfeldt-Jakob disease agent. </w:t>
      </w:r>
      <w:r w:rsidRPr="00D719FD">
        <w:rPr>
          <w:i/>
          <w:noProof/>
        </w:rPr>
        <w:t>Cell Mol Neurobiol</w:t>
      </w:r>
      <w:r w:rsidRPr="00D719FD">
        <w:rPr>
          <w:noProof/>
        </w:rPr>
        <w:t xml:space="preserve"> </w:t>
      </w:r>
      <w:r w:rsidRPr="00D719FD">
        <w:rPr>
          <w:b/>
          <w:noProof/>
        </w:rPr>
        <w:t>20</w:t>
      </w:r>
      <w:r w:rsidRPr="00D719FD">
        <w:rPr>
          <w:noProof/>
        </w:rPr>
        <w:t>, 717-730 (2000).</w:t>
      </w:r>
    </w:p>
    <w:p w14:paraId="1DA35319" w14:textId="77777777" w:rsidR="00D719FD" w:rsidRPr="00D719FD" w:rsidRDefault="00D719FD" w:rsidP="00D719FD">
      <w:pPr>
        <w:pStyle w:val="EndNoteBibliography"/>
        <w:ind w:left="720" w:hanging="720"/>
        <w:rPr>
          <w:noProof/>
        </w:rPr>
      </w:pPr>
      <w:r w:rsidRPr="00D719FD">
        <w:rPr>
          <w:noProof/>
        </w:rPr>
        <w:t>16.</w:t>
      </w:r>
      <w:r w:rsidRPr="00D719FD">
        <w:rPr>
          <w:noProof/>
        </w:rPr>
        <w:tab/>
        <w:t xml:space="preserve">J. S. Griffith, Self-replication and scrapie. </w:t>
      </w:r>
      <w:r w:rsidRPr="00D719FD">
        <w:rPr>
          <w:i/>
          <w:noProof/>
        </w:rPr>
        <w:t>Nature</w:t>
      </w:r>
      <w:r w:rsidRPr="00D719FD">
        <w:rPr>
          <w:noProof/>
        </w:rPr>
        <w:t xml:space="preserve"> </w:t>
      </w:r>
      <w:r w:rsidRPr="00D719FD">
        <w:rPr>
          <w:b/>
          <w:noProof/>
        </w:rPr>
        <w:t>215</w:t>
      </w:r>
      <w:r w:rsidRPr="00D719FD">
        <w:rPr>
          <w:noProof/>
        </w:rPr>
        <w:t>, 1043-1044 (1967).</w:t>
      </w:r>
    </w:p>
    <w:p w14:paraId="1DB7AF4A" w14:textId="77777777" w:rsidR="00D719FD" w:rsidRPr="00D719FD" w:rsidRDefault="00D719FD" w:rsidP="00D719FD">
      <w:pPr>
        <w:pStyle w:val="EndNoteBibliography"/>
        <w:ind w:left="720" w:hanging="720"/>
        <w:rPr>
          <w:noProof/>
        </w:rPr>
      </w:pPr>
      <w:r w:rsidRPr="00D719FD">
        <w:rPr>
          <w:noProof/>
        </w:rPr>
        <w:t>17.</w:t>
      </w:r>
      <w:r w:rsidRPr="00D719FD">
        <w:rPr>
          <w:noProof/>
        </w:rPr>
        <w:tab/>
        <w:t xml:space="preserve">P. T. Lansbury, Jr., B. Caughey, The chemistry of scrapie infection: implications of the 'ice 9' metaphor. </w:t>
      </w:r>
      <w:r w:rsidRPr="00D719FD">
        <w:rPr>
          <w:i/>
          <w:noProof/>
        </w:rPr>
        <w:t>Chem Biol</w:t>
      </w:r>
      <w:r w:rsidRPr="00D719FD">
        <w:rPr>
          <w:noProof/>
        </w:rPr>
        <w:t xml:space="preserve"> </w:t>
      </w:r>
      <w:r w:rsidRPr="00D719FD">
        <w:rPr>
          <w:b/>
          <w:noProof/>
        </w:rPr>
        <w:t>2</w:t>
      </w:r>
      <w:r w:rsidRPr="00D719FD">
        <w:rPr>
          <w:noProof/>
        </w:rPr>
        <w:t>, 1-5 (1995).</w:t>
      </w:r>
    </w:p>
    <w:p w14:paraId="2ACC6F1E" w14:textId="77777777" w:rsidR="00D719FD" w:rsidRPr="00D719FD" w:rsidRDefault="00D719FD" w:rsidP="00D719FD">
      <w:pPr>
        <w:pStyle w:val="EndNoteBibliography"/>
        <w:ind w:left="720" w:hanging="720"/>
        <w:rPr>
          <w:noProof/>
        </w:rPr>
      </w:pPr>
      <w:r w:rsidRPr="00D719FD">
        <w:rPr>
          <w:noProof/>
        </w:rPr>
        <w:t>18.</w:t>
      </w:r>
      <w:r w:rsidRPr="00D719FD">
        <w:rPr>
          <w:noProof/>
        </w:rPr>
        <w:tab/>
        <w:t xml:space="preserve">J. Shorter, S. Lindquist, Hsp104 catalyzes formation and elimination of self-replicating Sup35 prion conformers. </w:t>
      </w:r>
      <w:r w:rsidRPr="00D719FD">
        <w:rPr>
          <w:i/>
          <w:noProof/>
        </w:rPr>
        <w:t>Science</w:t>
      </w:r>
      <w:r w:rsidRPr="00D719FD">
        <w:rPr>
          <w:noProof/>
        </w:rPr>
        <w:t xml:space="preserve"> </w:t>
      </w:r>
      <w:r w:rsidRPr="00D719FD">
        <w:rPr>
          <w:b/>
          <w:noProof/>
        </w:rPr>
        <w:t>304</w:t>
      </w:r>
      <w:r w:rsidRPr="00D719FD">
        <w:rPr>
          <w:noProof/>
        </w:rPr>
        <w:t>, 1793-1797 (2004).</w:t>
      </w:r>
    </w:p>
    <w:p w14:paraId="7FCFA571" w14:textId="77777777" w:rsidR="00D719FD" w:rsidRPr="00D719FD" w:rsidRDefault="00D719FD" w:rsidP="00D719FD">
      <w:pPr>
        <w:pStyle w:val="EndNoteBibliography"/>
        <w:ind w:left="720" w:hanging="720"/>
        <w:rPr>
          <w:noProof/>
        </w:rPr>
      </w:pPr>
      <w:r w:rsidRPr="00D719FD">
        <w:rPr>
          <w:noProof/>
        </w:rPr>
        <w:lastRenderedPageBreak/>
        <w:t>19.</w:t>
      </w:r>
      <w:r w:rsidRPr="00D719FD">
        <w:rPr>
          <w:noProof/>
        </w:rPr>
        <w:tab/>
        <w:t>A. Igel-Egalon</w:t>
      </w:r>
      <w:r w:rsidRPr="00D719FD">
        <w:rPr>
          <w:i/>
          <w:noProof/>
        </w:rPr>
        <w:t xml:space="preserve"> et al.</w:t>
      </w:r>
      <w:r w:rsidRPr="00D719FD">
        <w:rPr>
          <w:noProof/>
        </w:rPr>
        <w:t xml:space="preserve">, Reversible unfolding of infectious prion assemblies reveals the existence of an oligomeric elementary brick. </w:t>
      </w:r>
      <w:r w:rsidRPr="00D719FD">
        <w:rPr>
          <w:i/>
          <w:noProof/>
        </w:rPr>
        <w:t>PLoS Pathog</w:t>
      </w:r>
      <w:r w:rsidRPr="00D719FD">
        <w:rPr>
          <w:noProof/>
        </w:rPr>
        <w:t xml:space="preserve"> </w:t>
      </w:r>
      <w:r w:rsidRPr="00D719FD">
        <w:rPr>
          <w:b/>
          <w:noProof/>
        </w:rPr>
        <w:t>13</w:t>
      </w:r>
      <w:r w:rsidRPr="00D719FD">
        <w:rPr>
          <w:noProof/>
        </w:rPr>
        <w:t>, e1006557 (2017).</w:t>
      </w:r>
    </w:p>
    <w:p w14:paraId="5C0ACE32" w14:textId="77777777" w:rsidR="00D719FD" w:rsidRPr="00D719FD" w:rsidRDefault="00D719FD" w:rsidP="00D719FD">
      <w:pPr>
        <w:pStyle w:val="EndNoteBibliography"/>
        <w:ind w:left="720" w:hanging="720"/>
        <w:rPr>
          <w:noProof/>
        </w:rPr>
      </w:pPr>
      <w:r w:rsidRPr="00D719FD">
        <w:rPr>
          <w:noProof/>
        </w:rPr>
        <w:t>20.</w:t>
      </w:r>
      <w:r w:rsidRPr="00D719FD">
        <w:rPr>
          <w:noProof/>
        </w:rPr>
        <w:tab/>
        <w:t>J. Chapuis</w:t>
      </w:r>
      <w:r w:rsidRPr="00D719FD">
        <w:rPr>
          <w:i/>
          <w:noProof/>
        </w:rPr>
        <w:t xml:space="preserve"> et al.</w:t>
      </w:r>
      <w:r w:rsidRPr="00D719FD">
        <w:rPr>
          <w:noProof/>
        </w:rPr>
        <w:t xml:space="preserve">, Emergence of two prion subtypes in ovine PrP transgenic mice infected with human MM2-cortical Creutzfeldt-Jakob disease prions. </w:t>
      </w:r>
      <w:r w:rsidRPr="00D719FD">
        <w:rPr>
          <w:i/>
          <w:noProof/>
        </w:rPr>
        <w:t>Acta neuropathologica communications</w:t>
      </w:r>
      <w:r w:rsidRPr="00D719FD">
        <w:rPr>
          <w:noProof/>
        </w:rPr>
        <w:t xml:space="preserve"> </w:t>
      </w:r>
      <w:r w:rsidRPr="00D719FD">
        <w:rPr>
          <w:b/>
          <w:noProof/>
        </w:rPr>
        <w:t>4</w:t>
      </w:r>
      <w:r w:rsidRPr="00D719FD">
        <w:rPr>
          <w:noProof/>
        </w:rPr>
        <w:t>, 2-15 (2016).</w:t>
      </w:r>
    </w:p>
    <w:p w14:paraId="25952E9B" w14:textId="77777777" w:rsidR="00D719FD" w:rsidRPr="00D719FD" w:rsidRDefault="00D719FD" w:rsidP="00D719FD">
      <w:pPr>
        <w:pStyle w:val="EndNoteBibliography"/>
        <w:ind w:left="720" w:hanging="720"/>
        <w:rPr>
          <w:noProof/>
        </w:rPr>
      </w:pPr>
      <w:r w:rsidRPr="00D719FD">
        <w:rPr>
          <w:noProof/>
        </w:rPr>
        <w:t>21.</w:t>
      </w:r>
      <w:r w:rsidRPr="00D719FD">
        <w:rPr>
          <w:noProof/>
        </w:rPr>
        <w:tab/>
        <w:t>A. Le Dur</w:t>
      </w:r>
      <w:r w:rsidRPr="00D719FD">
        <w:rPr>
          <w:i/>
          <w:noProof/>
        </w:rPr>
        <w:t xml:space="preserve"> et al.</w:t>
      </w:r>
      <w:r w:rsidRPr="00D719FD">
        <w:rPr>
          <w:noProof/>
        </w:rPr>
        <w:t xml:space="preserve">, A newly identified type of scrapie agent can naturally infect sheep with resistant PrP genotypes. </w:t>
      </w:r>
      <w:r w:rsidRPr="00D719FD">
        <w:rPr>
          <w:i/>
          <w:noProof/>
        </w:rPr>
        <w:t>Proc Natl Acad Sci U S A</w:t>
      </w:r>
      <w:r w:rsidRPr="00D719FD">
        <w:rPr>
          <w:noProof/>
        </w:rPr>
        <w:t xml:space="preserve"> </w:t>
      </w:r>
      <w:r w:rsidRPr="00D719FD">
        <w:rPr>
          <w:b/>
          <w:noProof/>
        </w:rPr>
        <w:t>102</w:t>
      </w:r>
      <w:r w:rsidRPr="00D719FD">
        <w:rPr>
          <w:noProof/>
        </w:rPr>
        <w:t>, 16031-16036 (2005).</w:t>
      </w:r>
    </w:p>
    <w:p w14:paraId="6729AD00" w14:textId="77777777" w:rsidR="00D719FD" w:rsidRPr="00D719FD" w:rsidRDefault="00D719FD" w:rsidP="00D719FD">
      <w:pPr>
        <w:pStyle w:val="EndNoteBibliography"/>
        <w:ind w:left="720" w:hanging="720"/>
        <w:rPr>
          <w:noProof/>
        </w:rPr>
      </w:pPr>
      <w:r w:rsidRPr="00D719FD">
        <w:rPr>
          <w:noProof/>
        </w:rPr>
        <w:t>22.</w:t>
      </w:r>
      <w:r w:rsidRPr="00D719FD">
        <w:rPr>
          <w:noProof/>
        </w:rPr>
        <w:tab/>
        <w:t>R. C. Angers</w:t>
      </w:r>
      <w:r w:rsidRPr="00D719FD">
        <w:rPr>
          <w:i/>
          <w:noProof/>
        </w:rPr>
        <w:t xml:space="preserve"> et al.</w:t>
      </w:r>
      <w:r w:rsidRPr="00D719FD">
        <w:rPr>
          <w:noProof/>
        </w:rPr>
        <w:t xml:space="preserve">, Prion strain mutation determined by prion protein conformational compatibility and primary structure. </w:t>
      </w:r>
      <w:r w:rsidRPr="00D719FD">
        <w:rPr>
          <w:i/>
          <w:noProof/>
        </w:rPr>
        <w:t>Science</w:t>
      </w:r>
      <w:r w:rsidRPr="00D719FD">
        <w:rPr>
          <w:noProof/>
        </w:rPr>
        <w:t xml:space="preserve"> </w:t>
      </w:r>
      <w:r w:rsidRPr="00D719FD">
        <w:rPr>
          <w:b/>
          <w:noProof/>
        </w:rPr>
        <w:t>328</w:t>
      </w:r>
      <w:r w:rsidRPr="00D719FD">
        <w:rPr>
          <w:noProof/>
        </w:rPr>
        <w:t>, 1154-1158 (2010).</w:t>
      </w:r>
    </w:p>
    <w:p w14:paraId="44DEB7C9" w14:textId="77777777" w:rsidR="00D719FD" w:rsidRPr="00D719FD" w:rsidRDefault="00D719FD" w:rsidP="00D719FD">
      <w:pPr>
        <w:pStyle w:val="EndNoteBibliography"/>
        <w:ind w:left="720" w:hanging="720"/>
        <w:rPr>
          <w:noProof/>
        </w:rPr>
      </w:pPr>
      <w:r w:rsidRPr="00D719FD">
        <w:rPr>
          <w:noProof/>
        </w:rPr>
        <w:t>23.</w:t>
      </w:r>
      <w:r w:rsidRPr="00D719FD">
        <w:rPr>
          <w:noProof/>
        </w:rPr>
        <w:tab/>
        <w:t xml:space="preserve">J. Li, S. Browning, S. P. Mahal, A. M. Oelschlegel, C. Weissmann, Darwinian evolution of prions in cell culture. </w:t>
      </w:r>
      <w:r w:rsidRPr="00D719FD">
        <w:rPr>
          <w:i/>
          <w:noProof/>
        </w:rPr>
        <w:t>Science</w:t>
      </w:r>
      <w:r w:rsidRPr="00D719FD">
        <w:rPr>
          <w:noProof/>
        </w:rPr>
        <w:t xml:space="preserve"> </w:t>
      </w:r>
      <w:r w:rsidRPr="00D719FD">
        <w:rPr>
          <w:b/>
          <w:noProof/>
        </w:rPr>
        <w:t>327</w:t>
      </w:r>
      <w:r w:rsidRPr="00D719FD">
        <w:rPr>
          <w:noProof/>
        </w:rPr>
        <w:t>, 869-872 (2010).</w:t>
      </w:r>
    </w:p>
    <w:p w14:paraId="2F3D6B3E" w14:textId="77777777" w:rsidR="00D719FD" w:rsidRPr="00D719FD" w:rsidRDefault="00D719FD" w:rsidP="00D719FD">
      <w:pPr>
        <w:pStyle w:val="EndNoteBibliography"/>
        <w:ind w:left="720" w:hanging="720"/>
        <w:rPr>
          <w:noProof/>
          <w:lang w:val="fr-FR"/>
          <w:rPrChange w:id="534" w:author="Human Rezaei" w:date="2017-11-08T08:10:00Z">
            <w:rPr>
              <w:noProof/>
            </w:rPr>
          </w:rPrChange>
        </w:rPr>
      </w:pPr>
      <w:r w:rsidRPr="00D719FD">
        <w:rPr>
          <w:noProof/>
        </w:rPr>
        <w:t>24.</w:t>
      </w:r>
      <w:r w:rsidRPr="00D719FD">
        <w:rPr>
          <w:noProof/>
        </w:rPr>
        <w:tab/>
        <w:t>F. Laferriere</w:t>
      </w:r>
      <w:r w:rsidRPr="00D719FD">
        <w:rPr>
          <w:i/>
          <w:noProof/>
        </w:rPr>
        <w:t xml:space="preserve"> et al.</w:t>
      </w:r>
      <w:r w:rsidRPr="00D719FD">
        <w:rPr>
          <w:noProof/>
        </w:rPr>
        <w:t xml:space="preserve">, Quaternary structure of pathological prion protein as a determining factor of strain-specific prion replication dynamics. </w:t>
      </w:r>
      <w:r w:rsidRPr="00D719FD">
        <w:rPr>
          <w:i/>
          <w:noProof/>
          <w:lang w:val="fr-FR"/>
          <w:rPrChange w:id="535" w:author="Human Rezaei" w:date="2017-11-08T08:10:00Z">
            <w:rPr>
              <w:i/>
              <w:noProof/>
            </w:rPr>
          </w:rPrChange>
        </w:rPr>
        <w:t>PLoS Pathog</w:t>
      </w:r>
      <w:r w:rsidRPr="00D719FD">
        <w:rPr>
          <w:noProof/>
          <w:lang w:val="fr-FR"/>
          <w:rPrChange w:id="536" w:author="Human Rezaei" w:date="2017-11-08T08:10:00Z">
            <w:rPr>
              <w:noProof/>
            </w:rPr>
          </w:rPrChange>
        </w:rPr>
        <w:t xml:space="preserve"> </w:t>
      </w:r>
      <w:r w:rsidRPr="00D719FD">
        <w:rPr>
          <w:b/>
          <w:noProof/>
          <w:lang w:val="fr-FR"/>
          <w:rPrChange w:id="537" w:author="Human Rezaei" w:date="2017-11-08T08:10:00Z">
            <w:rPr>
              <w:b/>
              <w:noProof/>
            </w:rPr>
          </w:rPrChange>
        </w:rPr>
        <w:t>9</w:t>
      </w:r>
      <w:r w:rsidRPr="00D719FD">
        <w:rPr>
          <w:noProof/>
          <w:lang w:val="fr-FR"/>
          <w:rPrChange w:id="538" w:author="Human Rezaei" w:date="2017-11-08T08:10:00Z">
            <w:rPr>
              <w:noProof/>
            </w:rPr>
          </w:rPrChange>
        </w:rPr>
        <w:t>, e1003702 (2013).</w:t>
      </w:r>
    </w:p>
    <w:p w14:paraId="6247FF77" w14:textId="77777777" w:rsidR="00D719FD" w:rsidRPr="00D719FD" w:rsidRDefault="00D719FD" w:rsidP="00D719FD">
      <w:pPr>
        <w:pStyle w:val="EndNoteBibliography"/>
        <w:ind w:left="720" w:hanging="720"/>
        <w:rPr>
          <w:noProof/>
          <w:lang w:val="fr-FR"/>
          <w:rPrChange w:id="539" w:author="Human Rezaei" w:date="2017-11-08T08:10:00Z">
            <w:rPr>
              <w:noProof/>
            </w:rPr>
          </w:rPrChange>
        </w:rPr>
      </w:pPr>
      <w:r w:rsidRPr="00D719FD">
        <w:rPr>
          <w:noProof/>
          <w:lang w:val="fr-FR"/>
          <w:rPrChange w:id="540" w:author="Human Rezaei" w:date="2017-11-08T08:10:00Z">
            <w:rPr>
              <w:noProof/>
            </w:rPr>
          </w:rPrChange>
        </w:rPr>
        <w:t>25.</w:t>
      </w:r>
      <w:r w:rsidRPr="00D719FD">
        <w:rPr>
          <w:noProof/>
          <w:lang w:val="fr-FR"/>
          <w:rPrChange w:id="541" w:author="Human Rezaei" w:date="2017-11-08T08:10:00Z">
            <w:rPr>
              <w:noProof/>
            </w:rPr>
          </w:rPrChange>
        </w:rPr>
        <w:tab/>
        <w:t>J. R. Silveira</w:t>
      </w:r>
      <w:r w:rsidRPr="00D719FD">
        <w:rPr>
          <w:i/>
          <w:noProof/>
          <w:lang w:val="fr-FR"/>
          <w:rPrChange w:id="542" w:author="Human Rezaei" w:date="2017-11-08T08:10:00Z">
            <w:rPr>
              <w:i/>
              <w:noProof/>
            </w:rPr>
          </w:rPrChange>
        </w:rPr>
        <w:t xml:space="preserve"> et al.</w:t>
      </w:r>
      <w:r w:rsidRPr="00D719FD">
        <w:rPr>
          <w:noProof/>
          <w:lang w:val="fr-FR"/>
          <w:rPrChange w:id="543" w:author="Human Rezaei" w:date="2017-11-08T08:10:00Z">
            <w:rPr>
              <w:noProof/>
            </w:rPr>
          </w:rPrChange>
        </w:rPr>
        <w:t xml:space="preserve">, The most infectious prion protein particles. </w:t>
      </w:r>
      <w:r w:rsidRPr="00D719FD">
        <w:rPr>
          <w:i/>
          <w:noProof/>
          <w:lang w:val="fr-FR"/>
          <w:rPrChange w:id="544" w:author="Human Rezaei" w:date="2017-11-08T08:10:00Z">
            <w:rPr>
              <w:i/>
              <w:noProof/>
            </w:rPr>
          </w:rPrChange>
        </w:rPr>
        <w:t>Nature</w:t>
      </w:r>
      <w:r w:rsidRPr="00D719FD">
        <w:rPr>
          <w:noProof/>
          <w:lang w:val="fr-FR"/>
          <w:rPrChange w:id="545" w:author="Human Rezaei" w:date="2017-11-08T08:10:00Z">
            <w:rPr>
              <w:noProof/>
            </w:rPr>
          </w:rPrChange>
        </w:rPr>
        <w:t xml:space="preserve"> </w:t>
      </w:r>
      <w:r w:rsidRPr="00D719FD">
        <w:rPr>
          <w:b/>
          <w:noProof/>
          <w:lang w:val="fr-FR"/>
          <w:rPrChange w:id="546" w:author="Human Rezaei" w:date="2017-11-08T08:10:00Z">
            <w:rPr>
              <w:b/>
              <w:noProof/>
            </w:rPr>
          </w:rPrChange>
        </w:rPr>
        <w:t>437</w:t>
      </w:r>
      <w:r w:rsidRPr="00D719FD">
        <w:rPr>
          <w:noProof/>
          <w:lang w:val="fr-FR"/>
          <w:rPrChange w:id="547" w:author="Human Rezaei" w:date="2017-11-08T08:10:00Z">
            <w:rPr>
              <w:noProof/>
            </w:rPr>
          </w:rPrChange>
        </w:rPr>
        <w:t>, 257-261 (2005).</w:t>
      </w:r>
    </w:p>
    <w:p w14:paraId="7F205F2E" w14:textId="77777777" w:rsidR="00D719FD" w:rsidRPr="00D719FD" w:rsidRDefault="00D719FD" w:rsidP="00D719FD">
      <w:pPr>
        <w:pStyle w:val="EndNoteBibliography"/>
        <w:ind w:left="720" w:hanging="720"/>
        <w:rPr>
          <w:noProof/>
        </w:rPr>
      </w:pPr>
      <w:r w:rsidRPr="00D719FD">
        <w:rPr>
          <w:noProof/>
        </w:rPr>
        <w:t>26.</w:t>
      </w:r>
      <w:r w:rsidRPr="00D719FD">
        <w:rPr>
          <w:noProof/>
        </w:rPr>
        <w:tab/>
        <w:t>P. Tixador</w:t>
      </w:r>
      <w:r w:rsidRPr="00D719FD">
        <w:rPr>
          <w:i/>
          <w:noProof/>
        </w:rPr>
        <w:t xml:space="preserve"> et al.</w:t>
      </w:r>
      <w:r w:rsidRPr="00D719FD">
        <w:rPr>
          <w:noProof/>
        </w:rPr>
        <w:t xml:space="preserve">, The physical relationship between infectivity and prion protein aggregates is strain-dependent. </w:t>
      </w:r>
      <w:r w:rsidRPr="00D719FD">
        <w:rPr>
          <w:i/>
          <w:noProof/>
        </w:rPr>
        <w:t>PLoS Pathog</w:t>
      </w:r>
      <w:r w:rsidRPr="00D719FD">
        <w:rPr>
          <w:noProof/>
        </w:rPr>
        <w:t xml:space="preserve"> </w:t>
      </w:r>
      <w:r w:rsidRPr="00D719FD">
        <w:rPr>
          <w:b/>
          <w:noProof/>
        </w:rPr>
        <w:t>6</w:t>
      </w:r>
      <w:r w:rsidRPr="00D719FD">
        <w:rPr>
          <w:noProof/>
        </w:rPr>
        <w:t>, e1000859 (2010).</w:t>
      </w:r>
    </w:p>
    <w:p w14:paraId="17F05795" w14:textId="77777777" w:rsidR="00D719FD" w:rsidRPr="00D719FD" w:rsidRDefault="00D719FD" w:rsidP="00D719FD">
      <w:pPr>
        <w:pStyle w:val="EndNoteBibliography"/>
        <w:ind w:left="720" w:hanging="720"/>
        <w:rPr>
          <w:noProof/>
        </w:rPr>
      </w:pPr>
      <w:r w:rsidRPr="00D719FD">
        <w:rPr>
          <w:noProof/>
        </w:rPr>
        <w:t>27.</w:t>
      </w:r>
      <w:r w:rsidRPr="00D719FD">
        <w:rPr>
          <w:noProof/>
        </w:rPr>
        <w:tab/>
        <w:t>C. Kim</w:t>
      </w:r>
      <w:r w:rsidRPr="00D719FD">
        <w:rPr>
          <w:i/>
          <w:noProof/>
        </w:rPr>
        <w:t xml:space="preserve"> et al.</w:t>
      </w:r>
      <w:r w:rsidRPr="00D719FD">
        <w:rPr>
          <w:noProof/>
        </w:rPr>
        <w:t xml:space="preserve">, Small Protease Sensitive Oligomers of PrP(Sc) in Distinct Human Prions Determine Conversion Rate of PrP(C). </w:t>
      </w:r>
      <w:r w:rsidRPr="00D719FD">
        <w:rPr>
          <w:i/>
          <w:noProof/>
        </w:rPr>
        <w:t>PLoS Pathog</w:t>
      </w:r>
      <w:r w:rsidRPr="00D719FD">
        <w:rPr>
          <w:noProof/>
        </w:rPr>
        <w:t xml:space="preserve"> </w:t>
      </w:r>
      <w:r w:rsidRPr="00D719FD">
        <w:rPr>
          <w:b/>
          <w:noProof/>
        </w:rPr>
        <w:t>8</w:t>
      </w:r>
      <w:r w:rsidRPr="00D719FD">
        <w:rPr>
          <w:noProof/>
        </w:rPr>
        <w:t>, e1002835 (2012).</w:t>
      </w:r>
    </w:p>
    <w:p w14:paraId="7A5CA9F2" w14:textId="77777777" w:rsidR="00D719FD" w:rsidRPr="00D719FD" w:rsidRDefault="00D719FD" w:rsidP="00D719FD">
      <w:pPr>
        <w:pStyle w:val="EndNoteBibliography"/>
        <w:ind w:left="720" w:hanging="720"/>
        <w:rPr>
          <w:noProof/>
        </w:rPr>
      </w:pPr>
      <w:r w:rsidRPr="00D719FD">
        <w:rPr>
          <w:noProof/>
        </w:rPr>
        <w:t>28.</w:t>
      </w:r>
      <w:r w:rsidRPr="00D719FD">
        <w:rPr>
          <w:noProof/>
        </w:rPr>
        <w:tab/>
        <w:t>S. Tzaban</w:t>
      </w:r>
      <w:r w:rsidRPr="00D719FD">
        <w:rPr>
          <w:i/>
          <w:noProof/>
        </w:rPr>
        <w:t xml:space="preserve"> et al.</w:t>
      </w:r>
      <w:r w:rsidRPr="00D719FD">
        <w:rPr>
          <w:noProof/>
        </w:rPr>
        <w:t xml:space="preserve">, Protease-sensitive scrapie prion protein in aggregates of heterogeneous sizes. </w:t>
      </w:r>
      <w:r w:rsidRPr="00D719FD">
        <w:rPr>
          <w:i/>
          <w:noProof/>
        </w:rPr>
        <w:t>Biochemistry</w:t>
      </w:r>
      <w:r w:rsidRPr="00D719FD">
        <w:rPr>
          <w:noProof/>
        </w:rPr>
        <w:t xml:space="preserve"> </w:t>
      </w:r>
      <w:r w:rsidRPr="00D719FD">
        <w:rPr>
          <w:b/>
          <w:noProof/>
        </w:rPr>
        <w:t>41</w:t>
      </w:r>
      <w:r w:rsidRPr="00D719FD">
        <w:rPr>
          <w:noProof/>
        </w:rPr>
        <w:t>, 12868-12875 (2002).</w:t>
      </w:r>
    </w:p>
    <w:p w14:paraId="4FF0994E" w14:textId="77777777" w:rsidR="00D719FD" w:rsidRPr="00D719FD" w:rsidRDefault="00D719FD" w:rsidP="00D719FD">
      <w:pPr>
        <w:pStyle w:val="EndNoteBibliography"/>
        <w:ind w:left="720" w:hanging="720"/>
        <w:rPr>
          <w:noProof/>
        </w:rPr>
      </w:pPr>
      <w:r w:rsidRPr="00D719FD">
        <w:rPr>
          <w:noProof/>
        </w:rPr>
        <w:t>29.</w:t>
      </w:r>
      <w:r w:rsidRPr="00D719FD">
        <w:rPr>
          <w:noProof/>
        </w:rPr>
        <w:tab/>
        <w:t>C. Bett</w:t>
      </w:r>
      <w:r w:rsidRPr="00D719FD">
        <w:rPr>
          <w:i/>
          <w:noProof/>
        </w:rPr>
        <w:t xml:space="preserve"> et al.</w:t>
      </w:r>
      <w:r w:rsidRPr="00D719FD">
        <w:rPr>
          <w:noProof/>
        </w:rPr>
        <w:t xml:space="preserve">, Biochemical properties of highly neuroinvasive prion strains. </w:t>
      </w:r>
      <w:r w:rsidRPr="00D719FD">
        <w:rPr>
          <w:i/>
          <w:noProof/>
        </w:rPr>
        <w:t>PLoS Pathog</w:t>
      </w:r>
      <w:r w:rsidRPr="00D719FD">
        <w:rPr>
          <w:noProof/>
        </w:rPr>
        <w:t xml:space="preserve"> </w:t>
      </w:r>
      <w:r w:rsidRPr="00D719FD">
        <w:rPr>
          <w:b/>
          <w:noProof/>
        </w:rPr>
        <w:t>8</w:t>
      </w:r>
      <w:r w:rsidRPr="00D719FD">
        <w:rPr>
          <w:noProof/>
        </w:rPr>
        <w:t>, e1002522 (2012).</w:t>
      </w:r>
    </w:p>
    <w:p w14:paraId="5C3630DB" w14:textId="77777777" w:rsidR="00D719FD" w:rsidRPr="00D719FD" w:rsidRDefault="00D719FD" w:rsidP="00D719FD">
      <w:pPr>
        <w:pStyle w:val="EndNoteBibliography"/>
        <w:ind w:left="720" w:hanging="720"/>
        <w:rPr>
          <w:noProof/>
        </w:rPr>
      </w:pPr>
      <w:r w:rsidRPr="00D719FD">
        <w:rPr>
          <w:noProof/>
        </w:rPr>
        <w:t>30.</w:t>
      </w:r>
      <w:r w:rsidRPr="00D719FD">
        <w:rPr>
          <w:noProof/>
        </w:rPr>
        <w:tab/>
        <w:t>C. Bett</w:t>
      </w:r>
      <w:r w:rsidRPr="00D719FD">
        <w:rPr>
          <w:i/>
          <w:noProof/>
        </w:rPr>
        <w:t xml:space="preserve"> et al.</w:t>
      </w:r>
      <w:r w:rsidRPr="00D719FD">
        <w:rPr>
          <w:noProof/>
        </w:rPr>
        <w:t xml:space="preserve">, Enhanced neuroinvasion by smaller, soluble prions. </w:t>
      </w:r>
      <w:r w:rsidRPr="00D719FD">
        <w:rPr>
          <w:i/>
          <w:noProof/>
        </w:rPr>
        <w:t>Acta Neuropathol Commun</w:t>
      </w:r>
      <w:r w:rsidRPr="00D719FD">
        <w:rPr>
          <w:noProof/>
        </w:rPr>
        <w:t xml:space="preserve"> </w:t>
      </w:r>
      <w:r w:rsidRPr="00D719FD">
        <w:rPr>
          <w:b/>
          <w:noProof/>
        </w:rPr>
        <w:t>5</w:t>
      </w:r>
      <w:r w:rsidRPr="00D719FD">
        <w:rPr>
          <w:noProof/>
        </w:rPr>
        <w:t>, 32 (2017).</w:t>
      </w:r>
    </w:p>
    <w:p w14:paraId="25FD3480" w14:textId="77777777" w:rsidR="00D719FD" w:rsidRPr="00D719FD" w:rsidRDefault="00D719FD" w:rsidP="00D719FD">
      <w:pPr>
        <w:pStyle w:val="EndNoteBibliography"/>
        <w:ind w:left="720" w:hanging="720"/>
        <w:rPr>
          <w:noProof/>
        </w:rPr>
      </w:pPr>
      <w:r w:rsidRPr="00D719FD">
        <w:rPr>
          <w:noProof/>
        </w:rPr>
        <w:t>31.</w:t>
      </w:r>
      <w:r w:rsidRPr="00D719FD">
        <w:rPr>
          <w:noProof/>
        </w:rPr>
        <w:tab/>
        <w:t>G. Sajnani</w:t>
      </w:r>
      <w:r w:rsidRPr="00D719FD">
        <w:rPr>
          <w:i/>
          <w:noProof/>
        </w:rPr>
        <w:t xml:space="preserve"> et al.</w:t>
      </w:r>
      <w:r w:rsidRPr="00D719FD">
        <w:rPr>
          <w:noProof/>
        </w:rPr>
        <w:t xml:space="preserve">, PK-sensitive PrP is infectious and shares basic structural features with PK-resistant PrP. </w:t>
      </w:r>
      <w:r w:rsidRPr="00D719FD">
        <w:rPr>
          <w:i/>
          <w:noProof/>
        </w:rPr>
        <w:t>PLoS Pathog</w:t>
      </w:r>
      <w:r w:rsidRPr="00D719FD">
        <w:rPr>
          <w:noProof/>
        </w:rPr>
        <w:t xml:space="preserve"> </w:t>
      </w:r>
      <w:r w:rsidRPr="00D719FD">
        <w:rPr>
          <w:b/>
          <w:noProof/>
        </w:rPr>
        <w:t>8</w:t>
      </w:r>
      <w:r w:rsidRPr="00D719FD">
        <w:rPr>
          <w:noProof/>
        </w:rPr>
        <w:t>, e1002547 (2012).</w:t>
      </w:r>
    </w:p>
    <w:p w14:paraId="7DD3DE66" w14:textId="77777777" w:rsidR="00D719FD" w:rsidRPr="00D719FD" w:rsidRDefault="00D719FD" w:rsidP="00D719FD">
      <w:pPr>
        <w:pStyle w:val="EndNoteBibliography"/>
        <w:ind w:left="720" w:hanging="720"/>
        <w:rPr>
          <w:noProof/>
        </w:rPr>
      </w:pPr>
      <w:r w:rsidRPr="00D719FD">
        <w:rPr>
          <w:noProof/>
        </w:rPr>
        <w:t>32.</w:t>
      </w:r>
      <w:r w:rsidRPr="00D719FD">
        <w:rPr>
          <w:noProof/>
        </w:rPr>
        <w:tab/>
        <w:t>S. Simoneau</w:t>
      </w:r>
      <w:r w:rsidRPr="00D719FD">
        <w:rPr>
          <w:i/>
          <w:noProof/>
        </w:rPr>
        <w:t xml:space="preserve"> et al.</w:t>
      </w:r>
      <w:r w:rsidRPr="00D719FD">
        <w:rPr>
          <w:noProof/>
        </w:rPr>
        <w:t xml:space="preserve">, In vitro and in vivo neurotoxicity of prion protein oligomers. </w:t>
      </w:r>
      <w:r w:rsidRPr="00D719FD">
        <w:rPr>
          <w:i/>
          <w:noProof/>
        </w:rPr>
        <w:t>PLoS Pathog</w:t>
      </w:r>
      <w:r w:rsidRPr="00D719FD">
        <w:rPr>
          <w:noProof/>
        </w:rPr>
        <w:t xml:space="preserve"> </w:t>
      </w:r>
      <w:r w:rsidRPr="00D719FD">
        <w:rPr>
          <w:b/>
          <w:noProof/>
        </w:rPr>
        <w:t>3</w:t>
      </w:r>
      <w:r w:rsidRPr="00D719FD">
        <w:rPr>
          <w:noProof/>
        </w:rPr>
        <w:t>, e125 (2007).</w:t>
      </w:r>
    </w:p>
    <w:p w14:paraId="4407EF55" w14:textId="77777777" w:rsidR="00D719FD" w:rsidRPr="00D719FD" w:rsidRDefault="00D719FD" w:rsidP="00D719FD">
      <w:pPr>
        <w:pStyle w:val="EndNoteBibliography"/>
        <w:ind w:left="720" w:hanging="720"/>
        <w:rPr>
          <w:noProof/>
        </w:rPr>
      </w:pPr>
      <w:r w:rsidRPr="00D719FD">
        <w:rPr>
          <w:noProof/>
        </w:rPr>
        <w:t>33.</w:t>
      </w:r>
      <w:r w:rsidRPr="00D719FD">
        <w:rPr>
          <w:noProof/>
        </w:rPr>
        <w:tab/>
        <w:t xml:space="preserve">M. K. Sandberg, H. Al-Doujaily, B. Sharps, A. R. Clarke, J. Collinge, Prion propagation and toxicity in vivo occur in two distinct mechanistic phases. </w:t>
      </w:r>
      <w:r w:rsidRPr="00D719FD">
        <w:rPr>
          <w:i/>
          <w:noProof/>
        </w:rPr>
        <w:t>Nature</w:t>
      </w:r>
      <w:r w:rsidRPr="00D719FD">
        <w:rPr>
          <w:noProof/>
        </w:rPr>
        <w:t xml:space="preserve"> </w:t>
      </w:r>
      <w:r w:rsidRPr="00D719FD">
        <w:rPr>
          <w:b/>
          <w:noProof/>
        </w:rPr>
        <w:t>470</w:t>
      </w:r>
      <w:r w:rsidRPr="00D719FD">
        <w:rPr>
          <w:noProof/>
        </w:rPr>
        <w:t>, 540-542 (2011).</w:t>
      </w:r>
    </w:p>
    <w:p w14:paraId="7F756884" w14:textId="77777777" w:rsidR="00D719FD" w:rsidRPr="00D719FD" w:rsidRDefault="00D719FD" w:rsidP="00D719FD">
      <w:pPr>
        <w:pStyle w:val="EndNoteBibliography"/>
        <w:ind w:left="720" w:hanging="720"/>
        <w:rPr>
          <w:noProof/>
        </w:rPr>
      </w:pPr>
      <w:r w:rsidRPr="00D719FD">
        <w:rPr>
          <w:noProof/>
        </w:rPr>
        <w:t>34.</w:t>
      </w:r>
      <w:r w:rsidRPr="00D719FD">
        <w:rPr>
          <w:noProof/>
        </w:rPr>
        <w:tab/>
        <w:t>M. K. Sandberg</w:t>
      </w:r>
      <w:r w:rsidRPr="00D719FD">
        <w:rPr>
          <w:i/>
          <w:noProof/>
        </w:rPr>
        <w:t xml:space="preserve"> et al.</w:t>
      </w:r>
      <w:r w:rsidRPr="00D719FD">
        <w:rPr>
          <w:noProof/>
        </w:rPr>
        <w:t xml:space="preserve">, Prion neuropathology follows the accumulation of alternate prion protein isoforms after infective titre has peaked. </w:t>
      </w:r>
      <w:r w:rsidRPr="00D719FD">
        <w:rPr>
          <w:i/>
          <w:noProof/>
        </w:rPr>
        <w:t>Nat Commun</w:t>
      </w:r>
      <w:r w:rsidRPr="00D719FD">
        <w:rPr>
          <w:noProof/>
        </w:rPr>
        <w:t xml:space="preserve"> </w:t>
      </w:r>
      <w:r w:rsidRPr="00D719FD">
        <w:rPr>
          <w:b/>
          <w:noProof/>
        </w:rPr>
        <w:t>5</w:t>
      </w:r>
      <w:r w:rsidRPr="00D719FD">
        <w:rPr>
          <w:noProof/>
        </w:rPr>
        <w:t>, 4347 (2014).</w:t>
      </w:r>
    </w:p>
    <w:p w14:paraId="56378B95" w14:textId="77777777" w:rsidR="00D719FD" w:rsidRPr="00D719FD" w:rsidRDefault="00D719FD" w:rsidP="00D719FD">
      <w:pPr>
        <w:pStyle w:val="EndNoteBibliography"/>
        <w:ind w:left="720" w:hanging="720"/>
        <w:rPr>
          <w:noProof/>
        </w:rPr>
      </w:pPr>
      <w:r w:rsidRPr="00D719FD">
        <w:rPr>
          <w:noProof/>
        </w:rPr>
        <w:t>35.</w:t>
      </w:r>
      <w:r w:rsidRPr="00D719FD">
        <w:rPr>
          <w:noProof/>
        </w:rPr>
        <w:tab/>
        <w:t>V. Beringue</w:t>
      </w:r>
      <w:r w:rsidRPr="00D719FD">
        <w:rPr>
          <w:i/>
          <w:noProof/>
        </w:rPr>
        <w:t xml:space="preserve"> et al.</w:t>
      </w:r>
      <w:r w:rsidRPr="00D719FD">
        <w:rPr>
          <w:noProof/>
        </w:rPr>
        <w:t xml:space="preserve">, Facilitated cross-species transmission of prions in extraneural tissue. </w:t>
      </w:r>
      <w:r w:rsidRPr="00D719FD">
        <w:rPr>
          <w:i/>
          <w:noProof/>
        </w:rPr>
        <w:t>Science</w:t>
      </w:r>
      <w:r w:rsidRPr="00D719FD">
        <w:rPr>
          <w:noProof/>
        </w:rPr>
        <w:t xml:space="preserve"> </w:t>
      </w:r>
      <w:r w:rsidRPr="00D719FD">
        <w:rPr>
          <w:b/>
          <w:noProof/>
        </w:rPr>
        <w:t>335</w:t>
      </w:r>
      <w:r w:rsidRPr="00D719FD">
        <w:rPr>
          <w:noProof/>
        </w:rPr>
        <w:t>, 472-475 (2012).</w:t>
      </w:r>
    </w:p>
    <w:p w14:paraId="2BF2C83E" w14:textId="77777777" w:rsidR="00D719FD" w:rsidRPr="00D719FD" w:rsidRDefault="00D719FD" w:rsidP="00D719FD">
      <w:pPr>
        <w:pStyle w:val="EndNoteBibliography"/>
        <w:ind w:left="720" w:hanging="720"/>
        <w:rPr>
          <w:noProof/>
        </w:rPr>
      </w:pPr>
      <w:r w:rsidRPr="00D719FD">
        <w:rPr>
          <w:noProof/>
        </w:rPr>
        <w:t>36.</w:t>
      </w:r>
      <w:r w:rsidRPr="00D719FD">
        <w:rPr>
          <w:noProof/>
        </w:rPr>
        <w:tab/>
        <w:t>A. Le Dur</w:t>
      </w:r>
      <w:r w:rsidRPr="00D719FD">
        <w:rPr>
          <w:i/>
          <w:noProof/>
        </w:rPr>
        <w:t xml:space="preserve"> et al.</w:t>
      </w:r>
      <w:r w:rsidRPr="00D719FD">
        <w:rPr>
          <w:noProof/>
        </w:rPr>
        <w:t xml:space="preserve">, Divergent prion strain evolution driven by PrPC expression level in transgenic mice. </w:t>
      </w:r>
      <w:r w:rsidRPr="00D719FD">
        <w:rPr>
          <w:i/>
          <w:noProof/>
        </w:rPr>
        <w:t>Nat Commun</w:t>
      </w:r>
      <w:r w:rsidRPr="00D719FD">
        <w:rPr>
          <w:noProof/>
        </w:rPr>
        <w:t xml:space="preserve"> </w:t>
      </w:r>
      <w:r w:rsidRPr="00D719FD">
        <w:rPr>
          <w:b/>
          <w:noProof/>
        </w:rPr>
        <w:t>8</w:t>
      </w:r>
      <w:r w:rsidRPr="00D719FD">
        <w:rPr>
          <w:noProof/>
        </w:rPr>
        <w:t>, 14170 (2017).</w:t>
      </w:r>
    </w:p>
    <w:p w14:paraId="1BF8C8B2" w14:textId="77777777" w:rsidR="00D719FD" w:rsidRPr="00D719FD" w:rsidRDefault="00D719FD" w:rsidP="00D719FD">
      <w:pPr>
        <w:pStyle w:val="EndNoteBibliography"/>
        <w:ind w:left="720" w:hanging="720"/>
        <w:rPr>
          <w:noProof/>
        </w:rPr>
      </w:pPr>
      <w:r w:rsidRPr="00D719FD">
        <w:rPr>
          <w:noProof/>
        </w:rPr>
        <w:t>37.</w:t>
      </w:r>
      <w:r w:rsidRPr="00D719FD">
        <w:rPr>
          <w:noProof/>
        </w:rPr>
        <w:tab/>
        <w:t xml:space="preserve">J. Masel, V. A. Jansen, M. A. Nowak, Quantifying the kinetic parameters of prion replication. </w:t>
      </w:r>
      <w:r w:rsidRPr="00D719FD">
        <w:rPr>
          <w:i/>
          <w:noProof/>
        </w:rPr>
        <w:t>Biophys Chem</w:t>
      </w:r>
      <w:r w:rsidRPr="00D719FD">
        <w:rPr>
          <w:noProof/>
        </w:rPr>
        <w:t xml:space="preserve"> </w:t>
      </w:r>
      <w:r w:rsidRPr="00D719FD">
        <w:rPr>
          <w:b/>
          <w:noProof/>
        </w:rPr>
        <w:t>77</w:t>
      </w:r>
      <w:r w:rsidRPr="00D719FD">
        <w:rPr>
          <w:noProof/>
        </w:rPr>
        <w:t>, 139-152 (1999).</w:t>
      </w:r>
    </w:p>
    <w:p w14:paraId="323803CC" w14:textId="77777777" w:rsidR="00D719FD" w:rsidRPr="00D719FD" w:rsidRDefault="00D719FD" w:rsidP="00D719FD">
      <w:pPr>
        <w:pStyle w:val="EndNoteBibliography"/>
        <w:ind w:left="720" w:hanging="720"/>
        <w:rPr>
          <w:noProof/>
        </w:rPr>
      </w:pPr>
      <w:r w:rsidRPr="00D719FD">
        <w:rPr>
          <w:noProof/>
        </w:rPr>
        <w:t>38.</w:t>
      </w:r>
      <w:r w:rsidRPr="00D719FD">
        <w:rPr>
          <w:noProof/>
        </w:rPr>
        <w:tab/>
        <w:t>S. Prigent</w:t>
      </w:r>
      <w:r w:rsidRPr="00D719FD">
        <w:rPr>
          <w:i/>
          <w:noProof/>
        </w:rPr>
        <w:t xml:space="preserve"> et al.</w:t>
      </w:r>
      <w:r w:rsidRPr="00D719FD">
        <w:rPr>
          <w:noProof/>
        </w:rPr>
        <w:t xml:space="preserve">, An efficient kinetic model for assemblies of amyloid fibrils and its application to polyglutamine aggregation. </w:t>
      </w:r>
      <w:r w:rsidRPr="00D719FD">
        <w:rPr>
          <w:i/>
          <w:noProof/>
        </w:rPr>
        <w:t>PLoS One</w:t>
      </w:r>
      <w:r w:rsidRPr="00D719FD">
        <w:rPr>
          <w:noProof/>
        </w:rPr>
        <w:t xml:space="preserve"> </w:t>
      </w:r>
      <w:r w:rsidRPr="00D719FD">
        <w:rPr>
          <w:b/>
          <w:noProof/>
        </w:rPr>
        <w:t>7</w:t>
      </w:r>
      <w:r w:rsidRPr="00D719FD">
        <w:rPr>
          <w:noProof/>
        </w:rPr>
        <w:t>, e43273 (2012).</w:t>
      </w:r>
    </w:p>
    <w:p w14:paraId="29F66641" w14:textId="77777777" w:rsidR="00D719FD" w:rsidRPr="00D719FD" w:rsidRDefault="00D719FD" w:rsidP="00D719FD">
      <w:pPr>
        <w:pStyle w:val="EndNoteBibliography"/>
        <w:ind w:left="720" w:hanging="720"/>
        <w:rPr>
          <w:noProof/>
        </w:rPr>
      </w:pPr>
      <w:r w:rsidRPr="00D719FD">
        <w:rPr>
          <w:noProof/>
        </w:rPr>
        <w:t>39.</w:t>
      </w:r>
      <w:r w:rsidRPr="00D719FD">
        <w:rPr>
          <w:noProof/>
        </w:rPr>
        <w:tab/>
        <w:t xml:space="preserve">R. L. Chandler, Encephalopathy in mice produced by inoculation with scrapie brain material. </w:t>
      </w:r>
      <w:r w:rsidRPr="00D719FD">
        <w:rPr>
          <w:i/>
          <w:noProof/>
        </w:rPr>
        <w:t>Lancet</w:t>
      </w:r>
      <w:r w:rsidRPr="00D719FD">
        <w:rPr>
          <w:noProof/>
        </w:rPr>
        <w:t xml:space="preserve"> </w:t>
      </w:r>
      <w:r w:rsidRPr="00D719FD">
        <w:rPr>
          <w:b/>
          <w:noProof/>
        </w:rPr>
        <w:t>1</w:t>
      </w:r>
      <w:r w:rsidRPr="00D719FD">
        <w:rPr>
          <w:noProof/>
        </w:rPr>
        <w:t>, 1378-1379 (1961).</w:t>
      </w:r>
    </w:p>
    <w:p w14:paraId="6CBD877B" w14:textId="77777777" w:rsidR="00D719FD" w:rsidRPr="00D719FD" w:rsidRDefault="00D719FD" w:rsidP="00D719FD">
      <w:pPr>
        <w:pStyle w:val="EndNoteBibliography"/>
        <w:ind w:left="720" w:hanging="720"/>
        <w:rPr>
          <w:noProof/>
        </w:rPr>
      </w:pPr>
      <w:r w:rsidRPr="00D719FD">
        <w:rPr>
          <w:noProof/>
        </w:rPr>
        <w:t>40.</w:t>
      </w:r>
      <w:r w:rsidRPr="00D719FD">
        <w:rPr>
          <w:noProof/>
        </w:rPr>
        <w:tab/>
        <w:t>V. Smirnovas</w:t>
      </w:r>
      <w:r w:rsidRPr="00D719FD">
        <w:rPr>
          <w:i/>
          <w:noProof/>
        </w:rPr>
        <w:t xml:space="preserve"> et al.</w:t>
      </w:r>
      <w:r w:rsidRPr="00D719FD">
        <w:rPr>
          <w:noProof/>
        </w:rPr>
        <w:t xml:space="preserve">, Structural organization of brain-derived mammalian prions examined by hydrogen-deuterium exchange. </w:t>
      </w:r>
      <w:r w:rsidRPr="00D719FD">
        <w:rPr>
          <w:i/>
          <w:noProof/>
        </w:rPr>
        <w:t>Nat Struct Mol Biol</w:t>
      </w:r>
      <w:r w:rsidRPr="00D719FD">
        <w:rPr>
          <w:noProof/>
        </w:rPr>
        <w:t xml:space="preserve"> </w:t>
      </w:r>
      <w:r w:rsidRPr="00D719FD">
        <w:rPr>
          <w:b/>
          <w:noProof/>
        </w:rPr>
        <w:t>18</w:t>
      </w:r>
      <w:r w:rsidRPr="00D719FD">
        <w:rPr>
          <w:noProof/>
        </w:rPr>
        <w:t>, 504-506 (2011).</w:t>
      </w:r>
    </w:p>
    <w:p w14:paraId="3E03588B" w14:textId="77777777" w:rsidR="00D719FD" w:rsidRPr="00D719FD" w:rsidRDefault="00D719FD" w:rsidP="00D719FD">
      <w:pPr>
        <w:pStyle w:val="EndNoteBibliography"/>
        <w:ind w:left="720" w:hanging="720"/>
        <w:rPr>
          <w:noProof/>
        </w:rPr>
      </w:pPr>
      <w:r w:rsidRPr="00D719FD">
        <w:rPr>
          <w:noProof/>
        </w:rPr>
        <w:t>41.</w:t>
      </w:r>
      <w:r w:rsidRPr="00D719FD">
        <w:rPr>
          <w:noProof/>
        </w:rPr>
        <w:tab/>
        <w:t>V. Beringue</w:t>
      </w:r>
      <w:r w:rsidRPr="00D719FD">
        <w:rPr>
          <w:i/>
          <w:noProof/>
        </w:rPr>
        <w:t xml:space="preserve"> et al.</w:t>
      </w:r>
      <w:r w:rsidRPr="00D719FD">
        <w:rPr>
          <w:noProof/>
        </w:rPr>
        <w:t xml:space="preserve">, A bovine prion acquires an epidemic bovine spongiform encephalopathy strain-like phenotype on interspecies transmission. </w:t>
      </w:r>
      <w:r w:rsidRPr="00D719FD">
        <w:rPr>
          <w:i/>
          <w:noProof/>
        </w:rPr>
        <w:t>Journal of Neuroscience</w:t>
      </w:r>
      <w:r w:rsidRPr="00D719FD">
        <w:rPr>
          <w:noProof/>
        </w:rPr>
        <w:t xml:space="preserve"> </w:t>
      </w:r>
      <w:r w:rsidRPr="00D719FD">
        <w:rPr>
          <w:b/>
          <w:noProof/>
        </w:rPr>
        <w:t>27</w:t>
      </w:r>
      <w:r w:rsidRPr="00D719FD">
        <w:rPr>
          <w:noProof/>
        </w:rPr>
        <w:t>, 6965-6971 (2007).</w:t>
      </w:r>
    </w:p>
    <w:p w14:paraId="2168A4D7" w14:textId="77777777" w:rsidR="00D719FD" w:rsidRPr="00D719FD" w:rsidRDefault="00D719FD" w:rsidP="00D719FD">
      <w:pPr>
        <w:pStyle w:val="EndNoteBibliography"/>
        <w:ind w:left="720" w:hanging="720"/>
        <w:rPr>
          <w:noProof/>
        </w:rPr>
      </w:pPr>
      <w:r w:rsidRPr="00D719FD">
        <w:rPr>
          <w:noProof/>
        </w:rPr>
        <w:t>42.</w:t>
      </w:r>
      <w:r w:rsidRPr="00D719FD">
        <w:rPr>
          <w:noProof/>
        </w:rPr>
        <w:tab/>
        <w:t>V. Beringue</w:t>
      </w:r>
      <w:r w:rsidRPr="00D719FD">
        <w:rPr>
          <w:i/>
          <w:noProof/>
        </w:rPr>
        <w:t xml:space="preserve"> et al.</w:t>
      </w:r>
      <w:r w:rsidRPr="00D719FD">
        <w:rPr>
          <w:noProof/>
        </w:rPr>
        <w:t xml:space="preserve">, Transmission of atypical bovine prions to mice transgenic for human prion protein. </w:t>
      </w:r>
      <w:r w:rsidRPr="00D719FD">
        <w:rPr>
          <w:i/>
          <w:noProof/>
        </w:rPr>
        <w:t>Emerg Infect Dis</w:t>
      </w:r>
      <w:r w:rsidRPr="00D719FD">
        <w:rPr>
          <w:noProof/>
        </w:rPr>
        <w:t xml:space="preserve"> </w:t>
      </w:r>
      <w:r w:rsidRPr="00D719FD">
        <w:rPr>
          <w:b/>
          <w:noProof/>
        </w:rPr>
        <w:t>14</w:t>
      </w:r>
      <w:r w:rsidRPr="00D719FD">
        <w:rPr>
          <w:noProof/>
        </w:rPr>
        <w:t>, 1898-1901 (2008).</w:t>
      </w:r>
    </w:p>
    <w:p w14:paraId="46888580" w14:textId="77777777" w:rsidR="00D719FD" w:rsidRPr="00D719FD" w:rsidRDefault="00D719FD" w:rsidP="00D719FD">
      <w:pPr>
        <w:pStyle w:val="EndNoteBibliography"/>
        <w:ind w:left="720" w:hanging="720"/>
        <w:rPr>
          <w:noProof/>
        </w:rPr>
      </w:pPr>
      <w:r w:rsidRPr="00D719FD">
        <w:rPr>
          <w:noProof/>
        </w:rPr>
        <w:t>43.</w:t>
      </w:r>
      <w:r w:rsidRPr="00D719FD">
        <w:rPr>
          <w:noProof/>
        </w:rPr>
        <w:tab/>
        <w:t>V. Beringue</w:t>
      </w:r>
      <w:r w:rsidRPr="00D719FD">
        <w:rPr>
          <w:i/>
          <w:noProof/>
        </w:rPr>
        <w:t xml:space="preserve"> et al.</w:t>
      </w:r>
      <w:r w:rsidRPr="00D719FD">
        <w:rPr>
          <w:noProof/>
        </w:rPr>
        <w:t xml:space="preserve">, Prominent and persistent extraneural infection in human PrP transgenic mice infected with variant CJD. </w:t>
      </w:r>
      <w:r w:rsidRPr="00D719FD">
        <w:rPr>
          <w:i/>
          <w:noProof/>
        </w:rPr>
        <w:t>PLoS One</w:t>
      </w:r>
      <w:r w:rsidRPr="00D719FD">
        <w:rPr>
          <w:noProof/>
        </w:rPr>
        <w:t xml:space="preserve"> </w:t>
      </w:r>
      <w:r w:rsidRPr="00D719FD">
        <w:rPr>
          <w:b/>
          <w:noProof/>
        </w:rPr>
        <w:t>3</w:t>
      </w:r>
      <w:r w:rsidRPr="00D719FD">
        <w:rPr>
          <w:noProof/>
        </w:rPr>
        <w:t>, e1419 (2008).</w:t>
      </w:r>
    </w:p>
    <w:p w14:paraId="7E765E95" w14:textId="77777777" w:rsidR="00D719FD" w:rsidRPr="00D719FD" w:rsidRDefault="00D719FD" w:rsidP="00D719FD">
      <w:pPr>
        <w:pStyle w:val="EndNoteBibliography"/>
        <w:ind w:left="720" w:hanging="720"/>
        <w:rPr>
          <w:noProof/>
        </w:rPr>
      </w:pPr>
      <w:r w:rsidRPr="00D719FD">
        <w:rPr>
          <w:noProof/>
        </w:rPr>
        <w:t>44.</w:t>
      </w:r>
      <w:r w:rsidRPr="00D719FD">
        <w:rPr>
          <w:noProof/>
        </w:rPr>
        <w:tab/>
        <w:t>E. Jaumain</w:t>
      </w:r>
      <w:r w:rsidRPr="00D719FD">
        <w:rPr>
          <w:i/>
          <w:noProof/>
        </w:rPr>
        <w:t xml:space="preserve"> et al.</w:t>
      </w:r>
      <w:r w:rsidRPr="00D719FD">
        <w:rPr>
          <w:noProof/>
        </w:rPr>
        <w:t xml:space="preserve">, Absence of Evidence for a Causal Link between Bovine Spongiform Encephalopathy Strain Variant L-BSE and Known Forms of Sporadic Creutzfeldt-Jakob Disease in Human PrP Transgenic Mice. </w:t>
      </w:r>
      <w:r w:rsidRPr="00D719FD">
        <w:rPr>
          <w:i/>
          <w:noProof/>
        </w:rPr>
        <w:t>J Virol</w:t>
      </w:r>
      <w:r w:rsidRPr="00D719FD">
        <w:rPr>
          <w:noProof/>
        </w:rPr>
        <w:t xml:space="preserve"> </w:t>
      </w:r>
      <w:r w:rsidRPr="00D719FD">
        <w:rPr>
          <w:b/>
          <w:noProof/>
        </w:rPr>
        <w:t>90</w:t>
      </w:r>
      <w:r w:rsidRPr="00D719FD">
        <w:rPr>
          <w:noProof/>
        </w:rPr>
        <w:t>, 10867-10874 (2016).</w:t>
      </w:r>
    </w:p>
    <w:p w14:paraId="1E17673A" w14:textId="77777777" w:rsidR="00D719FD" w:rsidRPr="00D719FD" w:rsidRDefault="00D719FD" w:rsidP="00D719FD">
      <w:pPr>
        <w:pStyle w:val="EndNoteBibliography"/>
        <w:ind w:left="720" w:hanging="720"/>
        <w:rPr>
          <w:noProof/>
        </w:rPr>
      </w:pPr>
      <w:r w:rsidRPr="00D719FD">
        <w:rPr>
          <w:noProof/>
        </w:rPr>
        <w:lastRenderedPageBreak/>
        <w:t>45.</w:t>
      </w:r>
      <w:r w:rsidRPr="00D719FD">
        <w:rPr>
          <w:noProof/>
        </w:rPr>
        <w:tab/>
        <w:t>V. Beringue</w:t>
      </w:r>
      <w:r w:rsidRPr="00D719FD">
        <w:rPr>
          <w:i/>
          <w:noProof/>
        </w:rPr>
        <w:t xml:space="preserve"> et al.</w:t>
      </w:r>
      <w:r w:rsidRPr="00D719FD">
        <w:rPr>
          <w:noProof/>
        </w:rPr>
        <w:t xml:space="preserve">, Isolation from cattle of a prion strain distinct from that causing bovine spongiform encephalopathy. </w:t>
      </w:r>
      <w:r w:rsidRPr="00D719FD">
        <w:rPr>
          <w:i/>
          <w:noProof/>
        </w:rPr>
        <w:t>PLoS Pathog</w:t>
      </w:r>
      <w:r w:rsidRPr="00D719FD">
        <w:rPr>
          <w:noProof/>
        </w:rPr>
        <w:t xml:space="preserve"> </w:t>
      </w:r>
      <w:r w:rsidRPr="00D719FD">
        <w:rPr>
          <w:b/>
          <w:noProof/>
        </w:rPr>
        <w:t>2</w:t>
      </w:r>
      <w:r w:rsidRPr="00D719FD">
        <w:rPr>
          <w:noProof/>
        </w:rPr>
        <w:t>, e112 (2006).</w:t>
      </w:r>
    </w:p>
    <w:p w14:paraId="02DFE188" w14:textId="77777777" w:rsidR="00D719FD" w:rsidRPr="00D719FD" w:rsidRDefault="00D719FD" w:rsidP="00D719FD">
      <w:pPr>
        <w:pStyle w:val="EndNoteBibliography"/>
        <w:ind w:left="720" w:hanging="720"/>
        <w:rPr>
          <w:noProof/>
        </w:rPr>
      </w:pPr>
      <w:r w:rsidRPr="00D719FD">
        <w:rPr>
          <w:noProof/>
        </w:rPr>
        <w:t>46.</w:t>
      </w:r>
      <w:r w:rsidRPr="00D719FD">
        <w:rPr>
          <w:noProof/>
        </w:rPr>
        <w:tab/>
        <w:t xml:space="preserve">S. Cronier, V. Beringue, A. Bellon, J. M. Peyrin, H. Laude, Prion strain- and species-dependent effects of antiprion molecules in primary neuronal cultures. </w:t>
      </w:r>
      <w:r w:rsidRPr="00D719FD">
        <w:rPr>
          <w:i/>
          <w:noProof/>
        </w:rPr>
        <w:t>J Virol</w:t>
      </w:r>
      <w:r w:rsidRPr="00D719FD">
        <w:rPr>
          <w:noProof/>
        </w:rPr>
        <w:t xml:space="preserve"> </w:t>
      </w:r>
      <w:r w:rsidRPr="00D719FD">
        <w:rPr>
          <w:b/>
          <w:noProof/>
        </w:rPr>
        <w:t>81</w:t>
      </w:r>
      <w:r w:rsidRPr="00D719FD">
        <w:rPr>
          <w:noProof/>
        </w:rPr>
        <w:t>, 13794-13800 (2007).</w:t>
      </w:r>
    </w:p>
    <w:p w14:paraId="61DBE07E" w14:textId="77777777" w:rsidR="00D719FD" w:rsidRPr="00D719FD" w:rsidRDefault="00D719FD" w:rsidP="00D719FD">
      <w:pPr>
        <w:pStyle w:val="EndNoteBibliography"/>
        <w:ind w:left="720" w:hanging="720"/>
        <w:rPr>
          <w:noProof/>
        </w:rPr>
      </w:pPr>
      <w:r w:rsidRPr="00D719FD">
        <w:rPr>
          <w:noProof/>
        </w:rPr>
        <w:t>47.</w:t>
      </w:r>
      <w:r w:rsidRPr="00D719FD">
        <w:rPr>
          <w:noProof/>
        </w:rPr>
        <w:tab/>
        <w:t xml:space="preserve">S. Cronier, H. Laude, J. M. Peyrin, Prions can infect primary cultured neurons and astrocytes and promote neuronal cell death. </w:t>
      </w:r>
      <w:r w:rsidRPr="00D719FD">
        <w:rPr>
          <w:i/>
          <w:noProof/>
        </w:rPr>
        <w:t>Proc Natl Acad Sci U S A</w:t>
      </w:r>
      <w:r w:rsidRPr="00D719FD">
        <w:rPr>
          <w:noProof/>
        </w:rPr>
        <w:t xml:space="preserve"> </w:t>
      </w:r>
      <w:r w:rsidRPr="00D719FD">
        <w:rPr>
          <w:b/>
          <w:noProof/>
        </w:rPr>
        <w:t>101</w:t>
      </w:r>
      <w:r w:rsidRPr="00D719FD">
        <w:rPr>
          <w:noProof/>
        </w:rPr>
        <w:t>, 12271-12276 (2004).</w:t>
      </w:r>
    </w:p>
    <w:p w14:paraId="4B40238F" w14:textId="77777777" w:rsidR="00D719FD" w:rsidRPr="00D719FD" w:rsidRDefault="00D719FD" w:rsidP="00D719FD">
      <w:pPr>
        <w:pStyle w:val="EndNoteBibliography"/>
        <w:ind w:left="720" w:hanging="720"/>
        <w:rPr>
          <w:noProof/>
        </w:rPr>
      </w:pPr>
      <w:r w:rsidRPr="00D719FD">
        <w:rPr>
          <w:noProof/>
        </w:rPr>
        <w:t>48.</w:t>
      </w:r>
      <w:r w:rsidRPr="00D719FD">
        <w:rPr>
          <w:noProof/>
        </w:rPr>
        <w:tab/>
        <w:t>C. E. Mays</w:t>
      </w:r>
      <w:r w:rsidRPr="00D719FD">
        <w:rPr>
          <w:i/>
          <w:noProof/>
        </w:rPr>
        <w:t xml:space="preserve"> et al.</w:t>
      </w:r>
      <w:r w:rsidRPr="00D719FD">
        <w:rPr>
          <w:noProof/>
        </w:rPr>
        <w:t xml:space="preserve">, Prion disease tempo determined by host-dependent substrate reduction. </w:t>
      </w:r>
      <w:r w:rsidRPr="00D719FD">
        <w:rPr>
          <w:i/>
          <w:noProof/>
        </w:rPr>
        <w:t>J Clin Invest</w:t>
      </w:r>
      <w:r w:rsidRPr="00D719FD">
        <w:rPr>
          <w:noProof/>
        </w:rPr>
        <w:t xml:space="preserve"> </w:t>
      </w:r>
      <w:r w:rsidRPr="00D719FD">
        <w:rPr>
          <w:b/>
          <w:noProof/>
        </w:rPr>
        <w:t>124</w:t>
      </w:r>
      <w:r w:rsidRPr="00D719FD">
        <w:rPr>
          <w:noProof/>
        </w:rPr>
        <w:t>, 847-858 (2014).</w:t>
      </w:r>
    </w:p>
    <w:p w14:paraId="76A0F100" w14:textId="77777777" w:rsidR="00D719FD" w:rsidRPr="00D719FD" w:rsidRDefault="00D719FD" w:rsidP="00D719FD">
      <w:pPr>
        <w:pStyle w:val="EndNoteBibliography"/>
        <w:ind w:left="720" w:hanging="720"/>
        <w:rPr>
          <w:noProof/>
        </w:rPr>
      </w:pPr>
      <w:r w:rsidRPr="00D719FD">
        <w:rPr>
          <w:noProof/>
        </w:rPr>
        <w:t>49.</w:t>
      </w:r>
      <w:r w:rsidRPr="00D719FD">
        <w:rPr>
          <w:noProof/>
        </w:rPr>
        <w:tab/>
        <w:t>F. Archer</w:t>
      </w:r>
      <w:r w:rsidRPr="00D719FD">
        <w:rPr>
          <w:i/>
          <w:noProof/>
        </w:rPr>
        <w:t xml:space="preserve"> et al.</w:t>
      </w:r>
      <w:r w:rsidRPr="00D719FD">
        <w:rPr>
          <w:noProof/>
        </w:rPr>
        <w:t xml:space="preserve">, Cultured peripheral neuroglial cells are highly permissive to sheep prion infection. </w:t>
      </w:r>
      <w:r w:rsidRPr="00D719FD">
        <w:rPr>
          <w:i/>
          <w:noProof/>
        </w:rPr>
        <w:t>J Virol</w:t>
      </w:r>
      <w:r w:rsidRPr="00D719FD">
        <w:rPr>
          <w:noProof/>
        </w:rPr>
        <w:t xml:space="preserve"> </w:t>
      </w:r>
      <w:r w:rsidRPr="00D719FD">
        <w:rPr>
          <w:b/>
          <w:noProof/>
        </w:rPr>
        <w:t>78</w:t>
      </w:r>
      <w:r w:rsidRPr="00D719FD">
        <w:rPr>
          <w:noProof/>
        </w:rPr>
        <w:t>, 482-490 (2004).</w:t>
      </w:r>
    </w:p>
    <w:p w14:paraId="174A74DA" w14:textId="77777777" w:rsidR="00D719FD" w:rsidRPr="00D719FD" w:rsidRDefault="00D719FD" w:rsidP="00D719FD">
      <w:pPr>
        <w:pStyle w:val="EndNoteBibliography"/>
        <w:ind w:left="720" w:hanging="720"/>
        <w:rPr>
          <w:noProof/>
        </w:rPr>
      </w:pPr>
      <w:r w:rsidRPr="00D719FD">
        <w:rPr>
          <w:noProof/>
        </w:rPr>
        <w:t>50.</w:t>
      </w:r>
      <w:r w:rsidRPr="00D719FD">
        <w:rPr>
          <w:noProof/>
        </w:rPr>
        <w:tab/>
        <w:t>S. Cronier</w:t>
      </w:r>
      <w:r w:rsidRPr="00D719FD">
        <w:rPr>
          <w:i/>
          <w:noProof/>
        </w:rPr>
        <w:t xml:space="preserve"> et al.</w:t>
      </w:r>
      <w:r w:rsidRPr="00D719FD">
        <w:rPr>
          <w:noProof/>
        </w:rPr>
        <w:t xml:space="preserve">, Endogenous prion protein conversion is required for prion-induced neuritic alterations and neuronal death. </w:t>
      </w:r>
      <w:r w:rsidRPr="00D719FD">
        <w:rPr>
          <w:i/>
          <w:noProof/>
        </w:rPr>
        <w:t>FASEB J</w:t>
      </w:r>
      <w:r w:rsidRPr="00D719FD">
        <w:rPr>
          <w:noProof/>
        </w:rPr>
        <w:t>,  (2012).</w:t>
      </w:r>
    </w:p>
    <w:p w14:paraId="1E719FBF" w14:textId="77777777" w:rsidR="00D719FD" w:rsidRPr="00D719FD" w:rsidRDefault="00D719FD" w:rsidP="00D719FD">
      <w:pPr>
        <w:pStyle w:val="EndNoteBibliography"/>
        <w:ind w:left="720" w:hanging="720"/>
        <w:rPr>
          <w:noProof/>
        </w:rPr>
      </w:pPr>
      <w:r w:rsidRPr="00D719FD">
        <w:rPr>
          <w:noProof/>
        </w:rPr>
        <w:t>51.</w:t>
      </w:r>
      <w:r w:rsidRPr="00D719FD">
        <w:rPr>
          <w:noProof/>
        </w:rPr>
        <w:tab/>
        <w:t>D. Vilette</w:t>
      </w:r>
      <w:r w:rsidRPr="00D719FD">
        <w:rPr>
          <w:i/>
          <w:noProof/>
        </w:rPr>
        <w:t xml:space="preserve"> et al.</w:t>
      </w:r>
      <w:r w:rsidRPr="00D719FD">
        <w:rPr>
          <w:noProof/>
        </w:rPr>
        <w:t xml:space="preserve">, Ex vivo propagation of infectious sheep scrapie agent in heterologous epithelial cells expressing ovine prion protein. </w:t>
      </w:r>
      <w:r w:rsidRPr="00D719FD">
        <w:rPr>
          <w:i/>
          <w:noProof/>
        </w:rPr>
        <w:t>Proc Natl Acad Sci U S A</w:t>
      </w:r>
      <w:r w:rsidRPr="00D719FD">
        <w:rPr>
          <w:noProof/>
        </w:rPr>
        <w:t xml:space="preserve"> </w:t>
      </w:r>
      <w:r w:rsidRPr="00D719FD">
        <w:rPr>
          <w:b/>
          <w:noProof/>
        </w:rPr>
        <w:t>98</w:t>
      </w:r>
      <w:r w:rsidRPr="00D719FD">
        <w:rPr>
          <w:noProof/>
        </w:rPr>
        <w:t>, 4055-4059 (2001).</w:t>
      </w:r>
    </w:p>
    <w:p w14:paraId="080A1FFB" w14:textId="77777777" w:rsidR="00D719FD" w:rsidRPr="00D719FD" w:rsidRDefault="00D719FD" w:rsidP="00D719FD">
      <w:pPr>
        <w:pStyle w:val="EndNoteBibliography"/>
        <w:ind w:left="720" w:hanging="720"/>
        <w:rPr>
          <w:noProof/>
        </w:rPr>
      </w:pPr>
      <w:r w:rsidRPr="00D719FD">
        <w:rPr>
          <w:noProof/>
        </w:rPr>
        <w:t>52.</w:t>
      </w:r>
      <w:r w:rsidRPr="00D719FD">
        <w:rPr>
          <w:noProof/>
        </w:rPr>
        <w:tab/>
        <w:t>M. Dron</w:t>
      </w:r>
      <w:r w:rsidRPr="00D719FD">
        <w:rPr>
          <w:i/>
          <w:noProof/>
        </w:rPr>
        <w:t xml:space="preserve"> et al.</w:t>
      </w:r>
      <w:r w:rsidRPr="00D719FD">
        <w:rPr>
          <w:noProof/>
        </w:rPr>
        <w:t xml:space="preserve">, Endogenous proteolytic cleavage of disease-associated prion protein to produce C2 fragments is strongly cell- and tissue-dependent. </w:t>
      </w:r>
      <w:r w:rsidRPr="00D719FD">
        <w:rPr>
          <w:i/>
          <w:noProof/>
        </w:rPr>
        <w:t>J Biol Chem</w:t>
      </w:r>
      <w:r w:rsidRPr="00D719FD">
        <w:rPr>
          <w:noProof/>
        </w:rPr>
        <w:t xml:space="preserve"> </w:t>
      </w:r>
      <w:r w:rsidRPr="00D719FD">
        <w:rPr>
          <w:b/>
          <w:noProof/>
        </w:rPr>
        <w:t>285</w:t>
      </w:r>
      <w:r w:rsidRPr="00D719FD">
        <w:rPr>
          <w:noProof/>
        </w:rPr>
        <w:t>, 10252-10264 (2010).</w:t>
      </w:r>
    </w:p>
    <w:p w14:paraId="07799F80" w14:textId="77777777" w:rsidR="00D719FD" w:rsidRPr="00D719FD" w:rsidRDefault="00D719FD" w:rsidP="00D719FD">
      <w:pPr>
        <w:pStyle w:val="EndNoteBibliography"/>
        <w:ind w:left="720" w:hanging="720"/>
        <w:rPr>
          <w:noProof/>
        </w:rPr>
      </w:pPr>
      <w:r w:rsidRPr="00D719FD">
        <w:rPr>
          <w:noProof/>
        </w:rPr>
        <w:t>53.</w:t>
      </w:r>
      <w:r w:rsidRPr="00D719FD">
        <w:rPr>
          <w:noProof/>
        </w:rPr>
        <w:tab/>
        <w:t>B. Deleglise</w:t>
      </w:r>
      <w:r w:rsidRPr="00D719FD">
        <w:rPr>
          <w:i/>
          <w:noProof/>
        </w:rPr>
        <w:t xml:space="preserve"> et al.</w:t>
      </w:r>
      <w:r w:rsidRPr="00D719FD">
        <w:rPr>
          <w:noProof/>
        </w:rPr>
        <w:t xml:space="preserve">, beta-amyloid induces a dying-back process and remote trans-synaptic alterations in a microfluidic-based reconstructed neuronal network. </w:t>
      </w:r>
      <w:r w:rsidRPr="00D719FD">
        <w:rPr>
          <w:i/>
          <w:noProof/>
        </w:rPr>
        <w:t>Acta Neuropathol Commun</w:t>
      </w:r>
      <w:r w:rsidRPr="00D719FD">
        <w:rPr>
          <w:noProof/>
        </w:rPr>
        <w:t xml:space="preserve"> </w:t>
      </w:r>
      <w:r w:rsidRPr="00D719FD">
        <w:rPr>
          <w:b/>
          <w:noProof/>
        </w:rPr>
        <w:t>2</w:t>
      </w:r>
      <w:r w:rsidRPr="00D719FD">
        <w:rPr>
          <w:noProof/>
        </w:rPr>
        <w:t>, 145 (2014).</w:t>
      </w:r>
    </w:p>
    <w:p w14:paraId="5FE8B7A2" w14:textId="77777777" w:rsidR="00D719FD" w:rsidRPr="00D719FD" w:rsidRDefault="00D719FD" w:rsidP="00D719FD">
      <w:pPr>
        <w:pStyle w:val="EndNoteBibliography"/>
        <w:ind w:left="720" w:hanging="720"/>
        <w:rPr>
          <w:noProof/>
        </w:rPr>
      </w:pPr>
      <w:r w:rsidRPr="00D719FD">
        <w:rPr>
          <w:noProof/>
        </w:rPr>
        <w:t>54.</w:t>
      </w:r>
      <w:r w:rsidRPr="00D719FD">
        <w:rPr>
          <w:noProof/>
        </w:rPr>
        <w:tab/>
        <w:t>B. Lassus</w:t>
      </w:r>
      <w:r w:rsidRPr="00D719FD">
        <w:rPr>
          <w:i/>
          <w:noProof/>
        </w:rPr>
        <w:t xml:space="preserve"> et al.</w:t>
      </w:r>
      <w:r w:rsidRPr="00D719FD">
        <w:rPr>
          <w:noProof/>
        </w:rPr>
        <w:t xml:space="preserve">, Alterations of mitochondrial dynamics allow retrograde propagation of locally initiated axonal insults. </w:t>
      </w:r>
      <w:r w:rsidRPr="00D719FD">
        <w:rPr>
          <w:i/>
          <w:noProof/>
        </w:rPr>
        <w:t>Sci Rep</w:t>
      </w:r>
      <w:r w:rsidRPr="00D719FD">
        <w:rPr>
          <w:noProof/>
        </w:rPr>
        <w:t xml:space="preserve"> </w:t>
      </w:r>
      <w:r w:rsidRPr="00D719FD">
        <w:rPr>
          <w:b/>
          <w:noProof/>
        </w:rPr>
        <w:t>6</w:t>
      </w:r>
      <w:r w:rsidRPr="00D719FD">
        <w:rPr>
          <w:noProof/>
        </w:rPr>
        <w:t>, 32777 (2016).</w:t>
      </w:r>
    </w:p>
    <w:p w14:paraId="7DD99C49" w14:textId="77777777" w:rsidR="00D719FD" w:rsidRPr="00D719FD" w:rsidRDefault="00D719FD" w:rsidP="00D719FD">
      <w:pPr>
        <w:pStyle w:val="EndNoteBibliography"/>
        <w:ind w:left="720" w:hanging="720"/>
        <w:rPr>
          <w:noProof/>
        </w:rPr>
      </w:pPr>
      <w:r w:rsidRPr="00D719FD">
        <w:rPr>
          <w:noProof/>
        </w:rPr>
        <w:t>55.</w:t>
      </w:r>
      <w:r w:rsidRPr="00D719FD">
        <w:rPr>
          <w:noProof/>
        </w:rPr>
        <w:tab/>
        <w:t>V. Beringue</w:t>
      </w:r>
      <w:r w:rsidRPr="00D719FD">
        <w:rPr>
          <w:i/>
          <w:noProof/>
        </w:rPr>
        <w:t xml:space="preserve"> et al.</w:t>
      </w:r>
      <w:r w:rsidRPr="00D719FD">
        <w:rPr>
          <w:noProof/>
        </w:rPr>
        <w:t xml:space="preserve">, Opposite effects of dextran sulfate 500, the polyene antibiotic MS-8209, and Congo red on accumulation of the protease-resistant isoform of PrP in the spleens of mice inoculated intraperitoneally with the scrapie agent. </w:t>
      </w:r>
      <w:r w:rsidRPr="00D719FD">
        <w:rPr>
          <w:i/>
          <w:noProof/>
        </w:rPr>
        <w:t>J Virol</w:t>
      </w:r>
      <w:r w:rsidRPr="00D719FD">
        <w:rPr>
          <w:noProof/>
        </w:rPr>
        <w:t xml:space="preserve"> </w:t>
      </w:r>
      <w:r w:rsidRPr="00D719FD">
        <w:rPr>
          <w:b/>
          <w:noProof/>
        </w:rPr>
        <w:t>74</w:t>
      </w:r>
      <w:r w:rsidRPr="00D719FD">
        <w:rPr>
          <w:noProof/>
        </w:rPr>
        <w:t>, 5432-5440 (2000).</w:t>
      </w:r>
    </w:p>
    <w:p w14:paraId="204DA5F1" w14:textId="77777777" w:rsidR="00D719FD" w:rsidRPr="00D719FD" w:rsidRDefault="00D719FD" w:rsidP="00D719FD">
      <w:pPr>
        <w:pStyle w:val="EndNoteBibliography"/>
        <w:ind w:left="720" w:hanging="720"/>
        <w:rPr>
          <w:noProof/>
        </w:rPr>
      </w:pPr>
      <w:r w:rsidRPr="00D719FD">
        <w:rPr>
          <w:noProof/>
        </w:rPr>
        <w:t>56.</w:t>
      </w:r>
      <w:r w:rsidRPr="00D719FD">
        <w:rPr>
          <w:noProof/>
        </w:rPr>
        <w:tab/>
        <w:t>M. Moudjou</w:t>
      </w:r>
      <w:r w:rsidRPr="00D719FD">
        <w:rPr>
          <w:i/>
          <w:noProof/>
        </w:rPr>
        <w:t xml:space="preserve"> et al.</w:t>
      </w:r>
      <w:r w:rsidRPr="00D719FD">
        <w:rPr>
          <w:noProof/>
        </w:rPr>
        <w:t xml:space="preserve">, Glycan-controlled epitopes of prion protein include a major determinant of susceptibility to sheep scrapie. </w:t>
      </w:r>
      <w:r w:rsidRPr="00D719FD">
        <w:rPr>
          <w:i/>
          <w:noProof/>
        </w:rPr>
        <w:t>J Virol</w:t>
      </w:r>
      <w:r w:rsidRPr="00D719FD">
        <w:rPr>
          <w:noProof/>
        </w:rPr>
        <w:t xml:space="preserve"> </w:t>
      </w:r>
      <w:r w:rsidRPr="00D719FD">
        <w:rPr>
          <w:b/>
          <w:noProof/>
        </w:rPr>
        <w:t>78</w:t>
      </w:r>
      <w:r w:rsidRPr="00D719FD">
        <w:rPr>
          <w:noProof/>
        </w:rPr>
        <w:t>, 9270-9276 (2004).</w:t>
      </w:r>
    </w:p>
    <w:p w14:paraId="5DE3C71F" w14:textId="77777777" w:rsidR="00D719FD" w:rsidRPr="00D719FD" w:rsidRDefault="00D719FD" w:rsidP="00D719FD">
      <w:pPr>
        <w:pStyle w:val="EndNoteBibliography"/>
        <w:ind w:left="720" w:hanging="720"/>
        <w:rPr>
          <w:noProof/>
        </w:rPr>
      </w:pPr>
      <w:r w:rsidRPr="00D719FD">
        <w:rPr>
          <w:noProof/>
        </w:rPr>
        <w:t>57.</w:t>
      </w:r>
      <w:r w:rsidRPr="00D719FD">
        <w:rPr>
          <w:noProof/>
        </w:rPr>
        <w:tab/>
        <w:t>H. Rezaei</w:t>
      </w:r>
      <w:r w:rsidRPr="00D719FD">
        <w:rPr>
          <w:i/>
          <w:noProof/>
        </w:rPr>
        <w:t xml:space="preserve"> et al.</w:t>
      </w:r>
      <w:r w:rsidRPr="00D719FD">
        <w:rPr>
          <w:noProof/>
        </w:rPr>
        <w:t xml:space="preserve">, Sequential generation of two structurally distinct ovine prion protein soluble oligomers displaying different biochemical reactivities. </w:t>
      </w:r>
      <w:r w:rsidRPr="00D719FD">
        <w:rPr>
          <w:i/>
          <w:noProof/>
        </w:rPr>
        <w:t>J Mol Biol</w:t>
      </w:r>
      <w:r w:rsidRPr="00D719FD">
        <w:rPr>
          <w:noProof/>
        </w:rPr>
        <w:t xml:space="preserve"> </w:t>
      </w:r>
      <w:r w:rsidRPr="00D719FD">
        <w:rPr>
          <w:b/>
          <w:noProof/>
        </w:rPr>
        <w:t>347</w:t>
      </w:r>
      <w:r w:rsidRPr="00D719FD">
        <w:rPr>
          <w:noProof/>
        </w:rPr>
        <w:t>, 665-679 (2005).</w:t>
      </w:r>
    </w:p>
    <w:p w14:paraId="065ACF6D" w14:textId="77777777" w:rsidR="00D719FD" w:rsidRPr="00D719FD" w:rsidRDefault="00D719FD" w:rsidP="00D719FD">
      <w:pPr>
        <w:pStyle w:val="EndNoteBibliography"/>
        <w:ind w:left="720" w:hanging="720"/>
        <w:rPr>
          <w:noProof/>
        </w:rPr>
      </w:pPr>
      <w:r w:rsidRPr="00D719FD">
        <w:rPr>
          <w:noProof/>
        </w:rPr>
        <w:t>58.</w:t>
      </w:r>
      <w:r w:rsidRPr="00D719FD">
        <w:rPr>
          <w:noProof/>
        </w:rPr>
        <w:tab/>
        <w:t>K. Sano</w:t>
      </w:r>
      <w:r w:rsidRPr="00D719FD">
        <w:rPr>
          <w:i/>
          <w:noProof/>
        </w:rPr>
        <w:t xml:space="preserve"> et al.</w:t>
      </w:r>
      <w:r w:rsidRPr="00D719FD">
        <w:rPr>
          <w:noProof/>
        </w:rPr>
        <w:t xml:space="preserve">, Conformational properties of prion strains can be transmitted to recombinant prion protein fibrils in real-time quaking-induced conversion. </w:t>
      </w:r>
      <w:r w:rsidRPr="00D719FD">
        <w:rPr>
          <w:i/>
          <w:noProof/>
        </w:rPr>
        <w:t>J Virol</w:t>
      </w:r>
      <w:r w:rsidRPr="00D719FD">
        <w:rPr>
          <w:noProof/>
        </w:rPr>
        <w:t xml:space="preserve"> </w:t>
      </w:r>
      <w:r w:rsidRPr="00D719FD">
        <w:rPr>
          <w:b/>
          <w:noProof/>
        </w:rPr>
        <w:t>88</w:t>
      </w:r>
      <w:r w:rsidRPr="00D719FD">
        <w:rPr>
          <w:noProof/>
        </w:rPr>
        <w:t>, 11791-11801 (2014).</w:t>
      </w:r>
    </w:p>
    <w:p w14:paraId="64D42FEF" w14:textId="77777777" w:rsidR="00D719FD" w:rsidRPr="00D719FD" w:rsidRDefault="00D719FD" w:rsidP="00D719FD">
      <w:pPr>
        <w:pStyle w:val="EndNoteBibliography"/>
        <w:ind w:left="720" w:hanging="720"/>
        <w:rPr>
          <w:noProof/>
        </w:rPr>
      </w:pPr>
      <w:r w:rsidRPr="00D719FD">
        <w:rPr>
          <w:noProof/>
        </w:rPr>
        <w:t>59.</w:t>
      </w:r>
      <w:r w:rsidRPr="00D719FD">
        <w:rPr>
          <w:noProof/>
        </w:rPr>
        <w:tab/>
        <w:t>C. D. Orru</w:t>
      </w:r>
      <w:r w:rsidRPr="00D719FD">
        <w:rPr>
          <w:i/>
          <w:noProof/>
        </w:rPr>
        <w:t xml:space="preserve"> et al.</w:t>
      </w:r>
      <w:r w:rsidRPr="00D719FD">
        <w:rPr>
          <w:noProof/>
        </w:rPr>
        <w:t xml:space="preserve">, Bank Vole Prion Protein As an Apparently Universal Substrate for RT-QuIC-Based Detection and Discrimination of Prion Strains. </w:t>
      </w:r>
      <w:r w:rsidRPr="00D719FD">
        <w:rPr>
          <w:i/>
          <w:noProof/>
        </w:rPr>
        <w:t>PLoS Pathog</w:t>
      </w:r>
      <w:r w:rsidRPr="00D719FD">
        <w:rPr>
          <w:noProof/>
        </w:rPr>
        <w:t xml:space="preserve"> </w:t>
      </w:r>
      <w:r w:rsidRPr="00D719FD">
        <w:rPr>
          <w:b/>
          <w:noProof/>
        </w:rPr>
        <w:t>11</w:t>
      </w:r>
      <w:r w:rsidRPr="00D719FD">
        <w:rPr>
          <w:noProof/>
        </w:rPr>
        <w:t>, e1004983 (2015).</w:t>
      </w:r>
    </w:p>
    <w:p w14:paraId="3B3FCB87" w14:textId="77777777" w:rsidR="00D719FD" w:rsidRPr="00D719FD" w:rsidRDefault="00D719FD" w:rsidP="00D719FD">
      <w:pPr>
        <w:pStyle w:val="EndNoteBibliography"/>
        <w:ind w:left="720" w:hanging="720"/>
        <w:rPr>
          <w:noProof/>
        </w:rPr>
      </w:pPr>
      <w:r w:rsidRPr="00D719FD">
        <w:rPr>
          <w:noProof/>
        </w:rPr>
        <w:t>60.</w:t>
      </w:r>
      <w:r w:rsidRPr="00D719FD">
        <w:rPr>
          <w:noProof/>
        </w:rPr>
        <w:tab/>
        <w:t>A. Wenborn</w:t>
      </w:r>
      <w:r w:rsidRPr="00D719FD">
        <w:rPr>
          <w:i/>
          <w:noProof/>
        </w:rPr>
        <w:t xml:space="preserve"> et al.</w:t>
      </w:r>
      <w:r w:rsidRPr="00D719FD">
        <w:rPr>
          <w:noProof/>
        </w:rPr>
        <w:t xml:space="preserve">, A novel and rapid method for obtaining high titre intact prion strains from mammalian brain. </w:t>
      </w:r>
      <w:r w:rsidRPr="00D719FD">
        <w:rPr>
          <w:i/>
          <w:noProof/>
        </w:rPr>
        <w:t>Sci Rep</w:t>
      </w:r>
      <w:r w:rsidRPr="00D719FD">
        <w:rPr>
          <w:noProof/>
        </w:rPr>
        <w:t xml:space="preserve"> </w:t>
      </w:r>
      <w:r w:rsidRPr="00D719FD">
        <w:rPr>
          <w:b/>
          <w:noProof/>
        </w:rPr>
        <w:t>5</w:t>
      </w:r>
      <w:r w:rsidRPr="00D719FD">
        <w:rPr>
          <w:noProof/>
        </w:rPr>
        <w:t>, 10062 (2015).</w:t>
      </w:r>
    </w:p>
    <w:p w14:paraId="196FBC82" w14:textId="77777777" w:rsidR="00D719FD" w:rsidRPr="00D719FD" w:rsidRDefault="00D719FD" w:rsidP="00D719FD">
      <w:pPr>
        <w:pStyle w:val="EndNoteBibliography"/>
        <w:ind w:left="720" w:hanging="720"/>
        <w:rPr>
          <w:noProof/>
        </w:rPr>
      </w:pPr>
      <w:r w:rsidRPr="00D719FD">
        <w:rPr>
          <w:noProof/>
        </w:rPr>
        <w:t>61.</w:t>
      </w:r>
      <w:r w:rsidRPr="00D719FD">
        <w:rPr>
          <w:noProof/>
        </w:rPr>
        <w:tab/>
        <w:t>A. Armiento</w:t>
      </w:r>
      <w:r w:rsidRPr="00D719FD">
        <w:rPr>
          <w:i/>
          <w:noProof/>
        </w:rPr>
        <w:t xml:space="preserve"> et al.</w:t>
      </w:r>
      <w:r w:rsidRPr="00D719FD">
        <w:rPr>
          <w:noProof/>
        </w:rPr>
        <w:t xml:space="preserve">, The mechanism of monomer transfer between two structurally distinct PrP oligomers. </w:t>
      </w:r>
      <w:r w:rsidRPr="00D719FD">
        <w:rPr>
          <w:i/>
          <w:noProof/>
        </w:rPr>
        <w:t>PLoS One</w:t>
      </w:r>
      <w:r w:rsidRPr="00D719FD">
        <w:rPr>
          <w:noProof/>
        </w:rPr>
        <w:t xml:space="preserve"> </w:t>
      </w:r>
      <w:r w:rsidRPr="00D719FD">
        <w:rPr>
          <w:b/>
          <w:noProof/>
        </w:rPr>
        <w:t>12</w:t>
      </w:r>
      <w:r w:rsidRPr="00D719FD">
        <w:rPr>
          <w:noProof/>
        </w:rPr>
        <w:t>, e0180538 (2017).</w:t>
      </w:r>
    </w:p>
    <w:p w14:paraId="6E9F7F1F" w14:textId="77777777" w:rsidR="00D719FD" w:rsidRPr="00D719FD" w:rsidRDefault="00D719FD" w:rsidP="00D719FD">
      <w:pPr>
        <w:pStyle w:val="EndNoteBibliography"/>
        <w:ind w:left="720" w:hanging="720"/>
        <w:rPr>
          <w:noProof/>
        </w:rPr>
      </w:pPr>
      <w:r w:rsidRPr="00D719FD">
        <w:rPr>
          <w:noProof/>
        </w:rPr>
        <w:t>62.</w:t>
      </w:r>
      <w:r w:rsidRPr="00D719FD">
        <w:rPr>
          <w:noProof/>
        </w:rPr>
        <w:tab/>
        <w:t>H. Cassard</w:t>
      </w:r>
      <w:r w:rsidRPr="00D719FD">
        <w:rPr>
          <w:i/>
          <w:noProof/>
        </w:rPr>
        <w:t xml:space="preserve"> et al.</w:t>
      </w:r>
      <w:r w:rsidRPr="00D719FD">
        <w:rPr>
          <w:noProof/>
        </w:rPr>
        <w:t xml:space="preserve">, Evidence for zoonotic potential of ovine scrapie prions. </w:t>
      </w:r>
      <w:r w:rsidRPr="00D719FD">
        <w:rPr>
          <w:i/>
          <w:noProof/>
        </w:rPr>
        <w:t>Nat Commun</w:t>
      </w:r>
      <w:r w:rsidRPr="00D719FD">
        <w:rPr>
          <w:noProof/>
        </w:rPr>
        <w:t xml:space="preserve"> </w:t>
      </w:r>
      <w:r w:rsidRPr="00D719FD">
        <w:rPr>
          <w:b/>
          <w:noProof/>
        </w:rPr>
        <w:t>5</w:t>
      </w:r>
      <w:r w:rsidRPr="00D719FD">
        <w:rPr>
          <w:noProof/>
        </w:rPr>
        <w:t>, 5821 (2014).</w:t>
      </w:r>
    </w:p>
    <w:p w14:paraId="77DCB56E" w14:textId="77777777" w:rsidR="00D719FD" w:rsidRPr="00D719FD" w:rsidRDefault="00D719FD" w:rsidP="00D719FD">
      <w:pPr>
        <w:pStyle w:val="EndNoteBibliography"/>
        <w:ind w:left="720" w:hanging="720"/>
        <w:rPr>
          <w:noProof/>
        </w:rPr>
      </w:pPr>
      <w:r w:rsidRPr="00D719FD">
        <w:rPr>
          <w:noProof/>
        </w:rPr>
        <w:t>63.</w:t>
      </w:r>
      <w:r w:rsidRPr="00D719FD">
        <w:rPr>
          <w:noProof/>
        </w:rPr>
        <w:tab/>
        <w:t>B. Race</w:t>
      </w:r>
      <w:r w:rsidRPr="00D719FD">
        <w:rPr>
          <w:i/>
          <w:noProof/>
        </w:rPr>
        <w:t xml:space="preserve"> et al.</w:t>
      </w:r>
      <w:r w:rsidRPr="00D719FD">
        <w:rPr>
          <w:noProof/>
        </w:rPr>
        <w:t xml:space="preserve">, Susceptibilities of nonhuman primates to chronic wasting disease. </w:t>
      </w:r>
      <w:r w:rsidRPr="00D719FD">
        <w:rPr>
          <w:i/>
          <w:noProof/>
        </w:rPr>
        <w:t>Emerg Infect Dis</w:t>
      </w:r>
      <w:r w:rsidRPr="00D719FD">
        <w:rPr>
          <w:noProof/>
        </w:rPr>
        <w:t xml:space="preserve"> </w:t>
      </w:r>
      <w:r w:rsidRPr="00D719FD">
        <w:rPr>
          <w:b/>
          <w:noProof/>
        </w:rPr>
        <w:t>15</w:t>
      </w:r>
      <w:r w:rsidRPr="00D719FD">
        <w:rPr>
          <w:noProof/>
        </w:rPr>
        <w:t>, 1366-1376 (2009).</w:t>
      </w:r>
    </w:p>
    <w:p w14:paraId="69292FD3" w14:textId="77777777" w:rsidR="00D719FD" w:rsidRPr="00D719FD" w:rsidRDefault="00D719FD" w:rsidP="00D719FD">
      <w:pPr>
        <w:pStyle w:val="EndNoteBibliography"/>
        <w:ind w:left="720" w:hanging="720"/>
        <w:rPr>
          <w:noProof/>
        </w:rPr>
      </w:pPr>
      <w:r w:rsidRPr="00D719FD">
        <w:rPr>
          <w:noProof/>
        </w:rPr>
        <w:t>64.</w:t>
      </w:r>
      <w:r w:rsidRPr="00D719FD">
        <w:rPr>
          <w:noProof/>
        </w:rPr>
        <w:tab/>
        <w:t>H. Bueler</w:t>
      </w:r>
      <w:r w:rsidRPr="00D719FD">
        <w:rPr>
          <w:i/>
          <w:noProof/>
        </w:rPr>
        <w:t xml:space="preserve"> et al.</w:t>
      </w:r>
      <w:r w:rsidRPr="00D719FD">
        <w:rPr>
          <w:noProof/>
        </w:rPr>
        <w:t xml:space="preserve">, Mice devoid of PrP are resistant to scrapie. </w:t>
      </w:r>
      <w:r w:rsidRPr="00D719FD">
        <w:rPr>
          <w:i/>
          <w:noProof/>
        </w:rPr>
        <w:t>Cell</w:t>
      </w:r>
      <w:r w:rsidRPr="00D719FD">
        <w:rPr>
          <w:noProof/>
        </w:rPr>
        <w:t xml:space="preserve"> </w:t>
      </w:r>
      <w:r w:rsidRPr="00D719FD">
        <w:rPr>
          <w:b/>
          <w:noProof/>
        </w:rPr>
        <w:t>73</w:t>
      </w:r>
      <w:r w:rsidRPr="00D719FD">
        <w:rPr>
          <w:noProof/>
        </w:rPr>
        <w:t>, 1339-1347 (1993).</w:t>
      </w:r>
    </w:p>
    <w:p w14:paraId="6C1C9D06" w14:textId="77777777" w:rsidR="00D719FD" w:rsidRPr="00D719FD" w:rsidRDefault="00D719FD" w:rsidP="00D719FD">
      <w:pPr>
        <w:pStyle w:val="EndNoteBibliography"/>
        <w:ind w:left="720" w:hanging="720"/>
        <w:rPr>
          <w:noProof/>
        </w:rPr>
      </w:pPr>
      <w:r w:rsidRPr="00D719FD">
        <w:rPr>
          <w:noProof/>
        </w:rPr>
        <w:t>65.</w:t>
      </w:r>
      <w:r w:rsidRPr="00D719FD">
        <w:rPr>
          <w:noProof/>
        </w:rPr>
        <w:tab/>
        <w:t xml:space="preserve">A. Sailer, H. Bueler, M. Fischer, A. Aguzzi, C. Weissmann, No propagation of prions in mice devoid of PrP. </w:t>
      </w:r>
      <w:r w:rsidRPr="00D719FD">
        <w:rPr>
          <w:i/>
          <w:noProof/>
        </w:rPr>
        <w:t>Cell</w:t>
      </w:r>
      <w:r w:rsidRPr="00D719FD">
        <w:rPr>
          <w:noProof/>
        </w:rPr>
        <w:t xml:space="preserve"> </w:t>
      </w:r>
      <w:r w:rsidRPr="00D719FD">
        <w:rPr>
          <w:b/>
          <w:noProof/>
        </w:rPr>
        <w:t>77</w:t>
      </w:r>
      <w:r w:rsidRPr="00D719FD">
        <w:rPr>
          <w:noProof/>
        </w:rPr>
        <w:t>, 967-968 (1994).</w:t>
      </w:r>
    </w:p>
    <w:p w14:paraId="20C0D42F" w14:textId="77777777" w:rsidR="00D719FD" w:rsidRPr="00D719FD" w:rsidRDefault="00D719FD" w:rsidP="00D719FD">
      <w:pPr>
        <w:pStyle w:val="EndNoteBibliography"/>
        <w:ind w:left="720" w:hanging="720"/>
        <w:rPr>
          <w:noProof/>
        </w:rPr>
      </w:pPr>
      <w:r w:rsidRPr="00D719FD">
        <w:rPr>
          <w:noProof/>
        </w:rPr>
        <w:t>66.</w:t>
      </w:r>
      <w:r w:rsidRPr="00D719FD">
        <w:rPr>
          <w:noProof/>
        </w:rPr>
        <w:tab/>
        <w:t>S. Sakaguchi</w:t>
      </w:r>
      <w:r w:rsidRPr="00D719FD">
        <w:rPr>
          <w:i/>
          <w:noProof/>
        </w:rPr>
        <w:t xml:space="preserve"> et al.</w:t>
      </w:r>
      <w:r w:rsidRPr="00D719FD">
        <w:rPr>
          <w:noProof/>
        </w:rPr>
        <w:t xml:space="preserve">, Accumulation of proteinase K-resistant prion protein (PrP) is restricted by the expression level of normal PrP in mice inoculated with a mouse-adapted strain of the Creutzfeldt-Jakob disease agent. </w:t>
      </w:r>
      <w:r w:rsidRPr="00D719FD">
        <w:rPr>
          <w:i/>
          <w:noProof/>
        </w:rPr>
        <w:t>J Virol</w:t>
      </w:r>
      <w:r w:rsidRPr="00D719FD">
        <w:rPr>
          <w:noProof/>
        </w:rPr>
        <w:t xml:space="preserve"> </w:t>
      </w:r>
      <w:r w:rsidRPr="00D719FD">
        <w:rPr>
          <w:b/>
          <w:noProof/>
        </w:rPr>
        <w:t>69</w:t>
      </w:r>
      <w:r w:rsidRPr="00D719FD">
        <w:rPr>
          <w:noProof/>
        </w:rPr>
        <w:t>, 7586-7592 (1995).</w:t>
      </w:r>
    </w:p>
    <w:p w14:paraId="2098E339" w14:textId="77777777" w:rsidR="00D719FD" w:rsidRPr="00D719FD" w:rsidRDefault="00D719FD" w:rsidP="00D719FD">
      <w:pPr>
        <w:pStyle w:val="EndNoteBibliography"/>
        <w:ind w:left="720" w:hanging="720"/>
        <w:rPr>
          <w:noProof/>
        </w:rPr>
      </w:pPr>
      <w:r w:rsidRPr="00D719FD">
        <w:rPr>
          <w:noProof/>
        </w:rPr>
        <w:lastRenderedPageBreak/>
        <w:t>67.</w:t>
      </w:r>
      <w:r w:rsidRPr="00D719FD">
        <w:rPr>
          <w:noProof/>
        </w:rPr>
        <w:tab/>
        <w:t xml:space="preserve">M. Eigen, P. Schuster, The hypercycle. A principle of natural self-organization. Part A: Emergence of the hypercycle. </w:t>
      </w:r>
      <w:r w:rsidRPr="00D719FD">
        <w:rPr>
          <w:i/>
          <w:noProof/>
        </w:rPr>
        <w:t>Naturwissenschaften</w:t>
      </w:r>
      <w:r w:rsidRPr="00D719FD">
        <w:rPr>
          <w:noProof/>
        </w:rPr>
        <w:t xml:space="preserve"> </w:t>
      </w:r>
      <w:r w:rsidRPr="00D719FD">
        <w:rPr>
          <w:b/>
          <w:noProof/>
        </w:rPr>
        <w:t>64</w:t>
      </w:r>
      <w:r w:rsidRPr="00D719FD">
        <w:rPr>
          <w:noProof/>
        </w:rPr>
        <w:t>, 541-565 (1977).</w:t>
      </w:r>
    </w:p>
    <w:p w14:paraId="2451B483" w14:textId="77777777" w:rsidR="00D719FD" w:rsidRPr="00D719FD" w:rsidRDefault="00D719FD" w:rsidP="00D719FD">
      <w:pPr>
        <w:pStyle w:val="EndNoteBibliography"/>
        <w:ind w:left="720" w:hanging="720"/>
        <w:rPr>
          <w:noProof/>
        </w:rPr>
      </w:pPr>
      <w:r w:rsidRPr="00D719FD">
        <w:rPr>
          <w:noProof/>
        </w:rPr>
        <w:t>68.</w:t>
      </w:r>
      <w:r w:rsidRPr="00D719FD">
        <w:rPr>
          <w:noProof/>
        </w:rPr>
        <w:tab/>
        <w:t xml:space="preserve">R. Andino, E. Domingo, Viral quasispecies. </w:t>
      </w:r>
      <w:r w:rsidRPr="00D719FD">
        <w:rPr>
          <w:i/>
          <w:noProof/>
        </w:rPr>
        <w:t>Virology</w:t>
      </w:r>
      <w:r w:rsidRPr="00D719FD">
        <w:rPr>
          <w:noProof/>
        </w:rPr>
        <w:t xml:space="preserve"> </w:t>
      </w:r>
      <w:r w:rsidRPr="00D719FD">
        <w:rPr>
          <w:b/>
          <w:noProof/>
        </w:rPr>
        <w:t>479-480</w:t>
      </w:r>
      <w:r w:rsidRPr="00D719FD">
        <w:rPr>
          <w:noProof/>
        </w:rPr>
        <w:t>, 46-51 (2015).</w:t>
      </w:r>
    </w:p>
    <w:p w14:paraId="6D86BEE8" w14:textId="77777777" w:rsidR="00D719FD" w:rsidRPr="00D719FD" w:rsidRDefault="00D719FD" w:rsidP="00D719FD">
      <w:pPr>
        <w:pStyle w:val="EndNoteBibliography"/>
        <w:ind w:left="720" w:hanging="720"/>
        <w:rPr>
          <w:noProof/>
        </w:rPr>
      </w:pPr>
      <w:r w:rsidRPr="00D719FD">
        <w:rPr>
          <w:noProof/>
        </w:rPr>
        <w:t>69.</w:t>
      </w:r>
      <w:r w:rsidRPr="00D719FD">
        <w:rPr>
          <w:noProof/>
        </w:rPr>
        <w:tab/>
        <w:t>F. Eghiaian</w:t>
      </w:r>
      <w:r w:rsidRPr="00D719FD">
        <w:rPr>
          <w:i/>
          <w:noProof/>
        </w:rPr>
        <w:t xml:space="preserve"> et al.</w:t>
      </w:r>
      <w:r w:rsidRPr="00D719FD">
        <w:rPr>
          <w:noProof/>
        </w:rPr>
        <w:t xml:space="preserve">, Diversity in prion protein oligomerization pathways results from domain expansion as revealed by hydrogen/deuterium exchange and disulfide linkage. </w:t>
      </w:r>
      <w:r w:rsidRPr="00D719FD">
        <w:rPr>
          <w:i/>
          <w:noProof/>
        </w:rPr>
        <w:t>Proc Natl Acad Sci U S A</w:t>
      </w:r>
      <w:r w:rsidRPr="00D719FD">
        <w:rPr>
          <w:noProof/>
        </w:rPr>
        <w:t xml:space="preserve"> </w:t>
      </w:r>
      <w:r w:rsidRPr="00D719FD">
        <w:rPr>
          <w:b/>
          <w:noProof/>
        </w:rPr>
        <w:t>104</w:t>
      </w:r>
      <w:r w:rsidRPr="00D719FD">
        <w:rPr>
          <w:noProof/>
        </w:rPr>
        <w:t>, 7414-7419 (2007).</w:t>
      </w:r>
    </w:p>
    <w:p w14:paraId="6556C8C2" w14:textId="77777777" w:rsidR="00D719FD" w:rsidRPr="00D719FD" w:rsidRDefault="00D719FD" w:rsidP="00D719FD">
      <w:pPr>
        <w:pStyle w:val="EndNoteBibliography"/>
        <w:ind w:left="720" w:hanging="720"/>
        <w:rPr>
          <w:noProof/>
        </w:rPr>
      </w:pPr>
      <w:r w:rsidRPr="00D719FD">
        <w:rPr>
          <w:noProof/>
        </w:rPr>
        <w:t>70.</w:t>
      </w:r>
      <w:r w:rsidRPr="00D719FD">
        <w:rPr>
          <w:noProof/>
        </w:rPr>
        <w:tab/>
        <w:t>C. Munoz Montesino</w:t>
      </w:r>
      <w:r w:rsidRPr="00D719FD">
        <w:rPr>
          <w:i/>
          <w:noProof/>
        </w:rPr>
        <w:t xml:space="preserve"> et al.</w:t>
      </w:r>
      <w:r w:rsidRPr="00D719FD">
        <w:rPr>
          <w:noProof/>
        </w:rPr>
        <w:t xml:space="preserve">, Generating Bona Fide Mammalian Prions with Internal Deletions. </w:t>
      </w:r>
      <w:r w:rsidRPr="00D719FD">
        <w:rPr>
          <w:i/>
          <w:noProof/>
        </w:rPr>
        <w:t>Journal of Virology</w:t>
      </w:r>
      <w:r w:rsidRPr="00D719FD">
        <w:rPr>
          <w:noProof/>
        </w:rPr>
        <w:t xml:space="preserve"> </w:t>
      </w:r>
      <w:r w:rsidRPr="00D719FD">
        <w:rPr>
          <w:b/>
          <w:noProof/>
        </w:rPr>
        <w:t>90</w:t>
      </w:r>
      <w:r w:rsidRPr="00D719FD">
        <w:rPr>
          <w:noProof/>
        </w:rPr>
        <w:t>, 6963-6975 (2016).</w:t>
      </w:r>
    </w:p>
    <w:p w14:paraId="4D60ABB1" w14:textId="77777777" w:rsidR="00D719FD" w:rsidRPr="00D719FD" w:rsidRDefault="00D719FD" w:rsidP="00D719FD">
      <w:pPr>
        <w:pStyle w:val="EndNoteBibliography"/>
        <w:ind w:left="720" w:hanging="720"/>
        <w:rPr>
          <w:noProof/>
        </w:rPr>
      </w:pPr>
      <w:r w:rsidRPr="00D719FD">
        <w:rPr>
          <w:noProof/>
        </w:rPr>
        <w:t>71.</w:t>
      </w:r>
      <w:r w:rsidRPr="00D719FD">
        <w:rPr>
          <w:noProof/>
        </w:rPr>
        <w:tab/>
        <w:t>N. Chakroun</w:t>
      </w:r>
      <w:r w:rsidRPr="00D719FD">
        <w:rPr>
          <w:i/>
          <w:noProof/>
        </w:rPr>
        <w:t xml:space="preserve"> et al.</w:t>
      </w:r>
      <w:r w:rsidRPr="00D719FD">
        <w:rPr>
          <w:noProof/>
        </w:rPr>
        <w:t xml:space="preserve">, The oligomerization properties of prion protein are restricted to the H2H3 domain. </w:t>
      </w:r>
      <w:r w:rsidRPr="00D719FD">
        <w:rPr>
          <w:i/>
          <w:noProof/>
        </w:rPr>
        <w:t>FASEB J</w:t>
      </w:r>
      <w:r w:rsidRPr="00D719FD">
        <w:rPr>
          <w:noProof/>
        </w:rPr>
        <w:t xml:space="preserve"> </w:t>
      </w:r>
      <w:r w:rsidRPr="00D719FD">
        <w:rPr>
          <w:b/>
          <w:noProof/>
        </w:rPr>
        <w:t>24</w:t>
      </w:r>
      <w:r w:rsidRPr="00D719FD">
        <w:rPr>
          <w:noProof/>
        </w:rPr>
        <w:t>, 3222-3231 (2010).</w:t>
      </w:r>
    </w:p>
    <w:p w14:paraId="10A790C0" w14:textId="77777777" w:rsidR="00D719FD" w:rsidRPr="00D719FD" w:rsidRDefault="00D719FD" w:rsidP="00D719FD">
      <w:pPr>
        <w:pStyle w:val="EndNoteBibliography"/>
        <w:ind w:left="720" w:hanging="720"/>
        <w:rPr>
          <w:noProof/>
        </w:rPr>
      </w:pPr>
      <w:r w:rsidRPr="00D719FD">
        <w:rPr>
          <w:noProof/>
        </w:rPr>
        <w:t>72.</w:t>
      </w:r>
      <w:r w:rsidRPr="00D719FD">
        <w:rPr>
          <w:noProof/>
        </w:rPr>
        <w:tab/>
        <w:t>M. Moudjou</w:t>
      </w:r>
      <w:r w:rsidRPr="00D719FD">
        <w:rPr>
          <w:i/>
          <w:noProof/>
        </w:rPr>
        <w:t xml:space="preserve"> et al.</w:t>
      </w:r>
      <w:r w:rsidRPr="00D719FD">
        <w:rPr>
          <w:noProof/>
        </w:rPr>
        <w:t xml:space="preserve">, Glycoform-independent prion conversion by highly efficient, cell-based, protein misfolding cyclic amplification. </w:t>
      </w:r>
      <w:r w:rsidRPr="00D719FD">
        <w:rPr>
          <w:i/>
          <w:noProof/>
        </w:rPr>
        <w:t>Sci Rep</w:t>
      </w:r>
      <w:r w:rsidRPr="00D719FD">
        <w:rPr>
          <w:noProof/>
        </w:rPr>
        <w:t xml:space="preserve"> </w:t>
      </w:r>
      <w:r w:rsidRPr="00D719FD">
        <w:rPr>
          <w:b/>
          <w:noProof/>
        </w:rPr>
        <w:t>6</w:t>
      </w:r>
      <w:r w:rsidRPr="00D719FD">
        <w:rPr>
          <w:noProof/>
        </w:rPr>
        <w:t>, 29116 (2016).</w:t>
      </w:r>
    </w:p>
    <w:p w14:paraId="0768DB5D" w14:textId="77777777" w:rsidR="00D719FD" w:rsidRPr="00D719FD" w:rsidRDefault="00D719FD" w:rsidP="00D719FD">
      <w:pPr>
        <w:pStyle w:val="EndNoteBibliography"/>
        <w:ind w:left="720" w:hanging="720"/>
        <w:rPr>
          <w:noProof/>
        </w:rPr>
      </w:pPr>
      <w:r w:rsidRPr="00D719FD">
        <w:rPr>
          <w:noProof/>
        </w:rPr>
        <w:t>73.</w:t>
      </w:r>
      <w:r w:rsidRPr="00D719FD">
        <w:rPr>
          <w:noProof/>
        </w:rPr>
        <w:tab/>
        <w:t>M. Moudjou</w:t>
      </w:r>
      <w:r w:rsidRPr="00D719FD">
        <w:rPr>
          <w:i/>
          <w:noProof/>
        </w:rPr>
        <w:t xml:space="preserve"> et al.</w:t>
      </w:r>
      <w:r w:rsidRPr="00D719FD">
        <w:rPr>
          <w:noProof/>
        </w:rPr>
        <w:t xml:space="preserve">, Highly infectious prions generated by a single round of microplate-based protein misfolding cyclic amplification. </w:t>
      </w:r>
      <w:r w:rsidRPr="00D719FD">
        <w:rPr>
          <w:i/>
          <w:noProof/>
        </w:rPr>
        <w:t>MBio</w:t>
      </w:r>
      <w:r w:rsidRPr="00D719FD">
        <w:rPr>
          <w:noProof/>
        </w:rPr>
        <w:t xml:space="preserve"> </w:t>
      </w:r>
      <w:r w:rsidRPr="00D719FD">
        <w:rPr>
          <w:b/>
          <w:noProof/>
        </w:rPr>
        <w:t>5</w:t>
      </w:r>
      <w:r w:rsidRPr="00D719FD">
        <w:rPr>
          <w:noProof/>
        </w:rPr>
        <w:t>, e00829-00813 (2014).</w:t>
      </w:r>
    </w:p>
    <w:p w14:paraId="5CB42872" w14:textId="77777777" w:rsidR="00D719FD" w:rsidRPr="00D719FD" w:rsidRDefault="00D719FD" w:rsidP="00D719FD">
      <w:pPr>
        <w:pStyle w:val="EndNoteBibliography"/>
        <w:ind w:left="720" w:hanging="720"/>
        <w:rPr>
          <w:noProof/>
          <w:lang w:val="fr-FR"/>
          <w:rPrChange w:id="548" w:author="Human Rezaei" w:date="2017-11-08T08:10:00Z">
            <w:rPr>
              <w:noProof/>
            </w:rPr>
          </w:rPrChange>
        </w:rPr>
      </w:pPr>
      <w:r w:rsidRPr="00D719FD">
        <w:rPr>
          <w:noProof/>
        </w:rPr>
        <w:t>74.</w:t>
      </w:r>
      <w:r w:rsidRPr="00D719FD">
        <w:rPr>
          <w:noProof/>
        </w:rPr>
        <w:tab/>
        <w:t>J. L. Vilotte</w:t>
      </w:r>
      <w:r w:rsidRPr="00D719FD">
        <w:rPr>
          <w:i/>
          <w:noProof/>
        </w:rPr>
        <w:t xml:space="preserve"> et al.</w:t>
      </w:r>
      <w:r w:rsidRPr="00D719FD">
        <w:rPr>
          <w:noProof/>
        </w:rPr>
        <w:t xml:space="preserve">, Markedly increased susceptibility to natural sheep scrapie of transgenic mice expressing ovine prp. </w:t>
      </w:r>
      <w:r w:rsidRPr="00D719FD">
        <w:rPr>
          <w:i/>
          <w:noProof/>
          <w:lang w:val="fr-FR"/>
          <w:rPrChange w:id="549" w:author="Human Rezaei" w:date="2017-11-08T08:10:00Z">
            <w:rPr>
              <w:i/>
              <w:noProof/>
            </w:rPr>
          </w:rPrChange>
        </w:rPr>
        <w:t>J Virol</w:t>
      </w:r>
      <w:r w:rsidRPr="00D719FD">
        <w:rPr>
          <w:noProof/>
          <w:lang w:val="fr-FR"/>
          <w:rPrChange w:id="550" w:author="Human Rezaei" w:date="2017-11-08T08:10:00Z">
            <w:rPr>
              <w:noProof/>
            </w:rPr>
          </w:rPrChange>
        </w:rPr>
        <w:t xml:space="preserve"> </w:t>
      </w:r>
      <w:r w:rsidRPr="00D719FD">
        <w:rPr>
          <w:b/>
          <w:noProof/>
          <w:lang w:val="fr-FR"/>
          <w:rPrChange w:id="551" w:author="Human Rezaei" w:date="2017-11-08T08:10:00Z">
            <w:rPr>
              <w:b/>
              <w:noProof/>
            </w:rPr>
          </w:rPrChange>
        </w:rPr>
        <w:t>75</w:t>
      </w:r>
      <w:r w:rsidRPr="00D719FD">
        <w:rPr>
          <w:noProof/>
          <w:lang w:val="fr-FR"/>
          <w:rPrChange w:id="552" w:author="Human Rezaei" w:date="2017-11-08T08:10:00Z">
            <w:rPr>
              <w:noProof/>
            </w:rPr>
          </w:rPrChange>
        </w:rPr>
        <w:t>, 5977-5984 (2001).</w:t>
      </w:r>
    </w:p>
    <w:p w14:paraId="068076F5" w14:textId="77777777" w:rsidR="00D719FD" w:rsidRPr="00D719FD" w:rsidRDefault="00D719FD" w:rsidP="00D719FD">
      <w:pPr>
        <w:pStyle w:val="EndNoteBibliography"/>
        <w:ind w:left="720" w:hanging="720"/>
        <w:rPr>
          <w:noProof/>
        </w:rPr>
      </w:pPr>
      <w:r w:rsidRPr="00D719FD">
        <w:rPr>
          <w:noProof/>
          <w:lang w:val="fr-FR"/>
          <w:rPrChange w:id="553" w:author="Human Rezaei" w:date="2017-11-08T08:10:00Z">
            <w:rPr>
              <w:noProof/>
            </w:rPr>
          </w:rPrChange>
        </w:rPr>
        <w:t>75.</w:t>
      </w:r>
      <w:r w:rsidRPr="00D719FD">
        <w:rPr>
          <w:noProof/>
          <w:lang w:val="fr-FR"/>
          <w:rPrChange w:id="554" w:author="Human Rezaei" w:date="2017-11-08T08:10:00Z">
            <w:rPr>
              <w:noProof/>
            </w:rPr>
          </w:rPrChange>
        </w:rPr>
        <w:tab/>
        <w:t xml:space="preserve">M. K. Salamat, M. Dron, J. Chapuis, C. Langevin, H. Laude, Prion propagation in cells expressing PrP glycosylation mutants. </w:t>
      </w:r>
      <w:r w:rsidRPr="00D719FD">
        <w:rPr>
          <w:i/>
          <w:noProof/>
        </w:rPr>
        <w:t>J Virol</w:t>
      </w:r>
      <w:r w:rsidRPr="00D719FD">
        <w:rPr>
          <w:noProof/>
        </w:rPr>
        <w:t xml:space="preserve"> </w:t>
      </w:r>
      <w:r w:rsidRPr="00D719FD">
        <w:rPr>
          <w:b/>
          <w:noProof/>
        </w:rPr>
        <w:t>85</w:t>
      </w:r>
      <w:r w:rsidRPr="00D719FD">
        <w:rPr>
          <w:noProof/>
        </w:rPr>
        <w:t>, 3077-3085 (2011).</w:t>
      </w:r>
    </w:p>
    <w:p w14:paraId="09604ACE" w14:textId="77777777" w:rsidR="00D719FD" w:rsidRPr="00D719FD" w:rsidRDefault="00D719FD" w:rsidP="00D719FD">
      <w:pPr>
        <w:pStyle w:val="EndNoteBibliography"/>
        <w:ind w:left="720" w:hanging="720"/>
        <w:rPr>
          <w:noProof/>
        </w:rPr>
      </w:pPr>
      <w:r w:rsidRPr="00D719FD">
        <w:rPr>
          <w:noProof/>
        </w:rPr>
        <w:t>76.</w:t>
      </w:r>
      <w:r w:rsidRPr="00D719FD">
        <w:rPr>
          <w:noProof/>
        </w:rPr>
        <w:tab/>
        <w:t>M. K. SALAMAT</w:t>
      </w:r>
      <w:r w:rsidRPr="00D719FD">
        <w:rPr>
          <w:i/>
          <w:noProof/>
        </w:rPr>
        <w:t xml:space="preserve"> et al.</w:t>
      </w:r>
      <w:r w:rsidRPr="00D719FD">
        <w:rPr>
          <w:noProof/>
        </w:rPr>
        <w:t xml:space="preserve">, Integrity of helix 2-helix 3 domain of the PrP protein is not mandatory for prion replication. </w:t>
      </w:r>
      <w:r w:rsidRPr="00D719FD">
        <w:rPr>
          <w:i/>
          <w:noProof/>
        </w:rPr>
        <w:t>Journal of Biological Chemistry</w:t>
      </w:r>
      <w:r w:rsidRPr="00D719FD">
        <w:rPr>
          <w:noProof/>
        </w:rPr>
        <w:t xml:space="preserve"> </w:t>
      </w:r>
      <w:r w:rsidRPr="00D719FD">
        <w:rPr>
          <w:b/>
          <w:noProof/>
        </w:rPr>
        <w:t>287</w:t>
      </w:r>
      <w:r w:rsidRPr="00D719FD">
        <w:rPr>
          <w:noProof/>
        </w:rPr>
        <w:t>, 18953-18964 (2012).</w:t>
      </w:r>
    </w:p>
    <w:p w14:paraId="4E228459" w14:textId="77777777" w:rsidR="00D719FD" w:rsidRPr="00D719FD" w:rsidRDefault="00D719FD" w:rsidP="00D719FD">
      <w:pPr>
        <w:pStyle w:val="EndNoteBibliography"/>
        <w:ind w:left="720" w:hanging="720"/>
        <w:rPr>
          <w:noProof/>
        </w:rPr>
      </w:pPr>
      <w:r w:rsidRPr="00D719FD">
        <w:rPr>
          <w:noProof/>
        </w:rPr>
        <w:t>77.</w:t>
      </w:r>
      <w:r w:rsidRPr="00D719FD">
        <w:rPr>
          <w:noProof/>
        </w:rPr>
        <w:tab/>
        <w:t>M. K. SALAMAT</w:t>
      </w:r>
      <w:r w:rsidRPr="00D719FD">
        <w:rPr>
          <w:i/>
          <w:noProof/>
        </w:rPr>
        <w:t xml:space="preserve"> et al.</w:t>
      </w:r>
      <w:r w:rsidRPr="00D719FD">
        <w:rPr>
          <w:noProof/>
        </w:rPr>
        <w:t xml:space="preserve">, Mammalian prions. </w:t>
      </w:r>
      <w:r w:rsidRPr="00D719FD">
        <w:rPr>
          <w:i/>
          <w:noProof/>
        </w:rPr>
        <w:t>Prion</w:t>
      </w:r>
      <w:r w:rsidRPr="00D719FD">
        <w:rPr>
          <w:noProof/>
        </w:rPr>
        <w:t xml:space="preserve"> </w:t>
      </w:r>
      <w:r w:rsidRPr="00D719FD">
        <w:rPr>
          <w:b/>
          <w:noProof/>
        </w:rPr>
        <w:t>7</w:t>
      </w:r>
      <w:r w:rsidRPr="00D719FD">
        <w:rPr>
          <w:noProof/>
        </w:rPr>
        <w:t>, 131-135 (2013).</w:t>
      </w:r>
    </w:p>
    <w:p w14:paraId="1D3C1710" w14:textId="77777777" w:rsidR="00EF6E3D" w:rsidRPr="0026330E" w:rsidRDefault="00EF6E3D" w:rsidP="0027489C">
      <w:pPr>
        <w:spacing w:before="60"/>
        <w:jc w:val="both"/>
        <w:rPr>
          <w:iCs/>
          <w:sz w:val="22"/>
          <w:szCs w:val="22"/>
          <w:lang w:val="en-US"/>
        </w:rPr>
      </w:pPr>
      <w:r w:rsidRPr="0026330E">
        <w:rPr>
          <w:iCs/>
          <w:sz w:val="22"/>
          <w:szCs w:val="22"/>
          <w:lang w:val="en-US"/>
        </w:rPr>
        <w:fldChar w:fldCharType="end"/>
      </w:r>
    </w:p>
    <w:sectPr w:rsidR="00EF6E3D" w:rsidRPr="0026330E" w:rsidSect="00E636C2">
      <w:headerReference w:type="default" r:id="rId20"/>
      <w:footerReference w:type="default" r:id="rId21"/>
      <w:pgSz w:w="11906" w:h="16838" w:code="9"/>
      <w:pgMar w:top="851" w:right="1134" w:bottom="851" w:left="1134" w:header="539" w:footer="567" w:gutter="0"/>
      <w:cols w:space="709"/>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Vincent Béringue" w:date="2017-11-05T17:16:00Z" w:initials="VB">
    <w:p w14:paraId="122E2150" w14:textId="77777777" w:rsidR="00A95C69" w:rsidRPr="000522BF" w:rsidRDefault="00A95C69">
      <w:pPr>
        <w:pStyle w:val="Commentaire"/>
      </w:pPr>
      <w:r>
        <w:rPr>
          <w:rStyle w:val="Marquedecommentaire"/>
        </w:rPr>
        <w:annotationRef/>
      </w:r>
      <w:r w:rsidRPr="000522BF">
        <w:t>Develop a bit more</w:t>
      </w:r>
    </w:p>
  </w:comment>
  <w:comment w:id="123" w:author="Vincent Béringue" w:date="2017-10-31T17:29:00Z" w:initials="VB">
    <w:p w14:paraId="0EC0B183" w14:textId="77777777" w:rsidR="00A95C69" w:rsidRDefault="00A95C69" w:rsidP="00FE7B9F">
      <w:pPr>
        <w:pStyle w:val="Commentaire"/>
      </w:pPr>
      <w:r>
        <w:rPr>
          <w:rStyle w:val="Marquedecommentaire"/>
        </w:rPr>
        <w:annotationRef/>
      </w:r>
      <w:r>
        <w:t>Ok pour mettre cela bien sur mais pas en se restreignant à des souches où les activités et la distribution de la PrPres se recoupent. On sait par les manips de dilitions et de cinétiques au cours du temps qu’elles ont aussi un mécanisme ocillatoire. Le tout est de trouver les différents subassembages.</w:t>
      </w:r>
    </w:p>
    <w:p w14:paraId="1166B1F4" w14:textId="77777777" w:rsidR="00A95C69" w:rsidRDefault="00A95C69" w:rsidP="00FE7B9F">
      <w:pPr>
        <w:pStyle w:val="Commentaire"/>
      </w:pPr>
      <w:r>
        <w:t xml:space="preserve">En revanche, il faudra peut-être préciser ce pojint plus haut </w:t>
      </w:r>
    </w:p>
    <w:p w14:paraId="2BC59C6F" w14:textId="77777777" w:rsidR="00A95C69" w:rsidRDefault="00A95C69" w:rsidP="00FE7B9F">
      <w:pPr>
        <w:spacing w:line="360" w:lineRule="auto"/>
        <w:contextualSpacing/>
        <w:jc w:val="both"/>
        <w:rPr>
          <w:rFonts w:eastAsia="Calibri"/>
          <w:sz w:val="22"/>
          <w:szCs w:val="22"/>
          <w:lang w:val="en-US" w:eastAsia="en-US"/>
        </w:rPr>
      </w:pPr>
      <w:r>
        <w:rPr>
          <w:rFonts w:eastAsia="Calibri"/>
          <w:sz w:val="22"/>
          <w:szCs w:val="22"/>
          <w:lang w:val="en-US" w:eastAsia="en-US"/>
        </w:rPr>
        <w:t xml:space="preserve">The specific templating activity as well as PrPSc assemblies size distribution are two measurable parameters dictated by the biochemical and physico-chemical properties of PrPSc assemblies (ref Florent and ref). It was reported that within certain prion strain the specific templating activity correlate with size distribution (ref Florentes?). </w:t>
      </w:r>
    </w:p>
    <w:p w14:paraId="570F0A0A" w14:textId="77777777" w:rsidR="00A95C69" w:rsidRPr="00A856E4" w:rsidRDefault="00A95C69" w:rsidP="00FE7B9F">
      <w:pPr>
        <w:pStyle w:val="Commentaire"/>
        <w:rPr>
          <w:lang w:val="en-US"/>
        </w:rPr>
      </w:pPr>
    </w:p>
  </w:comment>
  <w:comment w:id="153" w:author="Vincent Béringue" w:date="2017-11-02T23:22:00Z" w:initials="VB">
    <w:p w14:paraId="770118EA" w14:textId="77777777" w:rsidR="00A95C69" w:rsidRDefault="00A95C69" w:rsidP="00637337">
      <w:pPr>
        <w:pStyle w:val="Commentaire"/>
      </w:pPr>
      <w:r>
        <w:rPr>
          <w:rStyle w:val="Marquedecommentaire"/>
        </w:rPr>
        <w:annotationRef/>
      </w:r>
      <w:r>
        <w:t xml:space="preserve">Redondant non avec ce qui est écrit dessus ? </w:t>
      </w:r>
    </w:p>
  </w:comment>
  <w:comment w:id="197" w:author="Human Rezaei" w:date="2017-11-08T05:56:00Z" w:initials="HR">
    <w:p w14:paraId="0025CFCF" w14:textId="77777777" w:rsidR="00A95C69" w:rsidRDefault="00A95C69" w:rsidP="00D53667">
      <w:pPr>
        <w:pStyle w:val="Commentaire"/>
      </w:pPr>
      <w:r>
        <w:rPr>
          <w:rStyle w:val="Marquedecommentaire"/>
        </w:rPr>
        <w:annotationRef/>
      </w:r>
      <w:r>
        <w:t>A mon avis il n’a pas sa place dans T22. Mais plutot T1.2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E2150" w15:done="0"/>
  <w15:commentEx w15:paraId="570F0A0A" w15:done="0"/>
  <w15:commentEx w15:paraId="770118EA" w15:done="0"/>
  <w15:commentEx w15:paraId="0025CF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1BAD0" w14:textId="77777777" w:rsidR="00722181" w:rsidRDefault="00722181">
      <w:r>
        <w:separator/>
      </w:r>
    </w:p>
  </w:endnote>
  <w:endnote w:type="continuationSeparator" w:id="0">
    <w:p w14:paraId="493B520F" w14:textId="77777777" w:rsidR="00722181" w:rsidRDefault="00722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URWPalladio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E4220" w14:textId="77777777" w:rsidR="00A95C69" w:rsidRDefault="00A95C69" w:rsidP="007E56E2">
    <w:pPr>
      <w:pStyle w:val="Pieddepage"/>
      <w:framePr w:wrap="auto"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E167C7">
      <w:rPr>
        <w:rStyle w:val="Numrodepage"/>
        <w:noProof/>
      </w:rPr>
      <w:t>25</w:t>
    </w:r>
    <w:r>
      <w:rPr>
        <w:rStyle w:val="Numrodepage"/>
      </w:rPr>
      <w:fldChar w:fldCharType="end"/>
    </w:r>
  </w:p>
  <w:p w14:paraId="675B8A55" w14:textId="77777777" w:rsidR="00A95C69" w:rsidRDefault="00A95C6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02C6C" w14:textId="77777777" w:rsidR="00722181" w:rsidRDefault="00722181">
      <w:r>
        <w:separator/>
      </w:r>
    </w:p>
  </w:footnote>
  <w:footnote w:type="continuationSeparator" w:id="0">
    <w:p w14:paraId="42CD3421" w14:textId="77777777" w:rsidR="00722181" w:rsidRDefault="00722181">
      <w:r>
        <w:continuationSeparator/>
      </w:r>
    </w:p>
  </w:footnote>
  <w:footnote w:id="1">
    <w:p w14:paraId="5090F7BE" w14:textId="77777777" w:rsidR="00A95C69" w:rsidRPr="002A6F4E" w:rsidRDefault="00A95C69" w:rsidP="00D22362">
      <w:pPr>
        <w:autoSpaceDE w:val="0"/>
        <w:autoSpaceDN w:val="0"/>
        <w:adjustRightInd w:val="0"/>
        <w:jc w:val="both"/>
        <w:rPr>
          <w:lang w:val="en-US"/>
        </w:rPr>
      </w:pPr>
      <w:r w:rsidRPr="00F02BC8">
        <w:rPr>
          <w:rStyle w:val="Appelnotedebasdep"/>
          <w:b/>
          <w:sz w:val="20"/>
          <w:szCs w:val="20"/>
        </w:rPr>
        <w:footnoteRef/>
      </w:r>
      <w:r w:rsidRPr="002A6F4E">
        <w:rPr>
          <w:sz w:val="20"/>
          <w:szCs w:val="20"/>
          <w:lang w:val="en-US"/>
        </w:rPr>
        <w:t xml:space="preserve"> Instructions for completing Part B2 can be found in the ‘</w:t>
      </w:r>
      <w:r w:rsidRPr="002A6F4E">
        <w:rPr>
          <w:i/>
          <w:sz w:val="20"/>
          <w:szCs w:val="20"/>
          <w:lang w:val="en-US"/>
        </w:rPr>
        <w:t>Information for Applicants to the Synergy Grant 2018 Call’</w:t>
      </w:r>
      <w:r w:rsidRPr="002A6F4E">
        <w:rPr>
          <w:sz w:val="20"/>
          <w:szCs w:val="20"/>
          <w:lang w:val="en-US"/>
        </w:rPr>
        <w:t>.</w:t>
      </w:r>
    </w:p>
  </w:footnote>
  <w:footnote w:id="2">
    <w:p w14:paraId="647D21F1" w14:textId="77777777" w:rsidR="00A95C69" w:rsidRDefault="00A95C69" w:rsidP="00490E67">
      <w:pPr>
        <w:pStyle w:val="Notedebasdepage"/>
        <w:jc w:val="both"/>
      </w:pPr>
      <w:r w:rsidRPr="0001789B">
        <w:rPr>
          <w:rStyle w:val="Appelnotedebasdep"/>
        </w:rPr>
        <w:footnoteRef/>
      </w:r>
      <w:r>
        <w:t xml:space="preserve"> </w:t>
      </w:r>
      <w:r w:rsidRPr="00F02BC8">
        <w:t>An additional cost category 'Direct costing for Large Research Infrastructures' applicable to H2020 can be added to this table</w:t>
      </w:r>
      <w:r>
        <w:t xml:space="preserve"> (below ‘Other Goods and services’)</w:t>
      </w:r>
      <w:r w:rsidRPr="00F02BC8">
        <w:t xml:space="preserve"> for PIs who are hosted by </w:t>
      </w:r>
      <w:r>
        <w:t>i</w:t>
      </w:r>
      <w:r w:rsidRPr="00F02BC8">
        <w:t xml:space="preserve">nstitutions with Large Research Infrastructures of a value of at least EUR 20 million and </w:t>
      </w:r>
      <w:r w:rsidRPr="00F02BC8">
        <w:rPr>
          <w:b/>
        </w:rPr>
        <w:t>only</w:t>
      </w:r>
      <w:r w:rsidRPr="00F02BC8">
        <w:t xml:space="preserve"> after having received a positive ex-ante assessment from the Commission's services</w:t>
      </w:r>
      <w:r>
        <w:t>.</w:t>
      </w:r>
      <w:r w:rsidRPr="00F02BC8">
        <w:t xml:space="preserve"> </w:t>
      </w:r>
    </w:p>
  </w:footnote>
  <w:footnote w:id="3">
    <w:p w14:paraId="2F8C064D" w14:textId="77777777" w:rsidR="00A95C69" w:rsidRPr="002A6F4E" w:rsidRDefault="00A95C69" w:rsidP="005A30A8">
      <w:pPr>
        <w:jc w:val="both"/>
        <w:rPr>
          <w:lang w:val="en-US"/>
        </w:rPr>
      </w:pPr>
      <w:r w:rsidRPr="002A6F4E">
        <w:rPr>
          <w:sz w:val="20"/>
          <w:szCs w:val="20"/>
          <w:vertAlign w:val="superscript"/>
          <w:lang w:val="en-US"/>
        </w:rPr>
        <w:t xml:space="preserve">3 </w:t>
      </w:r>
      <w:r w:rsidRPr="002A6F4E">
        <w:rPr>
          <w:bCs/>
          <w:sz w:val="20"/>
          <w:szCs w:val="20"/>
          <w:lang w:val="en-US"/>
        </w:rPr>
        <w:t>When calculating the salary, please take into account the percentage of each PI's dedicated working time to run the ERC funded project (i.e. minimum 30% of the total working time).</w:t>
      </w:r>
    </w:p>
  </w:footnote>
  <w:footnote w:id="4">
    <w:p w14:paraId="29DA7318" w14:textId="77777777" w:rsidR="00A95C69" w:rsidRDefault="00A95C69">
      <w:pPr>
        <w:pStyle w:val="Notedebasdepage"/>
      </w:pPr>
      <w:r>
        <w:rPr>
          <w:rStyle w:val="Appelnotedebasdep"/>
        </w:rPr>
        <w:footnoteRef/>
      </w:r>
      <w:r>
        <w:t xml:space="preserve"> </w:t>
      </w:r>
      <w:r w:rsidRPr="006631D3">
        <w:rPr>
          <w:b/>
        </w:rPr>
        <w:t>Incl</w:t>
      </w:r>
      <w:r w:rsidRPr="006D6532">
        <w:rPr>
          <w:b/>
        </w:rPr>
        <w:t>ude</w:t>
      </w:r>
      <w:r>
        <w:t xml:space="preserve"> in the Publications costs </w:t>
      </w:r>
      <w:r w:rsidRPr="006631D3">
        <w:rPr>
          <w:b/>
        </w:rPr>
        <w:t>Open Access fees</w:t>
      </w:r>
      <w:r>
        <w:t>, dissemination activities, etc.</w:t>
      </w:r>
    </w:p>
  </w:footnote>
  <w:footnote w:id="5">
    <w:p w14:paraId="3C7E1F42" w14:textId="77777777" w:rsidR="00A95C69" w:rsidRDefault="00A95C69" w:rsidP="00490E67">
      <w:pPr>
        <w:pStyle w:val="Notedebasdepage"/>
        <w:jc w:val="both"/>
      </w:pPr>
      <w:r w:rsidRPr="0001789B">
        <w:rPr>
          <w:rStyle w:val="Appelnotedebasdep"/>
        </w:rPr>
        <w:footnoteRef/>
      </w:r>
      <w:r>
        <w:rPr>
          <w:vertAlign w:val="superscript"/>
        </w:rPr>
        <w:t xml:space="preserve"> </w:t>
      </w:r>
      <w:r w:rsidRPr="00F02BC8">
        <w:t>Ple</w:t>
      </w:r>
      <w:r w:rsidRPr="00EE58D6">
        <w:t>ase note that the overheads are fixed to a flat rate of exactly 25%.</w:t>
      </w:r>
    </w:p>
  </w:footnote>
  <w:footnote w:id="6">
    <w:p w14:paraId="4D820204" w14:textId="77777777" w:rsidR="00A95C69" w:rsidRDefault="00A95C69" w:rsidP="00490E67">
      <w:pPr>
        <w:pStyle w:val="Notedebasdepage"/>
        <w:jc w:val="both"/>
      </w:pPr>
      <w:r w:rsidRPr="0001789B">
        <w:rPr>
          <w:rStyle w:val="Appelnotedebasdep"/>
        </w:rPr>
        <w:footnoteRef/>
      </w:r>
      <w:r w:rsidRPr="0001789B">
        <w:rPr>
          <w:vertAlign w:val="superscript"/>
        </w:rPr>
        <w:t xml:space="preserve"> </w:t>
      </w:r>
      <w:r w:rsidRPr="00EE58D6">
        <w:t>Such as the costs of resources made available by third parties which are not used on the premises of the beneficiary</w:t>
      </w:r>
      <w:r>
        <w:t xml:space="preserve"> </w:t>
      </w:r>
    </w:p>
  </w:footnote>
  <w:footnote w:id="7">
    <w:p w14:paraId="0F942188" w14:textId="77777777" w:rsidR="00A95C69" w:rsidRDefault="00A95C69" w:rsidP="00EE033F">
      <w:pPr>
        <w:pStyle w:val="Notedebasdepage"/>
        <w:jc w:val="both"/>
      </w:pPr>
      <w:r>
        <w:rPr>
          <w:rStyle w:val="Appelnotedebasdep"/>
        </w:rPr>
        <w:footnoteRef/>
      </w:r>
      <w:r>
        <w:t xml:space="preserve"> The maximum award is reduced pro rata temporis for projects of a shorter duration than 72 months (e.g. for a project of 60 months duration the maximum requested EU contribution allowed is EUR 8 333 333). Additional funding to cover major one-off costs is not subject to pro-rata temporis reduction for projects of shorter duration (e.g. with additional funding it is possible to request a maximum EU contribution of EUR 12 333 333 million for a project of 60 months duration).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BE2D" w14:textId="77777777" w:rsidR="00A95C69" w:rsidRPr="00270E21" w:rsidRDefault="00A95C69" w:rsidP="007E56E2">
    <w:pPr>
      <w:pStyle w:val="En-tte"/>
      <w:rPr>
        <w:i/>
        <w:iCs/>
        <w:sz w:val="22"/>
        <w:szCs w:val="22"/>
      </w:rPr>
    </w:pPr>
    <w:r>
      <w:rPr>
        <w:i/>
        <w:iCs/>
        <w:sz w:val="22"/>
        <w:szCs w:val="22"/>
      </w:rPr>
      <w:t>Corresponding PI</w:t>
    </w:r>
    <w:r w:rsidRPr="00270E21">
      <w:rPr>
        <w:i/>
        <w:iCs/>
        <w:sz w:val="22"/>
        <w:szCs w:val="22"/>
      </w:rPr>
      <w:t>'s last name</w:t>
    </w:r>
    <w:r w:rsidRPr="00270E21">
      <w:rPr>
        <w:sz w:val="22"/>
        <w:szCs w:val="22"/>
      </w:rPr>
      <w:tab/>
    </w:r>
    <w:r>
      <w:rPr>
        <w:sz w:val="22"/>
        <w:szCs w:val="22"/>
      </w:rPr>
      <w:t>Part B2</w:t>
    </w:r>
    <w:r w:rsidRPr="00270E21">
      <w:rPr>
        <w:sz w:val="22"/>
        <w:szCs w:val="22"/>
      </w:rPr>
      <w:tab/>
    </w:r>
    <w:r w:rsidRPr="00C17C50">
      <w:rPr>
        <w:sz w:val="22"/>
        <w:szCs w:val="22"/>
      </w:rPr>
      <w:t>PeRCID</w:t>
    </w:r>
  </w:p>
  <w:p w14:paraId="0C8A7D99" w14:textId="77777777" w:rsidR="00A95C69" w:rsidRDefault="00A95C69" w:rsidP="007E56E2">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F30FD"/>
    <w:multiLevelType w:val="hybridMultilevel"/>
    <w:tmpl w:val="11C4C8A0"/>
    <w:lvl w:ilvl="0" w:tplc="5AFE4F40">
      <w:numFmt w:val="bullet"/>
      <w:lvlText w:val="-"/>
      <w:lvlJc w:val="left"/>
      <w:pPr>
        <w:tabs>
          <w:tab w:val="num" w:pos="360"/>
        </w:tabs>
        <w:ind w:left="360" w:hanging="360"/>
      </w:pPr>
      <w:rPr>
        <w:rFonts w:ascii="Times New Roman" w:eastAsia="Times New Roman" w:hAnsi="Times New Roman" w:hint="default"/>
      </w:rPr>
    </w:lvl>
    <w:lvl w:ilvl="1" w:tplc="08090003">
      <w:start w:val="1"/>
      <w:numFmt w:val="bullet"/>
      <w:lvlText w:val="o"/>
      <w:lvlJc w:val="left"/>
      <w:pPr>
        <w:tabs>
          <w:tab w:val="num" w:pos="360"/>
        </w:tabs>
        <w:ind w:left="360" w:hanging="360"/>
      </w:pPr>
      <w:rPr>
        <w:rFonts w:ascii="Courier New" w:hAnsi="Courier New" w:hint="default"/>
      </w:rPr>
    </w:lvl>
    <w:lvl w:ilvl="2" w:tplc="08090005">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 w15:restartNumberingAfterBreak="0">
    <w:nsid w:val="0FB67ADD"/>
    <w:multiLevelType w:val="hybridMultilevel"/>
    <w:tmpl w:val="E7E6E73A"/>
    <w:lvl w:ilvl="0" w:tplc="8B1E9328">
      <w:numFmt w:val="bullet"/>
      <w:lvlText w:val=""/>
      <w:lvlJc w:val="left"/>
      <w:pPr>
        <w:ind w:left="467" w:hanging="360"/>
      </w:pPr>
      <w:rPr>
        <w:rFonts w:ascii="Wingdings" w:eastAsia="Times New Roman" w:hAnsi="Wingdings" w:cs="Times New Roman" w:hint="default"/>
      </w:rPr>
    </w:lvl>
    <w:lvl w:ilvl="1" w:tplc="040C0003" w:tentative="1">
      <w:start w:val="1"/>
      <w:numFmt w:val="bullet"/>
      <w:lvlText w:val="o"/>
      <w:lvlJc w:val="left"/>
      <w:pPr>
        <w:ind w:left="1187" w:hanging="360"/>
      </w:pPr>
      <w:rPr>
        <w:rFonts w:ascii="Courier New" w:hAnsi="Courier New" w:cs="Courier New" w:hint="default"/>
      </w:rPr>
    </w:lvl>
    <w:lvl w:ilvl="2" w:tplc="040C0005" w:tentative="1">
      <w:start w:val="1"/>
      <w:numFmt w:val="bullet"/>
      <w:lvlText w:val=""/>
      <w:lvlJc w:val="left"/>
      <w:pPr>
        <w:ind w:left="1907" w:hanging="360"/>
      </w:pPr>
      <w:rPr>
        <w:rFonts w:ascii="Wingdings" w:hAnsi="Wingdings" w:hint="default"/>
      </w:rPr>
    </w:lvl>
    <w:lvl w:ilvl="3" w:tplc="040C0001" w:tentative="1">
      <w:start w:val="1"/>
      <w:numFmt w:val="bullet"/>
      <w:lvlText w:val=""/>
      <w:lvlJc w:val="left"/>
      <w:pPr>
        <w:ind w:left="2627" w:hanging="360"/>
      </w:pPr>
      <w:rPr>
        <w:rFonts w:ascii="Symbol" w:hAnsi="Symbol" w:hint="default"/>
      </w:rPr>
    </w:lvl>
    <w:lvl w:ilvl="4" w:tplc="040C0003" w:tentative="1">
      <w:start w:val="1"/>
      <w:numFmt w:val="bullet"/>
      <w:lvlText w:val="o"/>
      <w:lvlJc w:val="left"/>
      <w:pPr>
        <w:ind w:left="3347" w:hanging="360"/>
      </w:pPr>
      <w:rPr>
        <w:rFonts w:ascii="Courier New" w:hAnsi="Courier New" w:cs="Courier New" w:hint="default"/>
      </w:rPr>
    </w:lvl>
    <w:lvl w:ilvl="5" w:tplc="040C0005" w:tentative="1">
      <w:start w:val="1"/>
      <w:numFmt w:val="bullet"/>
      <w:lvlText w:val=""/>
      <w:lvlJc w:val="left"/>
      <w:pPr>
        <w:ind w:left="4067" w:hanging="360"/>
      </w:pPr>
      <w:rPr>
        <w:rFonts w:ascii="Wingdings" w:hAnsi="Wingdings" w:hint="default"/>
      </w:rPr>
    </w:lvl>
    <w:lvl w:ilvl="6" w:tplc="040C0001" w:tentative="1">
      <w:start w:val="1"/>
      <w:numFmt w:val="bullet"/>
      <w:lvlText w:val=""/>
      <w:lvlJc w:val="left"/>
      <w:pPr>
        <w:ind w:left="4787" w:hanging="360"/>
      </w:pPr>
      <w:rPr>
        <w:rFonts w:ascii="Symbol" w:hAnsi="Symbol" w:hint="default"/>
      </w:rPr>
    </w:lvl>
    <w:lvl w:ilvl="7" w:tplc="040C0003" w:tentative="1">
      <w:start w:val="1"/>
      <w:numFmt w:val="bullet"/>
      <w:lvlText w:val="o"/>
      <w:lvlJc w:val="left"/>
      <w:pPr>
        <w:ind w:left="5507" w:hanging="360"/>
      </w:pPr>
      <w:rPr>
        <w:rFonts w:ascii="Courier New" w:hAnsi="Courier New" w:cs="Courier New" w:hint="default"/>
      </w:rPr>
    </w:lvl>
    <w:lvl w:ilvl="8" w:tplc="040C0005" w:tentative="1">
      <w:start w:val="1"/>
      <w:numFmt w:val="bullet"/>
      <w:lvlText w:val=""/>
      <w:lvlJc w:val="left"/>
      <w:pPr>
        <w:ind w:left="6227" w:hanging="360"/>
      </w:pPr>
      <w:rPr>
        <w:rFonts w:ascii="Wingdings" w:hAnsi="Wingdings" w:hint="default"/>
      </w:rPr>
    </w:lvl>
  </w:abstractNum>
  <w:abstractNum w:abstractNumId="2" w15:restartNumberingAfterBreak="0">
    <w:nsid w:val="10664269"/>
    <w:multiLevelType w:val="hybridMultilevel"/>
    <w:tmpl w:val="6D6AE578"/>
    <w:lvl w:ilvl="0" w:tplc="825205DE">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2DE70C5"/>
    <w:multiLevelType w:val="hybridMultilevel"/>
    <w:tmpl w:val="005C1FDA"/>
    <w:lvl w:ilvl="0" w:tplc="040C0001">
      <w:start w:val="1"/>
      <w:numFmt w:val="bullet"/>
      <w:lvlText w:val=""/>
      <w:lvlJc w:val="left"/>
      <w:pPr>
        <w:ind w:left="934" w:hanging="360"/>
      </w:pPr>
      <w:rPr>
        <w:rFonts w:ascii="Symbol" w:hAnsi="Symbol" w:hint="default"/>
      </w:rPr>
    </w:lvl>
    <w:lvl w:ilvl="1" w:tplc="040C0003" w:tentative="1">
      <w:start w:val="1"/>
      <w:numFmt w:val="bullet"/>
      <w:lvlText w:val="o"/>
      <w:lvlJc w:val="left"/>
      <w:pPr>
        <w:ind w:left="1654" w:hanging="360"/>
      </w:pPr>
      <w:rPr>
        <w:rFonts w:ascii="Courier New" w:hAnsi="Courier New" w:cs="Courier New" w:hint="default"/>
      </w:rPr>
    </w:lvl>
    <w:lvl w:ilvl="2" w:tplc="040C0005" w:tentative="1">
      <w:start w:val="1"/>
      <w:numFmt w:val="bullet"/>
      <w:lvlText w:val=""/>
      <w:lvlJc w:val="left"/>
      <w:pPr>
        <w:ind w:left="2374" w:hanging="360"/>
      </w:pPr>
      <w:rPr>
        <w:rFonts w:ascii="Wingdings" w:hAnsi="Wingdings" w:hint="default"/>
      </w:rPr>
    </w:lvl>
    <w:lvl w:ilvl="3" w:tplc="040C0001" w:tentative="1">
      <w:start w:val="1"/>
      <w:numFmt w:val="bullet"/>
      <w:lvlText w:val=""/>
      <w:lvlJc w:val="left"/>
      <w:pPr>
        <w:ind w:left="3094" w:hanging="360"/>
      </w:pPr>
      <w:rPr>
        <w:rFonts w:ascii="Symbol" w:hAnsi="Symbol" w:hint="default"/>
      </w:rPr>
    </w:lvl>
    <w:lvl w:ilvl="4" w:tplc="040C0003" w:tentative="1">
      <w:start w:val="1"/>
      <w:numFmt w:val="bullet"/>
      <w:lvlText w:val="o"/>
      <w:lvlJc w:val="left"/>
      <w:pPr>
        <w:ind w:left="3814" w:hanging="360"/>
      </w:pPr>
      <w:rPr>
        <w:rFonts w:ascii="Courier New" w:hAnsi="Courier New" w:cs="Courier New" w:hint="default"/>
      </w:rPr>
    </w:lvl>
    <w:lvl w:ilvl="5" w:tplc="040C0005" w:tentative="1">
      <w:start w:val="1"/>
      <w:numFmt w:val="bullet"/>
      <w:lvlText w:val=""/>
      <w:lvlJc w:val="left"/>
      <w:pPr>
        <w:ind w:left="4534" w:hanging="360"/>
      </w:pPr>
      <w:rPr>
        <w:rFonts w:ascii="Wingdings" w:hAnsi="Wingdings" w:hint="default"/>
      </w:rPr>
    </w:lvl>
    <w:lvl w:ilvl="6" w:tplc="040C0001" w:tentative="1">
      <w:start w:val="1"/>
      <w:numFmt w:val="bullet"/>
      <w:lvlText w:val=""/>
      <w:lvlJc w:val="left"/>
      <w:pPr>
        <w:ind w:left="5254" w:hanging="360"/>
      </w:pPr>
      <w:rPr>
        <w:rFonts w:ascii="Symbol" w:hAnsi="Symbol" w:hint="default"/>
      </w:rPr>
    </w:lvl>
    <w:lvl w:ilvl="7" w:tplc="040C0003" w:tentative="1">
      <w:start w:val="1"/>
      <w:numFmt w:val="bullet"/>
      <w:lvlText w:val="o"/>
      <w:lvlJc w:val="left"/>
      <w:pPr>
        <w:ind w:left="5974" w:hanging="360"/>
      </w:pPr>
      <w:rPr>
        <w:rFonts w:ascii="Courier New" w:hAnsi="Courier New" w:cs="Courier New" w:hint="default"/>
      </w:rPr>
    </w:lvl>
    <w:lvl w:ilvl="8" w:tplc="040C0005" w:tentative="1">
      <w:start w:val="1"/>
      <w:numFmt w:val="bullet"/>
      <w:lvlText w:val=""/>
      <w:lvlJc w:val="left"/>
      <w:pPr>
        <w:ind w:left="6694" w:hanging="360"/>
      </w:pPr>
      <w:rPr>
        <w:rFonts w:ascii="Wingdings" w:hAnsi="Wingdings" w:hint="default"/>
      </w:rPr>
    </w:lvl>
  </w:abstractNum>
  <w:abstractNum w:abstractNumId="4" w15:restartNumberingAfterBreak="0">
    <w:nsid w:val="17A83649"/>
    <w:multiLevelType w:val="multilevel"/>
    <w:tmpl w:val="1CF42F7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19F61ABF"/>
    <w:multiLevelType w:val="hybridMultilevel"/>
    <w:tmpl w:val="8F10D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5A7736"/>
    <w:multiLevelType w:val="hybridMultilevel"/>
    <w:tmpl w:val="6080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D90856"/>
    <w:multiLevelType w:val="hybridMultilevel"/>
    <w:tmpl w:val="D72EBC00"/>
    <w:lvl w:ilvl="0" w:tplc="8834AC7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D21843"/>
    <w:multiLevelType w:val="hybridMultilevel"/>
    <w:tmpl w:val="CA3AC996"/>
    <w:lvl w:ilvl="0" w:tplc="2CFC41C0">
      <w:start w:val="1"/>
      <w:numFmt w:val="lowerLetter"/>
      <w:lvlText w:val="%1."/>
      <w:lvlJc w:val="left"/>
      <w:pPr>
        <w:ind w:left="411" w:hanging="305"/>
        <w:jc w:val="right"/>
      </w:pPr>
      <w:rPr>
        <w:rFonts w:hint="default"/>
        <w:b/>
        <w:bCs/>
        <w:w w:val="102"/>
      </w:rPr>
    </w:lvl>
    <w:lvl w:ilvl="1" w:tplc="EE6A1636">
      <w:numFmt w:val="bullet"/>
      <w:lvlText w:val="•"/>
      <w:lvlJc w:val="left"/>
      <w:pPr>
        <w:ind w:left="652" w:hanging="219"/>
      </w:pPr>
      <w:rPr>
        <w:rFonts w:ascii="Meiryo" w:eastAsia="Meiryo" w:hAnsi="Meiryo" w:cs="Meiryo" w:hint="default"/>
        <w:i/>
        <w:w w:val="93"/>
        <w:sz w:val="21"/>
        <w:szCs w:val="21"/>
      </w:rPr>
    </w:lvl>
    <w:lvl w:ilvl="2" w:tplc="9F1462C8">
      <w:numFmt w:val="bullet"/>
      <w:lvlText w:val="•"/>
      <w:lvlJc w:val="left"/>
      <w:pPr>
        <w:ind w:left="1731" w:hanging="219"/>
      </w:pPr>
      <w:rPr>
        <w:rFonts w:hint="default"/>
      </w:rPr>
    </w:lvl>
    <w:lvl w:ilvl="3" w:tplc="1D1062FC">
      <w:numFmt w:val="bullet"/>
      <w:lvlText w:val="•"/>
      <w:lvlJc w:val="left"/>
      <w:pPr>
        <w:ind w:left="2803" w:hanging="219"/>
      </w:pPr>
      <w:rPr>
        <w:rFonts w:hint="default"/>
      </w:rPr>
    </w:lvl>
    <w:lvl w:ilvl="4" w:tplc="E070D024">
      <w:numFmt w:val="bullet"/>
      <w:lvlText w:val="•"/>
      <w:lvlJc w:val="left"/>
      <w:pPr>
        <w:ind w:left="3875" w:hanging="219"/>
      </w:pPr>
      <w:rPr>
        <w:rFonts w:hint="default"/>
      </w:rPr>
    </w:lvl>
    <w:lvl w:ilvl="5" w:tplc="784687F2">
      <w:numFmt w:val="bullet"/>
      <w:lvlText w:val="•"/>
      <w:lvlJc w:val="left"/>
      <w:pPr>
        <w:ind w:left="4946" w:hanging="219"/>
      </w:pPr>
      <w:rPr>
        <w:rFonts w:hint="default"/>
      </w:rPr>
    </w:lvl>
    <w:lvl w:ilvl="6" w:tplc="B57E4DE8">
      <w:numFmt w:val="bullet"/>
      <w:lvlText w:val="•"/>
      <w:lvlJc w:val="left"/>
      <w:pPr>
        <w:ind w:left="6018" w:hanging="219"/>
      </w:pPr>
      <w:rPr>
        <w:rFonts w:hint="default"/>
      </w:rPr>
    </w:lvl>
    <w:lvl w:ilvl="7" w:tplc="14509108">
      <w:numFmt w:val="bullet"/>
      <w:lvlText w:val="•"/>
      <w:lvlJc w:val="left"/>
      <w:pPr>
        <w:ind w:left="7090" w:hanging="219"/>
      </w:pPr>
      <w:rPr>
        <w:rFonts w:hint="default"/>
      </w:rPr>
    </w:lvl>
    <w:lvl w:ilvl="8" w:tplc="5FB4F096">
      <w:numFmt w:val="bullet"/>
      <w:lvlText w:val="•"/>
      <w:lvlJc w:val="left"/>
      <w:pPr>
        <w:ind w:left="8162" w:hanging="219"/>
      </w:pPr>
      <w:rPr>
        <w:rFonts w:hint="default"/>
      </w:rPr>
    </w:lvl>
  </w:abstractNum>
  <w:abstractNum w:abstractNumId="9" w15:restartNumberingAfterBreak="0">
    <w:nsid w:val="39A65743"/>
    <w:multiLevelType w:val="multilevel"/>
    <w:tmpl w:val="D0748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1817BE"/>
    <w:multiLevelType w:val="hybridMultilevel"/>
    <w:tmpl w:val="1C0A3150"/>
    <w:lvl w:ilvl="0" w:tplc="5AFE4F40">
      <w:numFmt w:val="bullet"/>
      <w:lvlText w:val="-"/>
      <w:lvlJc w:val="left"/>
      <w:pPr>
        <w:tabs>
          <w:tab w:val="num" w:pos="360"/>
        </w:tabs>
        <w:ind w:left="360" w:hanging="360"/>
      </w:pPr>
      <w:rPr>
        <w:rFonts w:ascii="Times New Roman" w:eastAsia="Times New Roman" w:hAnsi="Times New Roman" w:hint="default"/>
      </w:rPr>
    </w:lvl>
    <w:lvl w:ilvl="1" w:tplc="08090003" w:tentative="1">
      <w:start w:val="1"/>
      <w:numFmt w:val="bullet"/>
      <w:lvlText w:val="o"/>
      <w:lvlJc w:val="left"/>
      <w:pPr>
        <w:tabs>
          <w:tab w:val="num" w:pos="360"/>
        </w:tabs>
        <w:ind w:left="360" w:hanging="360"/>
      </w:pPr>
      <w:rPr>
        <w:rFonts w:ascii="Courier New" w:hAnsi="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11" w15:restartNumberingAfterBreak="0">
    <w:nsid w:val="421E3790"/>
    <w:multiLevelType w:val="multilevel"/>
    <w:tmpl w:val="040C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469917CF"/>
    <w:multiLevelType w:val="hybridMultilevel"/>
    <w:tmpl w:val="A31E248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71AF12B7"/>
    <w:multiLevelType w:val="hybridMultilevel"/>
    <w:tmpl w:val="9F8AF84A"/>
    <w:lvl w:ilvl="0" w:tplc="E24E842C">
      <w:start w:val="1"/>
      <w:numFmt w:val="lowerRoman"/>
      <w:lvlText w:val="%1."/>
      <w:lvlJc w:val="left"/>
      <w:pPr>
        <w:ind w:left="720" w:hanging="360"/>
      </w:pPr>
      <w:rPr>
        <w:rFonts w:asciiTheme="minorHAnsi" w:eastAsia="Times New Roman" w:hAnsiTheme="minorHAnsi" w:cs="Times New Roman"/>
      </w:rPr>
    </w:lvl>
    <w:lvl w:ilvl="1" w:tplc="B2E22820">
      <w:start w:val="1"/>
      <w:numFmt w:val="lowerLetter"/>
      <w:lvlText w:val="%2."/>
      <w:lvlJc w:val="left"/>
      <w:pPr>
        <w:ind w:left="1440" w:hanging="360"/>
      </w:pPr>
      <w:rPr>
        <w:rFonts w:cs="Times New Roman"/>
        <w:b w:val="0"/>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10C48BD8">
      <w:start w:val="2"/>
      <w:numFmt w:val="bullet"/>
      <w:lvlText w:val="-"/>
      <w:lvlJc w:val="left"/>
      <w:pPr>
        <w:ind w:left="3600" w:hanging="360"/>
      </w:pPr>
      <w:rPr>
        <w:rFonts w:ascii="Calibri" w:eastAsia="Times New Roman" w:hAnsi="Calibri" w:hint="default"/>
      </w:rPr>
    </w:lvl>
    <w:lvl w:ilvl="5" w:tplc="040C001B">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4" w15:restartNumberingAfterBreak="0">
    <w:nsid w:val="759C3B7C"/>
    <w:multiLevelType w:val="hybridMultilevel"/>
    <w:tmpl w:val="CC848716"/>
    <w:lvl w:ilvl="0" w:tplc="6992977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EC135E"/>
    <w:multiLevelType w:val="hybridMultilevel"/>
    <w:tmpl w:val="AB14C6F8"/>
    <w:lvl w:ilvl="0" w:tplc="74E8722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47F80"/>
    <w:multiLevelType w:val="hybridMultilevel"/>
    <w:tmpl w:val="34F6482C"/>
    <w:lvl w:ilvl="0" w:tplc="5AFE4F40">
      <w:numFmt w:val="bullet"/>
      <w:lvlText w:val="-"/>
      <w:lvlJc w:val="left"/>
      <w:pPr>
        <w:tabs>
          <w:tab w:val="num" w:pos="360"/>
        </w:tabs>
        <w:ind w:left="360" w:hanging="360"/>
      </w:pPr>
      <w:rPr>
        <w:rFonts w:ascii="Times New Roman" w:eastAsia="Times New Roman" w:hAnsi="Times New Roman" w:hint="default"/>
      </w:rPr>
    </w:lvl>
    <w:lvl w:ilvl="1" w:tplc="08090003" w:tentative="1">
      <w:start w:val="1"/>
      <w:numFmt w:val="bullet"/>
      <w:lvlText w:val="o"/>
      <w:lvlJc w:val="left"/>
      <w:pPr>
        <w:tabs>
          <w:tab w:val="num" w:pos="360"/>
        </w:tabs>
        <w:ind w:left="360" w:hanging="360"/>
      </w:pPr>
      <w:rPr>
        <w:rFonts w:ascii="Courier New" w:hAnsi="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num w:numId="1">
    <w:abstractNumId w:val="12"/>
  </w:num>
  <w:num w:numId="2">
    <w:abstractNumId w:val="10"/>
  </w:num>
  <w:num w:numId="3">
    <w:abstractNumId w:val="0"/>
  </w:num>
  <w:num w:numId="4">
    <w:abstractNumId w:val="16"/>
  </w:num>
  <w:num w:numId="5">
    <w:abstractNumId w:val="13"/>
  </w:num>
  <w:num w:numId="6">
    <w:abstractNumId w:val="4"/>
  </w:num>
  <w:num w:numId="7">
    <w:abstractNumId w:val="6"/>
  </w:num>
  <w:num w:numId="8">
    <w:abstractNumId w:val="11"/>
  </w:num>
  <w:num w:numId="9">
    <w:abstractNumId w:val="15"/>
  </w:num>
  <w:num w:numId="10">
    <w:abstractNumId w:val="7"/>
  </w:num>
  <w:num w:numId="11">
    <w:abstractNumId w:val="14"/>
  </w:num>
  <w:num w:numId="12">
    <w:abstractNumId w:val="2"/>
  </w:num>
  <w:num w:numId="13">
    <w:abstractNumId w:val="8"/>
  </w:num>
  <w:num w:numId="14">
    <w:abstractNumId w:val="3"/>
  </w:num>
  <w:num w:numId="15">
    <w:abstractNumId w:val="5"/>
  </w:num>
  <w:num w:numId="16">
    <w:abstractNumId w:val="1"/>
  </w:num>
  <w:num w:numId="1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man Rezaei">
    <w15:presenceInfo w15:providerId="None" w15:userId="Human Rezaei"/>
  </w15:person>
  <w15:person w15:author="DELLA VALLE Cécile">
    <w15:presenceInfo w15:providerId="AD" w15:userId="S-1-5-21-2042961196-2071211753-628622809-384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edit="trackedChanges" w:enforcement="1"/>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txvstd1fdsdoe90pvxw2dnd9520ta2v2s2&quot;&gt;References egalon et al&lt;record-ids&gt;&lt;item&gt;12&lt;/item&gt;&lt;item&gt;30&lt;/item&gt;&lt;/record-ids&gt;&lt;/item&gt;&lt;/Libraries&gt;"/>
    <w:docVar w:name="LW_DocType" w:val="NORMAL"/>
  </w:docVars>
  <w:rsids>
    <w:rsidRoot w:val="00641000"/>
    <w:rsid w:val="00000BFE"/>
    <w:rsid w:val="000011A5"/>
    <w:rsid w:val="0000167F"/>
    <w:rsid w:val="00002B6A"/>
    <w:rsid w:val="00003A94"/>
    <w:rsid w:val="00005C9F"/>
    <w:rsid w:val="0000621E"/>
    <w:rsid w:val="0000626F"/>
    <w:rsid w:val="000111A6"/>
    <w:rsid w:val="000117E0"/>
    <w:rsid w:val="00011BF8"/>
    <w:rsid w:val="0001220C"/>
    <w:rsid w:val="0001238A"/>
    <w:rsid w:val="00012AB0"/>
    <w:rsid w:val="00012FB9"/>
    <w:rsid w:val="000138D3"/>
    <w:rsid w:val="00015181"/>
    <w:rsid w:val="00015CAC"/>
    <w:rsid w:val="00015DC6"/>
    <w:rsid w:val="00016CE0"/>
    <w:rsid w:val="00016E37"/>
    <w:rsid w:val="00017218"/>
    <w:rsid w:val="0001789B"/>
    <w:rsid w:val="00017DC9"/>
    <w:rsid w:val="00020D32"/>
    <w:rsid w:val="000215D5"/>
    <w:rsid w:val="00021FB3"/>
    <w:rsid w:val="00023458"/>
    <w:rsid w:val="0002363D"/>
    <w:rsid w:val="00024494"/>
    <w:rsid w:val="000253BB"/>
    <w:rsid w:val="00025453"/>
    <w:rsid w:val="00025F11"/>
    <w:rsid w:val="00026F02"/>
    <w:rsid w:val="0002790F"/>
    <w:rsid w:val="00030717"/>
    <w:rsid w:val="00030B32"/>
    <w:rsid w:val="000312E6"/>
    <w:rsid w:val="000317F2"/>
    <w:rsid w:val="00031D9E"/>
    <w:rsid w:val="000335CF"/>
    <w:rsid w:val="0003372B"/>
    <w:rsid w:val="00034552"/>
    <w:rsid w:val="00034FEE"/>
    <w:rsid w:val="0003514A"/>
    <w:rsid w:val="00035D8B"/>
    <w:rsid w:val="000367A9"/>
    <w:rsid w:val="00036AD4"/>
    <w:rsid w:val="00037A1A"/>
    <w:rsid w:val="00037D59"/>
    <w:rsid w:val="00040E15"/>
    <w:rsid w:val="00040E52"/>
    <w:rsid w:val="000418FE"/>
    <w:rsid w:val="00042B31"/>
    <w:rsid w:val="00042BEE"/>
    <w:rsid w:val="00042DB0"/>
    <w:rsid w:val="00043B90"/>
    <w:rsid w:val="00043F1B"/>
    <w:rsid w:val="00044D48"/>
    <w:rsid w:val="00044D72"/>
    <w:rsid w:val="000459E1"/>
    <w:rsid w:val="00045AD1"/>
    <w:rsid w:val="00045E2C"/>
    <w:rsid w:val="000463D5"/>
    <w:rsid w:val="00047907"/>
    <w:rsid w:val="000479F3"/>
    <w:rsid w:val="00047F4B"/>
    <w:rsid w:val="0005003E"/>
    <w:rsid w:val="0005070D"/>
    <w:rsid w:val="00050924"/>
    <w:rsid w:val="000514AE"/>
    <w:rsid w:val="000522BF"/>
    <w:rsid w:val="0005371E"/>
    <w:rsid w:val="00053D46"/>
    <w:rsid w:val="00054B5F"/>
    <w:rsid w:val="00054EAF"/>
    <w:rsid w:val="00055001"/>
    <w:rsid w:val="00056196"/>
    <w:rsid w:val="00057039"/>
    <w:rsid w:val="000600C1"/>
    <w:rsid w:val="00061581"/>
    <w:rsid w:val="00061A75"/>
    <w:rsid w:val="00061EF2"/>
    <w:rsid w:val="00063762"/>
    <w:rsid w:val="0006469C"/>
    <w:rsid w:val="00064F28"/>
    <w:rsid w:val="000666E5"/>
    <w:rsid w:val="00066C14"/>
    <w:rsid w:val="000705CF"/>
    <w:rsid w:val="00070EA1"/>
    <w:rsid w:val="000712E0"/>
    <w:rsid w:val="00072C6B"/>
    <w:rsid w:val="00072CEB"/>
    <w:rsid w:val="0007332D"/>
    <w:rsid w:val="00075B31"/>
    <w:rsid w:val="00075C1A"/>
    <w:rsid w:val="00075ED2"/>
    <w:rsid w:val="0007660F"/>
    <w:rsid w:val="00076D79"/>
    <w:rsid w:val="00077208"/>
    <w:rsid w:val="00080344"/>
    <w:rsid w:val="0008194C"/>
    <w:rsid w:val="00081DFC"/>
    <w:rsid w:val="0008269D"/>
    <w:rsid w:val="0008279F"/>
    <w:rsid w:val="00084082"/>
    <w:rsid w:val="00085B63"/>
    <w:rsid w:val="00085EE0"/>
    <w:rsid w:val="0008745E"/>
    <w:rsid w:val="000903D9"/>
    <w:rsid w:val="00090436"/>
    <w:rsid w:val="00090AF4"/>
    <w:rsid w:val="0009201D"/>
    <w:rsid w:val="00092156"/>
    <w:rsid w:val="000929D3"/>
    <w:rsid w:val="00093C1B"/>
    <w:rsid w:val="00095C09"/>
    <w:rsid w:val="00095EC2"/>
    <w:rsid w:val="000968E5"/>
    <w:rsid w:val="0009740A"/>
    <w:rsid w:val="00097C43"/>
    <w:rsid w:val="000A03B2"/>
    <w:rsid w:val="000A1792"/>
    <w:rsid w:val="000A3BB3"/>
    <w:rsid w:val="000A40BD"/>
    <w:rsid w:val="000A46A0"/>
    <w:rsid w:val="000A69D3"/>
    <w:rsid w:val="000A6A4D"/>
    <w:rsid w:val="000A73E5"/>
    <w:rsid w:val="000A7656"/>
    <w:rsid w:val="000A7BCE"/>
    <w:rsid w:val="000A7BEE"/>
    <w:rsid w:val="000B1102"/>
    <w:rsid w:val="000B1677"/>
    <w:rsid w:val="000B1980"/>
    <w:rsid w:val="000B1D48"/>
    <w:rsid w:val="000B1DCB"/>
    <w:rsid w:val="000B21C6"/>
    <w:rsid w:val="000B3679"/>
    <w:rsid w:val="000B37CB"/>
    <w:rsid w:val="000B39BE"/>
    <w:rsid w:val="000B3DBE"/>
    <w:rsid w:val="000B3E40"/>
    <w:rsid w:val="000B46D6"/>
    <w:rsid w:val="000B48E0"/>
    <w:rsid w:val="000B5098"/>
    <w:rsid w:val="000B61BC"/>
    <w:rsid w:val="000B6885"/>
    <w:rsid w:val="000B7BBE"/>
    <w:rsid w:val="000C2D4F"/>
    <w:rsid w:val="000C49EB"/>
    <w:rsid w:val="000C4C02"/>
    <w:rsid w:val="000C4F9C"/>
    <w:rsid w:val="000C7694"/>
    <w:rsid w:val="000C7E93"/>
    <w:rsid w:val="000D0149"/>
    <w:rsid w:val="000D0236"/>
    <w:rsid w:val="000D1297"/>
    <w:rsid w:val="000D2FB8"/>
    <w:rsid w:val="000D4393"/>
    <w:rsid w:val="000D453A"/>
    <w:rsid w:val="000D7820"/>
    <w:rsid w:val="000D7AD1"/>
    <w:rsid w:val="000D7D79"/>
    <w:rsid w:val="000E1C52"/>
    <w:rsid w:val="000E3B9E"/>
    <w:rsid w:val="000E3D91"/>
    <w:rsid w:val="000E42DE"/>
    <w:rsid w:val="000E4FD4"/>
    <w:rsid w:val="000E50C4"/>
    <w:rsid w:val="000E602E"/>
    <w:rsid w:val="000E637C"/>
    <w:rsid w:val="000E67CF"/>
    <w:rsid w:val="000E7426"/>
    <w:rsid w:val="000F1222"/>
    <w:rsid w:val="000F12AB"/>
    <w:rsid w:val="000F13B6"/>
    <w:rsid w:val="000F1846"/>
    <w:rsid w:val="000F1A22"/>
    <w:rsid w:val="000F1C6B"/>
    <w:rsid w:val="000F255E"/>
    <w:rsid w:val="000F27AC"/>
    <w:rsid w:val="000F288D"/>
    <w:rsid w:val="000F2E30"/>
    <w:rsid w:val="000F333D"/>
    <w:rsid w:val="000F3886"/>
    <w:rsid w:val="000F5F30"/>
    <w:rsid w:val="000F64C0"/>
    <w:rsid w:val="000F67F8"/>
    <w:rsid w:val="000F6C6B"/>
    <w:rsid w:val="000F7C92"/>
    <w:rsid w:val="00100019"/>
    <w:rsid w:val="001000C6"/>
    <w:rsid w:val="00100105"/>
    <w:rsid w:val="00100533"/>
    <w:rsid w:val="0010168D"/>
    <w:rsid w:val="00101D1B"/>
    <w:rsid w:val="0010327C"/>
    <w:rsid w:val="001040CA"/>
    <w:rsid w:val="001045AC"/>
    <w:rsid w:val="0010471A"/>
    <w:rsid w:val="00105B0C"/>
    <w:rsid w:val="00105FB2"/>
    <w:rsid w:val="00106C40"/>
    <w:rsid w:val="00107C43"/>
    <w:rsid w:val="00107E10"/>
    <w:rsid w:val="00110418"/>
    <w:rsid w:val="001104C3"/>
    <w:rsid w:val="00110514"/>
    <w:rsid w:val="00111864"/>
    <w:rsid w:val="00112332"/>
    <w:rsid w:val="001136F1"/>
    <w:rsid w:val="00113F57"/>
    <w:rsid w:val="00114BCF"/>
    <w:rsid w:val="00114F5B"/>
    <w:rsid w:val="00116B74"/>
    <w:rsid w:val="00116C01"/>
    <w:rsid w:val="001176EF"/>
    <w:rsid w:val="001203C3"/>
    <w:rsid w:val="0012041B"/>
    <w:rsid w:val="00120E27"/>
    <w:rsid w:val="0012103A"/>
    <w:rsid w:val="001218F5"/>
    <w:rsid w:val="00121976"/>
    <w:rsid w:val="00121F86"/>
    <w:rsid w:val="00121F98"/>
    <w:rsid w:val="001220DF"/>
    <w:rsid w:val="00122376"/>
    <w:rsid w:val="00124A8B"/>
    <w:rsid w:val="001259ED"/>
    <w:rsid w:val="001264DE"/>
    <w:rsid w:val="001268E0"/>
    <w:rsid w:val="00126CB9"/>
    <w:rsid w:val="00126F86"/>
    <w:rsid w:val="00127406"/>
    <w:rsid w:val="0013163C"/>
    <w:rsid w:val="001321A8"/>
    <w:rsid w:val="00132F45"/>
    <w:rsid w:val="00133638"/>
    <w:rsid w:val="00133645"/>
    <w:rsid w:val="001340F9"/>
    <w:rsid w:val="00134778"/>
    <w:rsid w:val="00134896"/>
    <w:rsid w:val="001348BE"/>
    <w:rsid w:val="00135304"/>
    <w:rsid w:val="001353F6"/>
    <w:rsid w:val="00135577"/>
    <w:rsid w:val="00135862"/>
    <w:rsid w:val="0013594A"/>
    <w:rsid w:val="00135FBE"/>
    <w:rsid w:val="0013655A"/>
    <w:rsid w:val="00136A0F"/>
    <w:rsid w:val="00137AA1"/>
    <w:rsid w:val="001404A4"/>
    <w:rsid w:val="0014084E"/>
    <w:rsid w:val="00140BE3"/>
    <w:rsid w:val="001424B6"/>
    <w:rsid w:val="00142A93"/>
    <w:rsid w:val="00143642"/>
    <w:rsid w:val="00143819"/>
    <w:rsid w:val="00143A63"/>
    <w:rsid w:val="00144C74"/>
    <w:rsid w:val="001464D9"/>
    <w:rsid w:val="00146962"/>
    <w:rsid w:val="001469C6"/>
    <w:rsid w:val="00146F2D"/>
    <w:rsid w:val="00147494"/>
    <w:rsid w:val="00150DF9"/>
    <w:rsid w:val="0015159C"/>
    <w:rsid w:val="00151F41"/>
    <w:rsid w:val="00153472"/>
    <w:rsid w:val="00153FA0"/>
    <w:rsid w:val="001543C1"/>
    <w:rsid w:val="00154459"/>
    <w:rsid w:val="001546D6"/>
    <w:rsid w:val="00154BB2"/>
    <w:rsid w:val="00154FB6"/>
    <w:rsid w:val="00155157"/>
    <w:rsid w:val="00155679"/>
    <w:rsid w:val="00155948"/>
    <w:rsid w:val="00155E46"/>
    <w:rsid w:val="00156336"/>
    <w:rsid w:val="00160450"/>
    <w:rsid w:val="0016226E"/>
    <w:rsid w:val="0016381E"/>
    <w:rsid w:val="00164C2E"/>
    <w:rsid w:val="00165F84"/>
    <w:rsid w:val="00166164"/>
    <w:rsid w:val="0016620C"/>
    <w:rsid w:val="001665E8"/>
    <w:rsid w:val="0016746B"/>
    <w:rsid w:val="00170291"/>
    <w:rsid w:val="00172AD5"/>
    <w:rsid w:val="00176831"/>
    <w:rsid w:val="00176A1C"/>
    <w:rsid w:val="00176AF8"/>
    <w:rsid w:val="00176F8F"/>
    <w:rsid w:val="00177742"/>
    <w:rsid w:val="0018012A"/>
    <w:rsid w:val="00181249"/>
    <w:rsid w:val="0018159B"/>
    <w:rsid w:val="00182EEF"/>
    <w:rsid w:val="00182EF1"/>
    <w:rsid w:val="00183397"/>
    <w:rsid w:val="00183D33"/>
    <w:rsid w:val="00184B33"/>
    <w:rsid w:val="00184D21"/>
    <w:rsid w:val="0018585F"/>
    <w:rsid w:val="00185B50"/>
    <w:rsid w:val="0018627E"/>
    <w:rsid w:val="00186B61"/>
    <w:rsid w:val="00187BE0"/>
    <w:rsid w:val="001907DA"/>
    <w:rsid w:val="00191552"/>
    <w:rsid w:val="00191BEC"/>
    <w:rsid w:val="00192BA7"/>
    <w:rsid w:val="00193480"/>
    <w:rsid w:val="00193C21"/>
    <w:rsid w:val="00194012"/>
    <w:rsid w:val="00194E75"/>
    <w:rsid w:val="001952A1"/>
    <w:rsid w:val="00195AAD"/>
    <w:rsid w:val="001961AD"/>
    <w:rsid w:val="00196660"/>
    <w:rsid w:val="00196669"/>
    <w:rsid w:val="00196779"/>
    <w:rsid w:val="001975F0"/>
    <w:rsid w:val="00197CF8"/>
    <w:rsid w:val="00197DDD"/>
    <w:rsid w:val="001A055D"/>
    <w:rsid w:val="001A0DEA"/>
    <w:rsid w:val="001A2237"/>
    <w:rsid w:val="001A2274"/>
    <w:rsid w:val="001A2372"/>
    <w:rsid w:val="001A3351"/>
    <w:rsid w:val="001A44A0"/>
    <w:rsid w:val="001A4D7D"/>
    <w:rsid w:val="001A54E3"/>
    <w:rsid w:val="001A57E2"/>
    <w:rsid w:val="001A5911"/>
    <w:rsid w:val="001A5B34"/>
    <w:rsid w:val="001A608F"/>
    <w:rsid w:val="001A653C"/>
    <w:rsid w:val="001A657F"/>
    <w:rsid w:val="001A661D"/>
    <w:rsid w:val="001A6CE0"/>
    <w:rsid w:val="001A70F4"/>
    <w:rsid w:val="001A77CE"/>
    <w:rsid w:val="001A7D07"/>
    <w:rsid w:val="001B1E12"/>
    <w:rsid w:val="001B269D"/>
    <w:rsid w:val="001B2C51"/>
    <w:rsid w:val="001B2E27"/>
    <w:rsid w:val="001B3830"/>
    <w:rsid w:val="001B46DF"/>
    <w:rsid w:val="001B6E86"/>
    <w:rsid w:val="001B7852"/>
    <w:rsid w:val="001B79C2"/>
    <w:rsid w:val="001B7B96"/>
    <w:rsid w:val="001C1565"/>
    <w:rsid w:val="001C1647"/>
    <w:rsid w:val="001C180E"/>
    <w:rsid w:val="001C31FF"/>
    <w:rsid w:val="001C35FE"/>
    <w:rsid w:val="001C52CD"/>
    <w:rsid w:val="001C54AA"/>
    <w:rsid w:val="001C54DD"/>
    <w:rsid w:val="001C7311"/>
    <w:rsid w:val="001C77E2"/>
    <w:rsid w:val="001C7A8D"/>
    <w:rsid w:val="001D00FE"/>
    <w:rsid w:val="001D0EC9"/>
    <w:rsid w:val="001D2434"/>
    <w:rsid w:val="001D25D6"/>
    <w:rsid w:val="001D2619"/>
    <w:rsid w:val="001D43D3"/>
    <w:rsid w:val="001D494A"/>
    <w:rsid w:val="001D55D5"/>
    <w:rsid w:val="001D5A5A"/>
    <w:rsid w:val="001D5BEE"/>
    <w:rsid w:val="001D6400"/>
    <w:rsid w:val="001D6601"/>
    <w:rsid w:val="001D6CAD"/>
    <w:rsid w:val="001D7135"/>
    <w:rsid w:val="001D7873"/>
    <w:rsid w:val="001D7B64"/>
    <w:rsid w:val="001E0127"/>
    <w:rsid w:val="001E05C1"/>
    <w:rsid w:val="001E0693"/>
    <w:rsid w:val="001E10E5"/>
    <w:rsid w:val="001E165A"/>
    <w:rsid w:val="001E2195"/>
    <w:rsid w:val="001E23F2"/>
    <w:rsid w:val="001E29B6"/>
    <w:rsid w:val="001E319F"/>
    <w:rsid w:val="001E35C7"/>
    <w:rsid w:val="001E48E5"/>
    <w:rsid w:val="001E6126"/>
    <w:rsid w:val="001E7270"/>
    <w:rsid w:val="001F05AC"/>
    <w:rsid w:val="001F0B0A"/>
    <w:rsid w:val="001F0BD4"/>
    <w:rsid w:val="001F0D6F"/>
    <w:rsid w:val="001F1481"/>
    <w:rsid w:val="001F1607"/>
    <w:rsid w:val="001F17E9"/>
    <w:rsid w:val="001F2A88"/>
    <w:rsid w:val="001F666A"/>
    <w:rsid w:val="001F676F"/>
    <w:rsid w:val="001F6DEB"/>
    <w:rsid w:val="00200924"/>
    <w:rsid w:val="00200C7B"/>
    <w:rsid w:val="002014FA"/>
    <w:rsid w:val="00203E37"/>
    <w:rsid w:val="0020419A"/>
    <w:rsid w:val="00204509"/>
    <w:rsid w:val="00205AB9"/>
    <w:rsid w:val="00205D0F"/>
    <w:rsid w:val="002070C9"/>
    <w:rsid w:val="00207A0A"/>
    <w:rsid w:val="00207C67"/>
    <w:rsid w:val="00207DB2"/>
    <w:rsid w:val="002108F6"/>
    <w:rsid w:val="0021241B"/>
    <w:rsid w:val="002129F2"/>
    <w:rsid w:val="002139C1"/>
    <w:rsid w:val="00213A5B"/>
    <w:rsid w:val="00213FC2"/>
    <w:rsid w:val="002147B8"/>
    <w:rsid w:val="002150BE"/>
    <w:rsid w:val="00215A4C"/>
    <w:rsid w:val="00216B32"/>
    <w:rsid w:val="0021704D"/>
    <w:rsid w:val="00217298"/>
    <w:rsid w:val="0021773F"/>
    <w:rsid w:val="00217792"/>
    <w:rsid w:val="002208E6"/>
    <w:rsid w:val="00221A52"/>
    <w:rsid w:val="00221CA1"/>
    <w:rsid w:val="00221E42"/>
    <w:rsid w:val="002230A2"/>
    <w:rsid w:val="00223323"/>
    <w:rsid w:val="00224398"/>
    <w:rsid w:val="00224EB6"/>
    <w:rsid w:val="00225F6C"/>
    <w:rsid w:val="0022735F"/>
    <w:rsid w:val="0023009B"/>
    <w:rsid w:val="00231525"/>
    <w:rsid w:val="00231DBF"/>
    <w:rsid w:val="002334F4"/>
    <w:rsid w:val="002336D7"/>
    <w:rsid w:val="00233C59"/>
    <w:rsid w:val="00233F96"/>
    <w:rsid w:val="00234986"/>
    <w:rsid w:val="002350B7"/>
    <w:rsid w:val="002350F9"/>
    <w:rsid w:val="0023522D"/>
    <w:rsid w:val="00235E84"/>
    <w:rsid w:val="00235F8C"/>
    <w:rsid w:val="00237DCA"/>
    <w:rsid w:val="00237E50"/>
    <w:rsid w:val="00240111"/>
    <w:rsid w:val="00241256"/>
    <w:rsid w:val="00241A70"/>
    <w:rsid w:val="00242A8E"/>
    <w:rsid w:val="00243100"/>
    <w:rsid w:val="002431CB"/>
    <w:rsid w:val="00243682"/>
    <w:rsid w:val="00243870"/>
    <w:rsid w:val="00243C2D"/>
    <w:rsid w:val="00244684"/>
    <w:rsid w:val="00244D1A"/>
    <w:rsid w:val="00245B71"/>
    <w:rsid w:val="00246B93"/>
    <w:rsid w:val="00246CE2"/>
    <w:rsid w:val="00246D54"/>
    <w:rsid w:val="00246E75"/>
    <w:rsid w:val="002474AB"/>
    <w:rsid w:val="00247C6D"/>
    <w:rsid w:val="00247C9D"/>
    <w:rsid w:val="00247F52"/>
    <w:rsid w:val="0025008C"/>
    <w:rsid w:val="00251104"/>
    <w:rsid w:val="00251B6A"/>
    <w:rsid w:val="00251D04"/>
    <w:rsid w:val="002528E8"/>
    <w:rsid w:val="002528F9"/>
    <w:rsid w:val="0025369F"/>
    <w:rsid w:val="00253850"/>
    <w:rsid w:val="00253FA0"/>
    <w:rsid w:val="00254C11"/>
    <w:rsid w:val="00254FF3"/>
    <w:rsid w:val="002554FD"/>
    <w:rsid w:val="00255F74"/>
    <w:rsid w:val="002568BA"/>
    <w:rsid w:val="00256CBB"/>
    <w:rsid w:val="0025749A"/>
    <w:rsid w:val="00261324"/>
    <w:rsid w:val="002620A1"/>
    <w:rsid w:val="0026254E"/>
    <w:rsid w:val="0026323A"/>
    <w:rsid w:val="0026330E"/>
    <w:rsid w:val="00263AD4"/>
    <w:rsid w:val="00263CA8"/>
    <w:rsid w:val="00264828"/>
    <w:rsid w:val="00265373"/>
    <w:rsid w:val="002656C6"/>
    <w:rsid w:val="0026632D"/>
    <w:rsid w:val="00266F1A"/>
    <w:rsid w:val="00267183"/>
    <w:rsid w:val="00267EC6"/>
    <w:rsid w:val="00270E21"/>
    <w:rsid w:val="00271C36"/>
    <w:rsid w:val="00272195"/>
    <w:rsid w:val="0027312E"/>
    <w:rsid w:val="0027336F"/>
    <w:rsid w:val="0027369A"/>
    <w:rsid w:val="00273B08"/>
    <w:rsid w:val="0027489C"/>
    <w:rsid w:val="002755A8"/>
    <w:rsid w:val="00276AEF"/>
    <w:rsid w:val="00276B3E"/>
    <w:rsid w:val="00276D9E"/>
    <w:rsid w:val="0027797C"/>
    <w:rsid w:val="00277C08"/>
    <w:rsid w:val="00277E61"/>
    <w:rsid w:val="002811C8"/>
    <w:rsid w:val="00282001"/>
    <w:rsid w:val="00282516"/>
    <w:rsid w:val="00282DBD"/>
    <w:rsid w:val="00284813"/>
    <w:rsid w:val="00284905"/>
    <w:rsid w:val="00284ABE"/>
    <w:rsid w:val="00285138"/>
    <w:rsid w:val="002851FD"/>
    <w:rsid w:val="002874CE"/>
    <w:rsid w:val="0028760C"/>
    <w:rsid w:val="00287CE3"/>
    <w:rsid w:val="00290016"/>
    <w:rsid w:val="002907FE"/>
    <w:rsid w:val="00290FF9"/>
    <w:rsid w:val="00291C28"/>
    <w:rsid w:val="0029210F"/>
    <w:rsid w:val="0029281A"/>
    <w:rsid w:val="002935E2"/>
    <w:rsid w:val="00293EF1"/>
    <w:rsid w:val="00294847"/>
    <w:rsid w:val="0029584C"/>
    <w:rsid w:val="0029699C"/>
    <w:rsid w:val="002A10D8"/>
    <w:rsid w:val="002A1426"/>
    <w:rsid w:val="002A1A06"/>
    <w:rsid w:val="002A1BDF"/>
    <w:rsid w:val="002A239E"/>
    <w:rsid w:val="002A2B59"/>
    <w:rsid w:val="002A2CB2"/>
    <w:rsid w:val="002A392D"/>
    <w:rsid w:val="002A3BFC"/>
    <w:rsid w:val="002A3C22"/>
    <w:rsid w:val="002A3C75"/>
    <w:rsid w:val="002A4831"/>
    <w:rsid w:val="002A6B1E"/>
    <w:rsid w:val="002A6F4E"/>
    <w:rsid w:val="002A7A93"/>
    <w:rsid w:val="002B0841"/>
    <w:rsid w:val="002B0D1D"/>
    <w:rsid w:val="002B1170"/>
    <w:rsid w:val="002B13B3"/>
    <w:rsid w:val="002B16EB"/>
    <w:rsid w:val="002B1A55"/>
    <w:rsid w:val="002B21F4"/>
    <w:rsid w:val="002B2A3D"/>
    <w:rsid w:val="002B30B0"/>
    <w:rsid w:val="002B3844"/>
    <w:rsid w:val="002B44CD"/>
    <w:rsid w:val="002B4A3E"/>
    <w:rsid w:val="002B4E49"/>
    <w:rsid w:val="002B666D"/>
    <w:rsid w:val="002B76F6"/>
    <w:rsid w:val="002C0E2F"/>
    <w:rsid w:val="002C18EF"/>
    <w:rsid w:val="002C2A13"/>
    <w:rsid w:val="002C3D1D"/>
    <w:rsid w:val="002C4235"/>
    <w:rsid w:val="002C4421"/>
    <w:rsid w:val="002C4633"/>
    <w:rsid w:val="002C4A46"/>
    <w:rsid w:val="002C5CF7"/>
    <w:rsid w:val="002C647A"/>
    <w:rsid w:val="002C725D"/>
    <w:rsid w:val="002C7403"/>
    <w:rsid w:val="002D09D0"/>
    <w:rsid w:val="002D2EF9"/>
    <w:rsid w:val="002D3B66"/>
    <w:rsid w:val="002D4E68"/>
    <w:rsid w:val="002D50EC"/>
    <w:rsid w:val="002D5B46"/>
    <w:rsid w:val="002D61F4"/>
    <w:rsid w:val="002D705D"/>
    <w:rsid w:val="002D73D6"/>
    <w:rsid w:val="002E2A5A"/>
    <w:rsid w:val="002E4248"/>
    <w:rsid w:val="002E485D"/>
    <w:rsid w:val="002E4BB4"/>
    <w:rsid w:val="002E4EC5"/>
    <w:rsid w:val="002E508C"/>
    <w:rsid w:val="002E6EA8"/>
    <w:rsid w:val="002E726A"/>
    <w:rsid w:val="002E7738"/>
    <w:rsid w:val="002F03A3"/>
    <w:rsid w:val="002F051D"/>
    <w:rsid w:val="002F0ABA"/>
    <w:rsid w:val="002F13F9"/>
    <w:rsid w:val="002F1885"/>
    <w:rsid w:val="002F1AA8"/>
    <w:rsid w:val="002F2A39"/>
    <w:rsid w:val="002F3F32"/>
    <w:rsid w:val="002F479D"/>
    <w:rsid w:val="002F4D83"/>
    <w:rsid w:val="002F7DE9"/>
    <w:rsid w:val="00300A76"/>
    <w:rsid w:val="00301141"/>
    <w:rsid w:val="00301EBE"/>
    <w:rsid w:val="003025A7"/>
    <w:rsid w:val="003027E6"/>
    <w:rsid w:val="00302F68"/>
    <w:rsid w:val="00303804"/>
    <w:rsid w:val="0030419F"/>
    <w:rsid w:val="00304207"/>
    <w:rsid w:val="0030580D"/>
    <w:rsid w:val="00307176"/>
    <w:rsid w:val="0030740B"/>
    <w:rsid w:val="00312822"/>
    <w:rsid w:val="0031452F"/>
    <w:rsid w:val="00314B99"/>
    <w:rsid w:val="00317C3B"/>
    <w:rsid w:val="00320A4C"/>
    <w:rsid w:val="00320E4B"/>
    <w:rsid w:val="003211E7"/>
    <w:rsid w:val="00321C44"/>
    <w:rsid w:val="00321FE8"/>
    <w:rsid w:val="00322464"/>
    <w:rsid w:val="00322A65"/>
    <w:rsid w:val="00322E26"/>
    <w:rsid w:val="003231F0"/>
    <w:rsid w:val="0032395F"/>
    <w:rsid w:val="00323B4C"/>
    <w:rsid w:val="00323CAD"/>
    <w:rsid w:val="0032619A"/>
    <w:rsid w:val="003273B1"/>
    <w:rsid w:val="00331D32"/>
    <w:rsid w:val="00335E7D"/>
    <w:rsid w:val="00335F8F"/>
    <w:rsid w:val="003361F8"/>
    <w:rsid w:val="00336650"/>
    <w:rsid w:val="00336766"/>
    <w:rsid w:val="0033676D"/>
    <w:rsid w:val="003373B6"/>
    <w:rsid w:val="0034118A"/>
    <w:rsid w:val="0034156B"/>
    <w:rsid w:val="003418D7"/>
    <w:rsid w:val="00341B39"/>
    <w:rsid w:val="00341D59"/>
    <w:rsid w:val="00343517"/>
    <w:rsid w:val="00344015"/>
    <w:rsid w:val="003440D5"/>
    <w:rsid w:val="00344B3E"/>
    <w:rsid w:val="00344F4F"/>
    <w:rsid w:val="00344FEF"/>
    <w:rsid w:val="0034621B"/>
    <w:rsid w:val="00347A1E"/>
    <w:rsid w:val="00351718"/>
    <w:rsid w:val="00351C06"/>
    <w:rsid w:val="003521BF"/>
    <w:rsid w:val="003534BD"/>
    <w:rsid w:val="00354A69"/>
    <w:rsid w:val="00355DF9"/>
    <w:rsid w:val="0035643A"/>
    <w:rsid w:val="003604EC"/>
    <w:rsid w:val="00361984"/>
    <w:rsid w:val="00361F84"/>
    <w:rsid w:val="003628C6"/>
    <w:rsid w:val="00362C67"/>
    <w:rsid w:val="00362F2C"/>
    <w:rsid w:val="003632E5"/>
    <w:rsid w:val="00363E13"/>
    <w:rsid w:val="0036400C"/>
    <w:rsid w:val="0036404C"/>
    <w:rsid w:val="00364877"/>
    <w:rsid w:val="00364E4E"/>
    <w:rsid w:val="0036584E"/>
    <w:rsid w:val="003667C5"/>
    <w:rsid w:val="003705C9"/>
    <w:rsid w:val="00370BBF"/>
    <w:rsid w:val="003715D9"/>
    <w:rsid w:val="00372049"/>
    <w:rsid w:val="00372288"/>
    <w:rsid w:val="0037247A"/>
    <w:rsid w:val="0037247F"/>
    <w:rsid w:val="00373D58"/>
    <w:rsid w:val="00375274"/>
    <w:rsid w:val="00375681"/>
    <w:rsid w:val="0037674F"/>
    <w:rsid w:val="0037688C"/>
    <w:rsid w:val="00376C51"/>
    <w:rsid w:val="00377CA1"/>
    <w:rsid w:val="00377CD5"/>
    <w:rsid w:val="00377D95"/>
    <w:rsid w:val="00377E55"/>
    <w:rsid w:val="00380561"/>
    <w:rsid w:val="00380A4A"/>
    <w:rsid w:val="00380DD7"/>
    <w:rsid w:val="00381B2E"/>
    <w:rsid w:val="00381C68"/>
    <w:rsid w:val="00382516"/>
    <w:rsid w:val="0038273F"/>
    <w:rsid w:val="00384377"/>
    <w:rsid w:val="00384614"/>
    <w:rsid w:val="003851A1"/>
    <w:rsid w:val="003855B1"/>
    <w:rsid w:val="00385BE6"/>
    <w:rsid w:val="003902C5"/>
    <w:rsid w:val="00390B13"/>
    <w:rsid w:val="00391EBE"/>
    <w:rsid w:val="00392022"/>
    <w:rsid w:val="0039250E"/>
    <w:rsid w:val="00393AB4"/>
    <w:rsid w:val="0039510C"/>
    <w:rsid w:val="0039579F"/>
    <w:rsid w:val="00395A5F"/>
    <w:rsid w:val="003965DE"/>
    <w:rsid w:val="00396FDB"/>
    <w:rsid w:val="00397603"/>
    <w:rsid w:val="00397AC6"/>
    <w:rsid w:val="003A0ECC"/>
    <w:rsid w:val="003A20A8"/>
    <w:rsid w:val="003A2654"/>
    <w:rsid w:val="003A45DB"/>
    <w:rsid w:val="003A4E67"/>
    <w:rsid w:val="003A579C"/>
    <w:rsid w:val="003A6133"/>
    <w:rsid w:val="003A62D4"/>
    <w:rsid w:val="003A64BD"/>
    <w:rsid w:val="003A66F4"/>
    <w:rsid w:val="003A741C"/>
    <w:rsid w:val="003A7651"/>
    <w:rsid w:val="003B08FF"/>
    <w:rsid w:val="003B2C5F"/>
    <w:rsid w:val="003B33FA"/>
    <w:rsid w:val="003B3D7F"/>
    <w:rsid w:val="003B4CDE"/>
    <w:rsid w:val="003B6072"/>
    <w:rsid w:val="003B65E6"/>
    <w:rsid w:val="003B73C9"/>
    <w:rsid w:val="003C02AC"/>
    <w:rsid w:val="003C05C7"/>
    <w:rsid w:val="003C1FC7"/>
    <w:rsid w:val="003C1FEB"/>
    <w:rsid w:val="003C2020"/>
    <w:rsid w:val="003C229A"/>
    <w:rsid w:val="003C3A3A"/>
    <w:rsid w:val="003C4697"/>
    <w:rsid w:val="003C6518"/>
    <w:rsid w:val="003C654E"/>
    <w:rsid w:val="003C6FD0"/>
    <w:rsid w:val="003D08BB"/>
    <w:rsid w:val="003D0E69"/>
    <w:rsid w:val="003D4C26"/>
    <w:rsid w:val="003D5701"/>
    <w:rsid w:val="003D69D9"/>
    <w:rsid w:val="003D6E38"/>
    <w:rsid w:val="003D7635"/>
    <w:rsid w:val="003D7E7F"/>
    <w:rsid w:val="003E2312"/>
    <w:rsid w:val="003E32FE"/>
    <w:rsid w:val="003E34A0"/>
    <w:rsid w:val="003E568C"/>
    <w:rsid w:val="003E6101"/>
    <w:rsid w:val="003E747C"/>
    <w:rsid w:val="003F0159"/>
    <w:rsid w:val="003F02E1"/>
    <w:rsid w:val="003F0C79"/>
    <w:rsid w:val="003F0C8F"/>
    <w:rsid w:val="003F0D89"/>
    <w:rsid w:val="003F125E"/>
    <w:rsid w:val="003F144F"/>
    <w:rsid w:val="003F1595"/>
    <w:rsid w:val="003F1916"/>
    <w:rsid w:val="003F1F28"/>
    <w:rsid w:val="003F2B2F"/>
    <w:rsid w:val="003F2C31"/>
    <w:rsid w:val="003F3C0B"/>
    <w:rsid w:val="003F4C63"/>
    <w:rsid w:val="003F52E8"/>
    <w:rsid w:val="003F62E6"/>
    <w:rsid w:val="003F6AFD"/>
    <w:rsid w:val="003F6F8B"/>
    <w:rsid w:val="003F78D1"/>
    <w:rsid w:val="003F7D67"/>
    <w:rsid w:val="003F7DEF"/>
    <w:rsid w:val="0040012E"/>
    <w:rsid w:val="00400258"/>
    <w:rsid w:val="00401FB5"/>
    <w:rsid w:val="00403213"/>
    <w:rsid w:val="00403744"/>
    <w:rsid w:val="004039FF"/>
    <w:rsid w:val="00403E34"/>
    <w:rsid w:val="00405C20"/>
    <w:rsid w:val="004066DA"/>
    <w:rsid w:val="00411295"/>
    <w:rsid w:val="004134CA"/>
    <w:rsid w:val="004167A5"/>
    <w:rsid w:val="00416A69"/>
    <w:rsid w:val="0041718A"/>
    <w:rsid w:val="00420996"/>
    <w:rsid w:val="00421F16"/>
    <w:rsid w:val="00422219"/>
    <w:rsid w:val="00422BDD"/>
    <w:rsid w:val="00423AF5"/>
    <w:rsid w:val="00424096"/>
    <w:rsid w:val="004253C7"/>
    <w:rsid w:val="00425AAB"/>
    <w:rsid w:val="00425C5B"/>
    <w:rsid w:val="0042663A"/>
    <w:rsid w:val="004273B9"/>
    <w:rsid w:val="00427C0E"/>
    <w:rsid w:val="004321F1"/>
    <w:rsid w:val="004334AF"/>
    <w:rsid w:val="0043509C"/>
    <w:rsid w:val="00435584"/>
    <w:rsid w:val="00436588"/>
    <w:rsid w:val="00436EA7"/>
    <w:rsid w:val="00437EF0"/>
    <w:rsid w:val="0044002F"/>
    <w:rsid w:val="004406CE"/>
    <w:rsid w:val="0044183C"/>
    <w:rsid w:val="00441DD7"/>
    <w:rsid w:val="00441ED5"/>
    <w:rsid w:val="00442D03"/>
    <w:rsid w:val="0044330A"/>
    <w:rsid w:val="00444222"/>
    <w:rsid w:val="00444BF2"/>
    <w:rsid w:val="00444D98"/>
    <w:rsid w:val="00446460"/>
    <w:rsid w:val="00446641"/>
    <w:rsid w:val="00446D76"/>
    <w:rsid w:val="004474F7"/>
    <w:rsid w:val="00447A8A"/>
    <w:rsid w:val="0045030A"/>
    <w:rsid w:val="00450A9C"/>
    <w:rsid w:val="00450AA6"/>
    <w:rsid w:val="00452533"/>
    <w:rsid w:val="004525B0"/>
    <w:rsid w:val="0045344C"/>
    <w:rsid w:val="00453613"/>
    <w:rsid w:val="00454894"/>
    <w:rsid w:val="004551F6"/>
    <w:rsid w:val="00455E19"/>
    <w:rsid w:val="004573CD"/>
    <w:rsid w:val="004602C8"/>
    <w:rsid w:val="00460C9D"/>
    <w:rsid w:val="00460DB1"/>
    <w:rsid w:val="00462381"/>
    <w:rsid w:val="00462392"/>
    <w:rsid w:val="004624B3"/>
    <w:rsid w:val="00462C46"/>
    <w:rsid w:val="00462FE8"/>
    <w:rsid w:val="00463B96"/>
    <w:rsid w:val="004645A0"/>
    <w:rsid w:val="00464D53"/>
    <w:rsid w:val="00464D68"/>
    <w:rsid w:val="004651B3"/>
    <w:rsid w:val="004654EC"/>
    <w:rsid w:val="00465E5C"/>
    <w:rsid w:val="00466979"/>
    <w:rsid w:val="00467158"/>
    <w:rsid w:val="004673B4"/>
    <w:rsid w:val="004675AA"/>
    <w:rsid w:val="00467E02"/>
    <w:rsid w:val="00470089"/>
    <w:rsid w:val="004703A4"/>
    <w:rsid w:val="00470BD3"/>
    <w:rsid w:val="00471E35"/>
    <w:rsid w:val="0047286B"/>
    <w:rsid w:val="004734DC"/>
    <w:rsid w:val="00473F55"/>
    <w:rsid w:val="0047416D"/>
    <w:rsid w:val="00474ED3"/>
    <w:rsid w:val="00474F4A"/>
    <w:rsid w:val="00475030"/>
    <w:rsid w:val="00475414"/>
    <w:rsid w:val="00475B9A"/>
    <w:rsid w:val="004761F6"/>
    <w:rsid w:val="00476744"/>
    <w:rsid w:val="004768FF"/>
    <w:rsid w:val="00480467"/>
    <w:rsid w:val="00480EEF"/>
    <w:rsid w:val="004820F3"/>
    <w:rsid w:val="004829C4"/>
    <w:rsid w:val="00482B1C"/>
    <w:rsid w:val="00485BE4"/>
    <w:rsid w:val="00485F59"/>
    <w:rsid w:val="00485FA2"/>
    <w:rsid w:val="0048617D"/>
    <w:rsid w:val="00486B33"/>
    <w:rsid w:val="00486EBF"/>
    <w:rsid w:val="004900EC"/>
    <w:rsid w:val="00490642"/>
    <w:rsid w:val="004908AE"/>
    <w:rsid w:val="00490E67"/>
    <w:rsid w:val="00491699"/>
    <w:rsid w:val="00491EF1"/>
    <w:rsid w:val="00491F1E"/>
    <w:rsid w:val="00492C4D"/>
    <w:rsid w:val="00493624"/>
    <w:rsid w:val="00493D9F"/>
    <w:rsid w:val="00493F31"/>
    <w:rsid w:val="004941FC"/>
    <w:rsid w:val="004943B1"/>
    <w:rsid w:val="00495F71"/>
    <w:rsid w:val="004962FE"/>
    <w:rsid w:val="004963BF"/>
    <w:rsid w:val="00496E89"/>
    <w:rsid w:val="00497BFF"/>
    <w:rsid w:val="004A15A3"/>
    <w:rsid w:val="004A21CC"/>
    <w:rsid w:val="004A2319"/>
    <w:rsid w:val="004A4B5C"/>
    <w:rsid w:val="004A57EF"/>
    <w:rsid w:val="004A5EE7"/>
    <w:rsid w:val="004A608A"/>
    <w:rsid w:val="004A6215"/>
    <w:rsid w:val="004A623C"/>
    <w:rsid w:val="004A6263"/>
    <w:rsid w:val="004A626C"/>
    <w:rsid w:val="004A6F6D"/>
    <w:rsid w:val="004A7E48"/>
    <w:rsid w:val="004B04E7"/>
    <w:rsid w:val="004B0E7F"/>
    <w:rsid w:val="004B14FE"/>
    <w:rsid w:val="004B2C61"/>
    <w:rsid w:val="004B2D88"/>
    <w:rsid w:val="004B2E61"/>
    <w:rsid w:val="004B3060"/>
    <w:rsid w:val="004B3609"/>
    <w:rsid w:val="004B40C9"/>
    <w:rsid w:val="004B43E5"/>
    <w:rsid w:val="004B4926"/>
    <w:rsid w:val="004B4CBB"/>
    <w:rsid w:val="004B516D"/>
    <w:rsid w:val="004B6071"/>
    <w:rsid w:val="004B6254"/>
    <w:rsid w:val="004B663E"/>
    <w:rsid w:val="004B79E3"/>
    <w:rsid w:val="004C0BD4"/>
    <w:rsid w:val="004C0E30"/>
    <w:rsid w:val="004C0FBE"/>
    <w:rsid w:val="004C2588"/>
    <w:rsid w:val="004C2F6E"/>
    <w:rsid w:val="004C493A"/>
    <w:rsid w:val="004C4AA0"/>
    <w:rsid w:val="004C4FE2"/>
    <w:rsid w:val="004C55FF"/>
    <w:rsid w:val="004C68A1"/>
    <w:rsid w:val="004C6A65"/>
    <w:rsid w:val="004C753C"/>
    <w:rsid w:val="004C7E31"/>
    <w:rsid w:val="004C7F91"/>
    <w:rsid w:val="004D1649"/>
    <w:rsid w:val="004D17EE"/>
    <w:rsid w:val="004D1BED"/>
    <w:rsid w:val="004D1C83"/>
    <w:rsid w:val="004D1E0A"/>
    <w:rsid w:val="004D229F"/>
    <w:rsid w:val="004D23EF"/>
    <w:rsid w:val="004D295F"/>
    <w:rsid w:val="004D3201"/>
    <w:rsid w:val="004D34BD"/>
    <w:rsid w:val="004D4176"/>
    <w:rsid w:val="004D4251"/>
    <w:rsid w:val="004D5E37"/>
    <w:rsid w:val="004D5F3C"/>
    <w:rsid w:val="004D66D9"/>
    <w:rsid w:val="004D73B2"/>
    <w:rsid w:val="004E0646"/>
    <w:rsid w:val="004E133B"/>
    <w:rsid w:val="004E1F1D"/>
    <w:rsid w:val="004E1F85"/>
    <w:rsid w:val="004E2275"/>
    <w:rsid w:val="004E2D1A"/>
    <w:rsid w:val="004E313F"/>
    <w:rsid w:val="004E3EBE"/>
    <w:rsid w:val="004E594F"/>
    <w:rsid w:val="004E5A50"/>
    <w:rsid w:val="004E5D49"/>
    <w:rsid w:val="004E5FFE"/>
    <w:rsid w:val="004E64D3"/>
    <w:rsid w:val="004E6634"/>
    <w:rsid w:val="004E6D30"/>
    <w:rsid w:val="004E7643"/>
    <w:rsid w:val="004E767B"/>
    <w:rsid w:val="004E7A08"/>
    <w:rsid w:val="004F059E"/>
    <w:rsid w:val="004F2AF8"/>
    <w:rsid w:val="004F2B2B"/>
    <w:rsid w:val="004F2C81"/>
    <w:rsid w:val="004F39F9"/>
    <w:rsid w:val="004F4DFA"/>
    <w:rsid w:val="004F5C87"/>
    <w:rsid w:val="004F6EC0"/>
    <w:rsid w:val="004F7F68"/>
    <w:rsid w:val="005007C2"/>
    <w:rsid w:val="00500C5B"/>
    <w:rsid w:val="00501910"/>
    <w:rsid w:val="00501CB1"/>
    <w:rsid w:val="005056C3"/>
    <w:rsid w:val="005059FF"/>
    <w:rsid w:val="00507084"/>
    <w:rsid w:val="00510B03"/>
    <w:rsid w:val="005126E8"/>
    <w:rsid w:val="00512826"/>
    <w:rsid w:val="0051337A"/>
    <w:rsid w:val="005140DC"/>
    <w:rsid w:val="00514382"/>
    <w:rsid w:val="00515721"/>
    <w:rsid w:val="005172B9"/>
    <w:rsid w:val="00517BBC"/>
    <w:rsid w:val="0052001C"/>
    <w:rsid w:val="00520A57"/>
    <w:rsid w:val="00521668"/>
    <w:rsid w:val="00521F72"/>
    <w:rsid w:val="00522434"/>
    <w:rsid w:val="00522D57"/>
    <w:rsid w:val="00523C89"/>
    <w:rsid w:val="005243D3"/>
    <w:rsid w:val="00524465"/>
    <w:rsid w:val="005254B4"/>
    <w:rsid w:val="00525572"/>
    <w:rsid w:val="00525C57"/>
    <w:rsid w:val="00526CD6"/>
    <w:rsid w:val="0052718E"/>
    <w:rsid w:val="00527466"/>
    <w:rsid w:val="00527C5F"/>
    <w:rsid w:val="00527CAA"/>
    <w:rsid w:val="00530068"/>
    <w:rsid w:val="005301D0"/>
    <w:rsid w:val="005302F3"/>
    <w:rsid w:val="005311D9"/>
    <w:rsid w:val="005313D1"/>
    <w:rsid w:val="00531FB6"/>
    <w:rsid w:val="00532D75"/>
    <w:rsid w:val="005346F8"/>
    <w:rsid w:val="00534766"/>
    <w:rsid w:val="00534C2F"/>
    <w:rsid w:val="00534D38"/>
    <w:rsid w:val="00534E6B"/>
    <w:rsid w:val="00534FCB"/>
    <w:rsid w:val="00535FC6"/>
    <w:rsid w:val="00536266"/>
    <w:rsid w:val="00536598"/>
    <w:rsid w:val="00536A73"/>
    <w:rsid w:val="00536FD1"/>
    <w:rsid w:val="00537011"/>
    <w:rsid w:val="00537988"/>
    <w:rsid w:val="00540E05"/>
    <w:rsid w:val="00541359"/>
    <w:rsid w:val="00542469"/>
    <w:rsid w:val="00543511"/>
    <w:rsid w:val="005447A5"/>
    <w:rsid w:val="00544911"/>
    <w:rsid w:val="00544EBF"/>
    <w:rsid w:val="0054594D"/>
    <w:rsid w:val="00546B4A"/>
    <w:rsid w:val="00546DDE"/>
    <w:rsid w:val="0054713E"/>
    <w:rsid w:val="00547976"/>
    <w:rsid w:val="005479CB"/>
    <w:rsid w:val="00547AF4"/>
    <w:rsid w:val="005508F9"/>
    <w:rsid w:val="00550D06"/>
    <w:rsid w:val="00551AB2"/>
    <w:rsid w:val="00551D34"/>
    <w:rsid w:val="005524CB"/>
    <w:rsid w:val="00552FEB"/>
    <w:rsid w:val="00553114"/>
    <w:rsid w:val="005545A8"/>
    <w:rsid w:val="0055543D"/>
    <w:rsid w:val="00555E2D"/>
    <w:rsid w:val="005561BD"/>
    <w:rsid w:val="005565C3"/>
    <w:rsid w:val="00556AE7"/>
    <w:rsid w:val="00556DC9"/>
    <w:rsid w:val="00560986"/>
    <w:rsid w:val="00560CEB"/>
    <w:rsid w:val="00561DA4"/>
    <w:rsid w:val="00562456"/>
    <w:rsid w:val="005631CB"/>
    <w:rsid w:val="00563465"/>
    <w:rsid w:val="00564803"/>
    <w:rsid w:val="00565039"/>
    <w:rsid w:val="00565AEC"/>
    <w:rsid w:val="00565CBF"/>
    <w:rsid w:val="00567036"/>
    <w:rsid w:val="005672AC"/>
    <w:rsid w:val="0056764D"/>
    <w:rsid w:val="00567A68"/>
    <w:rsid w:val="00571933"/>
    <w:rsid w:val="00571D34"/>
    <w:rsid w:val="00573B96"/>
    <w:rsid w:val="00575AD6"/>
    <w:rsid w:val="005763B7"/>
    <w:rsid w:val="00576C63"/>
    <w:rsid w:val="00576CEA"/>
    <w:rsid w:val="0058000A"/>
    <w:rsid w:val="00580525"/>
    <w:rsid w:val="00580D5A"/>
    <w:rsid w:val="00581239"/>
    <w:rsid w:val="005821FE"/>
    <w:rsid w:val="00582396"/>
    <w:rsid w:val="00582EFA"/>
    <w:rsid w:val="0058628A"/>
    <w:rsid w:val="005869E0"/>
    <w:rsid w:val="0058788E"/>
    <w:rsid w:val="00587CCE"/>
    <w:rsid w:val="00587D9F"/>
    <w:rsid w:val="00590232"/>
    <w:rsid w:val="00590AD7"/>
    <w:rsid w:val="00591AEA"/>
    <w:rsid w:val="00592A20"/>
    <w:rsid w:val="00593058"/>
    <w:rsid w:val="0059314D"/>
    <w:rsid w:val="0059327F"/>
    <w:rsid w:val="00593BD1"/>
    <w:rsid w:val="00594118"/>
    <w:rsid w:val="00594A69"/>
    <w:rsid w:val="00594F00"/>
    <w:rsid w:val="0059570F"/>
    <w:rsid w:val="00595F0C"/>
    <w:rsid w:val="00597D2F"/>
    <w:rsid w:val="005A02A1"/>
    <w:rsid w:val="005A057D"/>
    <w:rsid w:val="005A1BC4"/>
    <w:rsid w:val="005A1CB7"/>
    <w:rsid w:val="005A1DF1"/>
    <w:rsid w:val="005A2202"/>
    <w:rsid w:val="005A26BD"/>
    <w:rsid w:val="005A2B8E"/>
    <w:rsid w:val="005A2CD0"/>
    <w:rsid w:val="005A30A8"/>
    <w:rsid w:val="005A329E"/>
    <w:rsid w:val="005A3DA1"/>
    <w:rsid w:val="005A3E83"/>
    <w:rsid w:val="005A5C21"/>
    <w:rsid w:val="005A6245"/>
    <w:rsid w:val="005A64EA"/>
    <w:rsid w:val="005A6A62"/>
    <w:rsid w:val="005A6C5B"/>
    <w:rsid w:val="005A6D9D"/>
    <w:rsid w:val="005A7993"/>
    <w:rsid w:val="005B0532"/>
    <w:rsid w:val="005B0B32"/>
    <w:rsid w:val="005B0B5F"/>
    <w:rsid w:val="005B0DAB"/>
    <w:rsid w:val="005B10E6"/>
    <w:rsid w:val="005B12EE"/>
    <w:rsid w:val="005B13F2"/>
    <w:rsid w:val="005B1E16"/>
    <w:rsid w:val="005B1ECF"/>
    <w:rsid w:val="005B1F82"/>
    <w:rsid w:val="005B2907"/>
    <w:rsid w:val="005B33DF"/>
    <w:rsid w:val="005B3D05"/>
    <w:rsid w:val="005B4753"/>
    <w:rsid w:val="005B4B58"/>
    <w:rsid w:val="005B4E03"/>
    <w:rsid w:val="005B5027"/>
    <w:rsid w:val="005B50C0"/>
    <w:rsid w:val="005B537E"/>
    <w:rsid w:val="005B5960"/>
    <w:rsid w:val="005B5DEB"/>
    <w:rsid w:val="005B5EB6"/>
    <w:rsid w:val="005B6389"/>
    <w:rsid w:val="005B65F0"/>
    <w:rsid w:val="005B7DDC"/>
    <w:rsid w:val="005C0196"/>
    <w:rsid w:val="005C0CE6"/>
    <w:rsid w:val="005C3959"/>
    <w:rsid w:val="005C3C4B"/>
    <w:rsid w:val="005C4DDB"/>
    <w:rsid w:val="005C4E56"/>
    <w:rsid w:val="005C53C4"/>
    <w:rsid w:val="005C61F2"/>
    <w:rsid w:val="005C761D"/>
    <w:rsid w:val="005C7F54"/>
    <w:rsid w:val="005D0B46"/>
    <w:rsid w:val="005D0BBC"/>
    <w:rsid w:val="005D242D"/>
    <w:rsid w:val="005D3D61"/>
    <w:rsid w:val="005D454C"/>
    <w:rsid w:val="005D4993"/>
    <w:rsid w:val="005D508A"/>
    <w:rsid w:val="005D5462"/>
    <w:rsid w:val="005D54F3"/>
    <w:rsid w:val="005D5FD3"/>
    <w:rsid w:val="005D641F"/>
    <w:rsid w:val="005D6431"/>
    <w:rsid w:val="005D717D"/>
    <w:rsid w:val="005D7546"/>
    <w:rsid w:val="005E0AE2"/>
    <w:rsid w:val="005E0C0A"/>
    <w:rsid w:val="005E12F4"/>
    <w:rsid w:val="005E291F"/>
    <w:rsid w:val="005E29DB"/>
    <w:rsid w:val="005E3CCB"/>
    <w:rsid w:val="005E4380"/>
    <w:rsid w:val="005E4594"/>
    <w:rsid w:val="005E46BE"/>
    <w:rsid w:val="005E53A4"/>
    <w:rsid w:val="005E586C"/>
    <w:rsid w:val="005E5955"/>
    <w:rsid w:val="005E70E7"/>
    <w:rsid w:val="005E74C9"/>
    <w:rsid w:val="005E7DD5"/>
    <w:rsid w:val="005E7E3A"/>
    <w:rsid w:val="005F01B1"/>
    <w:rsid w:val="005F0455"/>
    <w:rsid w:val="005F0E0E"/>
    <w:rsid w:val="005F1312"/>
    <w:rsid w:val="005F2719"/>
    <w:rsid w:val="005F283F"/>
    <w:rsid w:val="005F3DFC"/>
    <w:rsid w:val="005F42A9"/>
    <w:rsid w:val="005F49E3"/>
    <w:rsid w:val="005F5707"/>
    <w:rsid w:val="005F6156"/>
    <w:rsid w:val="005F67BF"/>
    <w:rsid w:val="005F7AD4"/>
    <w:rsid w:val="005F7C48"/>
    <w:rsid w:val="005F7D52"/>
    <w:rsid w:val="00600492"/>
    <w:rsid w:val="00600A33"/>
    <w:rsid w:val="00601359"/>
    <w:rsid w:val="00602405"/>
    <w:rsid w:val="00602D6E"/>
    <w:rsid w:val="00604D86"/>
    <w:rsid w:val="00604EBB"/>
    <w:rsid w:val="00604F42"/>
    <w:rsid w:val="006057C9"/>
    <w:rsid w:val="00605F18"/>
    <w:rsid w:val="00606697"/>
    <w:rsid w:val="00606C3F"/>
    <w:rsid w:val="00607320"/>
    <w:rsid w:val="0061018C"/>
    <w:rsid w:val="00610A06"/>
    <w:rsid w:val="00613191"/>
    <w:rsid w:val="00613C5B"/>
    <w:rsid w:val="0061402E"/>
    <w:rsid w:val="00614608"/>
    <w:rsid w:val="00614E49"/>
    <w:rsid w:val="006152C9"/>
    <w:rsid w:val="00616316"/>
    <w:rsid w:val="0061651E"/>
    <w:rsid w:val="006172BA"/>
    <w:rsid w:val="00617664"/>
    <w:rsid w:val="006204E0"/>
    <w:rsid w:val="0062078C"/>
    <w:rsid w:val="006209B4"/>
    <w:rsid w:val="00620A55"/>
    <w:rsid w:val="00620F7B"/>
    <w:rsid w:val="006210B4"/>
    <w:rsid w:val="00621933"/>
    <w:rsid w:val="006224F8"/>
    <w:rsid w:val="00622815"/>
    <w:rsid w:val="00622A4F"/>
    <w:rsid w:val="00622EA0"/>
    <w:rsid w:val="00623EA5"/>
    <w:rsid w:val="00624EAD"/>
    <w:rsid w:val="0062562B"/>
    <w:rsid w:val="00625D2B"/>
    <w:rsid w:val="00625FCF"/>
    <w:rsid w:val="00626696"/>
    <w:rsid w:val="00626B4E"/>
    <w:rsid w:val="0063073F"/>
    <w:rsid w:val="00630BFC"/>
    <w:rsid w:val="0063122E"/>
    <w:rsid w:val="00631DB7"/>
    <w:rsid w:val="00631E68"/>
    <w:rsid w:val="0063318C"/>
    <w:rsid w:val="006332DD"/>
    <w:rsid w:val="00633657"/>
    <w:rsid w:val="00633A5B"/>
    <w:rsid w:val="00633C01"/>
    <w:rsid w:val="00634650"/>
    <w:rsid w:val="00634663"/>
    <w:rsid w:val="006354D3"/>
    <w:rsid w:val="006355DC"/>
    <w:rsid w:val="00635C57"/>
    <w:rsid w:val="00635D4E"/>
    <w:rsid w:val="00636B80"/>
    <w:rsid w:val="00636E54"/>
    <w:rsid w:val="00636F35"/>
    <w:rsid w:val="00637337"/>
    <w:rsid w:val="00641000"/>
    <w:rsid w:val="00642038"/>
    <w:rsid w:val="00642324"/>
    <w:rsid w:val="006426F8"/>
    <w:rsid w:val="00642AD7"/>
    <w:rsid w:val="00643399"/>
    <w:rsid w:val="00643B27"/>
    <w:rsid w:val="006441BD"/>
    <w:rsid w:val="0064523C"/>
    <w:rsid w:val="00645554"/>
    <w:rsid w:val="0064571C"/>
    <w:rsid w:val="00645C86"/>
    <w:rsid w:val="00645E88"/>
    <w:rsid w:val="006468EF"/>
    <w:rsid w:val="00647740"/>
    <w:rsid w:val="00647AF9"/>
    <w:rsid w:val="00647C63"/>
    <w:rsid w:val="006502AF"/>
    <w:rsid w:val="006505AE"/>
    <w:rsid w:val="0065060C"/>
    <w:rsid w:val="00650C78"/>
    <w:rsid w:val="006519C8"/>
    <w:rsid w:val="0065231C"/>
    <w:rsid w:val="00652E25"/>
    <w:rsid w:val="00653F3C"/>
    <w:rsid w:val="00654228"/>
    <w:rsid w:val="006542EE"/>
    <w:rsid w:val="0065479C"/>
    <w:rsid w:val="00654C6D"/>
    <w:rsid w:val="0065594F"/>
    <w:rsid w:val="00655A84"/>
    <w:rsid w:val="00655C29"/>
    <w:rsid w:val="00655F2D"/>
    <w:rsid w:val="00655F69"/>
    <w:rsid w:val="00656343"/>
    <w:rsid w:val="00656B59"/>
    <w:rsid w:val="006600BD"/>
    <w:rsid w:val="0066019F"/>
    <w:rsid w:val="006625D4"/>
    <w:rsid w:val="00662948"/>
    <w:rsid w:val="00662D53"/>
    <w:rsid w:val="006631D3"/>
    <w:rsid w:val="00663C4A"/>
    <w:rsid w:val="00663F4F"/>
    <w:rsid w:val="006645E2"/>
    <w:rsid w:val="00666652"/>
    <w:rsid w:val="00666E0E"/>
    <w:rsid w:val="00667CD1"/>
    <w:rsid w:val="00670448"/>
    <w:rsid w:val="00671283"/>
    <w:rsid w:val="00671905"/>
    <w:rsid w:val="006721A2"/>
    <w:rsid w:val="00672616"/>
    <w:rsid w:val="00672FD4"/>
    <w:rsid w:val="006748B9"/>
    <w:rsid w:val="006763E0"/>
    <w:rsid w:val="006805B3"/>
    <w:rsid w:val="00680F91"/>
    <w:rsid w:val="0068246D"/>
    <w:rsid w:val="006825D7"/>
    <w:rsid w:val="00682D20"/>
    <w:rsid w:val="00682DE7"/>
    <w:rsid w:val="00683345"/>
    <w:rsid w:val="00683C0A"/>
    <w:rsid w:val="00683F4C"/>
    <w:rsid w:val="0068527E"/>
    <w:rsid w:val="00685427"/>
    <w:rsid w:val="006866F1"/>
    <w:rsid w:val="00690904"/>
    <w:rsid w:val="00691D08"/>
    <w:rsid w:val="00692B49"/>
    <w:rsid w:val="00693602"/>
    <w:rsid w:val="00694CD0"/>
    <w:rsid w:val="006957FA"/>
    <w:rsid w:val="006965C8"/>
    <w:rsid w:val="00696771"/>
    <w:rsid w:val="00696A48"/>
    <w:rsid w:val="00697E88"/>
    <w:rsid w:val="006A16F4"/>
    <w:rsid w:val="006A1D17"/>
    <w:rsid w:val="006A3439"/>
    <w:rsid w:val="006A4F90"/>
    <w:rsid w:val="006A525F"/>
    <w:rsid w:val="006A7E3E"/>
    <w:rsid w:val="006B284E"/>
    <w:rsid w:val="006B2968"/>
    <w:rsid w:val="006B2CD0"/>
    <w:rsid w:val="006B4A11"/>
    <w:rsid w:val="006B4B51"/>
    <w:rsid w:val="006B4FBE"/>
    <w:rsid w:val="006B5FFA"/>
    <w:rsid w:val="006B60B7"/>
    <w:rsid w:val="006B660A"/>
    <w:rsid w:val="006B699E"/>
    <w:rsid w:val="006B6C9B"/>
    <w:rsid w:val="006B6EE4"/>
    <w:rsid w:val="006B7BAA"/>
    <w:rsid w:val="006C0D4E"/>
    <w:rsid w:val="006C1024"/>
    <w:rsid w:val="006C3232"/>
    <w:rsid w:val="006C4FA9"/>
    <w:rsid w:val="006C5D6F"/>
    <w:rsid w:val="006C5FE1"/>
    <w:rsid w:val="006C6413"/>
    <w:rsid w:val="006C6DE3"/>
    <w:rsid w:val="006C7595"/>
    <w:rsid w:val="006C7758"/>
    <w:rsid w:val="006C7D1F"/>
    <w:rsid w:val="006D03CA"/>
    <w:rsid w:val="006D089C"/>
    <w:rsid w:val="006D0EE4"/>
    <w:rsid w:val="006D1FCF"/>
    <w:rsid w:val="006D25F1"/>
    <w:rsid w:val="006D2BCB"/>
    <w:rsid w:val="006D2E86"/>
    <w:rsid w:val="006D4005"/>
    <w:rsid w:val="006D410F"/>
    <w:rsid w:val="006D4147"/>
    <w:rsid w:val="006D50F2"/>
    <w:rsid w:val="006D569A"/>
    <w:rsid w:val="006D56A0"/>
    <w:rsid w:val="006D5851"/>
    <w:rsid w:val="006D5929"/>
    <w:rsid w:val="006D5D23"/>
    <w:rsid w:val="006D60C5"/>
    <w:rsid w:val="006D6105"/>
    <w:rsid w:val="006D6532"/>
    <w:rsid w:val="006D6A0A"/>
    <w:rsid w:val="006D702B"/>
    <w:rsid w:val="006D7339"/>
    <w:rsid w:val="006D7BDF"/>
    <w:rsid w:val="006E010E"/>
    <w:rsid w:val="006E02A4"/>
    <w:rsid w:val="006E1247"/>
    <w:rsid w:val="006E2F81"/>
    <w:rsid w:val="006E342D"/>
    <w:rsid w:val="006E35E6"/>
    <w:rsid w:val="006E3DD5"/>
    <w:rsid w:val="006E4289"/>
    <w:rsid w:val="006E4EB0"/>
    <w:rsid w:val="006E4F52"/>
    <w:rsid w:val="006E6606"/>
    <w:rsid w:val="006F0901"/>
    <w:rsid w:val="006F17BF"/>
    <w:rsid w:val="006F1D38"/>
    <w:rsid w:val="006F2990"/>
    <w:rsid w:val="006F37B6"/>
    <w:rsid w:val="006F38E1"/>
    <w:rsid w:val="006F396F"/>
    <w:rsid w:val="006F3F83"/>
    <w:rsid w:val="006F5047"/>
    <w:rsid w:val="006F6547"/>
    <w:rsid w:val="006F6761"/>
    <w:rsid w:val="006F70CA"/>
    <w:rsid w:val="006F7A69"/>
    <w:rsid w:val="006F7DBC"/>
    <w:rsid w:val="006F7E90"/>
    <w:rsid w:val="00700587"/>
    <w:rsid w:val="007007F0"/>
    <w:rsid w:val="0070107F"/>
    <w:rsid w:val="007011D4"/>
    <w:rsid w:val="00701554"/>
    <w:rsid w:val="00702739"/>
    <w:rsid w:val="00702CAC"/>
    <w:rsid w:val="00702D99"/>
    <w:rsid w:val="00703153"/>
    <w:rsid w:val="007037A9"/>
    <w:rsid w:val="00704126"/>
    <w:rsid w:val="007046D9"/>
    <w:rsid w:val="00704A81"/>
    <w:rsid w:val="00705E3D"/>
    <w:rsid w:val="0070699F"/>
    <w:rsid w:val="00706DB8"/>
    <w:rsid w:val="00706FE3"/>
    <w:rsid w:val="00711DC1"/>
    <w:rsid w:val="007120DA"/>
    <w:rsid w:val="00712460"/>
    <w:rsid w:val="00713AC2"/>
    <w:rsid w:val="00713FB3"/>
    <w:rsid w:val="00714821"/>
    <w:rsid w:val="00714F8A"/>
    <w:rsid w:val="00714F9C"/>
    <w:rsid w:val="00715216"/>
    <w:rsid w:val="007166F1"/>
    <w:rsid w:val="00716BF0"/>
    <w:rsid w:val="00716C92"/>
    <w:rsid w:val="00717910"/>
    <w:rsid w:val="0072099E"/>
    <w:rsid w:val="0072194D"/>
    <w:rsid w:val="00721B98"/>
    <w:rsid w:val="00722181"/>
    <w:rsid w:val="0072359F"/>
    <w:rsid w:val="007237E0"/>
    <w:rsid w:val="00723967"/>
    <w:rsid w:val="00723CBC"/>
    <w:rsid w:val="00724614"/>
    <w:rsid w:val="00724782"/>
    <w:rsid w:val="00724E95"/>
    <w:rsid w:val="00725674"/>
    <w:rsid w:val="0072686C"/>
    <w:rsid w:val="007309CC"/>
    <w:rsid w:val="0073107F"/>
    <w:rsid w:val="007323D0"/>
    <w:rsid w:val="00734A68"/>
    <w:rsid w:val="0073558B"/>
    <w:rsid w:val="0073583C"/>
    <w:rsid w:val="00735B66"/>
    <w:rsid w:val="00735FAC"/>
    <w:rsid w:val="00736D8F"/>
    <w:rsid w:val="00736E39"/>
    <w:rsid w:val="00737192"/>
    <w:rsid w:val="007377A9"/>
    <w:rsid w:val="007377C1"/>
    <w:rsid w:val="007402EE"/>
    <w:rsid w:val="007404A0"/>
    <w:rsid w:val="00740772"/>
    <w:rsid w:val="007409CC"/>
    <w:rsid w:val="00740C5F"/>
    <w:rsid w:val="0074234B"/>
    <w:rsid w:val="00742810"/>
    <w:rsid w:val="00745050"/>
    <w:rsid w:val="00746831"/>
    <w:rsid w:val="00747CE0"/>
    <w:rsid w:val="00747D50"/>
    <w:rsid w:val="0075045B"/>
    <w:rsid w:val="00750779"/>
    <w:rsid w:val="007509E9"/>
    <w:rsid w:val="0075250D"/>
    <w:rsid w:val="00753156"/>
    <w:rsid w:val="00755739"/>
    <w:rsid w:val="00756291"/>
    <w:rsid w:val="00756A0F"/>
    <w:rsid w:val="007578DF"/>
    <w:rsid w:val="007601F4"/>
    <w:rsid w:val="007602AC"/>
    <w:rsid w:val="00760509"/>
    <w:rsid w:val="00760668"/>
    <w:rsid w:val="007609F8"/>
    <w:rsid w:val="00760BD1"/>
    <w:rsid w:val="00760E3A"/>
    <w:rsid w:val="00761654"/>
    <w:rsid w:val="00762179"/>
    <w:rsid w:val="0076218F"/>
    <w:rsid w:val="00762A32"/>
    <w:rsid w:val="00763079"/>
    <w:rsid w:val="00763AE3"/>
    <w:rsid w:val="00765679"/>
    <w:rsid w:val="007665B2"/>
    <w:rsid w:val="007666D2"/>
    <w:rsid w:val="0076786E"/>
    <w:rsid w:val="00772AC6"/>
    <w:rsid w:val="007742C3"/>
    <w:rsid w:val="007751DE"/>
    <w:rsid w:val="007767C7"/>
    <w:rsid w:val="00776E29"/>
    <w:rsid w:val="00776F41"/>
    <w:rsid w:val="00777230"/>
    <w:rsid w:val="00780264"/>
    <w:rsid w:val="007802F2"/>
    <w:rsid w:val="007806BD"/>
    <w:rsid w:val="007812C8"/>
    <w:rsid w:val="007815E9"/>
    <w:rsid w:val="00781E1B"/>
    <w:rsid w:val="00782032"/>
    <w:rsid w:val="007847AE"/>
    <w:rsid w:val="00784D1B"/>
    <w:rsid w:val="00785974"/>
    <w:rsid w:val="007859C7"/>
    <w:rsid w:val="007860A5"/>
    <w:rsid w:val="00787841"/>
    <w:rsid w:val="00790266"/>
    <w:rsid w:val="00790DBF"/>
    <w:rsid w:val="00791443"/>
    <w:rsid w:val="00791BE6"/>
    <w:rsid w:val="007921E2"/>
    <w:rsid w:val="00792344"/>
    <w:rsid w:val="007930FB"/>
    <w:rsid w:val="007946C2"/>
    <w:rsid w:val="00795059"/>
    <w:rsid w:val="007954FF"/>
    <w:rsid w:val="00796716"/>
    <w:rsid w:val="007A081E"/>
    <w:rsid w:val="007A0840"/>
    <w:rsid w:val="007A0FBC"/>
    <w:rsid w:val="007A1116"/>
    <w:rsid w:val="007A12A0"/>
    <w:rsid w:val="007A14CE"/>
    <w:rsid w:val="007A2515"/>
    <w:rsid w:val="007A2638"/>
    <w:rsid w:val="007A2D35"/>
    <w:rsid w:val="007A39A7"/>
    <w:rsid w:val="007A3AF2"/>
    <w:rsid w:val="007A48CB"/>
    <w:rsid w:val="007A763B"/>
    <w:rsid w:val="007B0214"/>
    <w:rsid w:val="007B0C09"/>
    <w:rsid w:val="007B0CDD"/>
    <w:rsid w:val="007B2398"/>
    <w:rsid w:val="007B468C"/>
    <w:rsid w:val="007B58BD"/>
    <w:rsid w:val="007B5F6D"/>
    <w:rsid w:val="007B6BA2"/>
    <w:rsid w:val="007B6E1A"/>
    <w:rsid w:val="007B729C"/>
    <w:rsid w:val="007B7B53"/>
    <w:rsid w:val="007B7CAC"/>
    <w:rsid w:val="007B7FDE"/>
    <w:rsid w:val="007C0D20"/>
    <w:rsid w:val="007C0D5B"/>
    <w:rsid w:val="007C1E33"/>
    <w:rsid w:val="007C2171"/>
    <w:rsid w:val="007C3378"/>
    <w:rsid w:val="007C3AD4"/>
    <w:rsid w:val="007C40E3"/>
    <w:rsid w:val="007C49BB"/>
    <w:rsid w:val="007C4A5E"/>
    <w:rsid w:val="007C4F5E"/>
    <w:rsid w:val="007C5093"/>
    <w:rsid w:val="007C57F5"/>
    <w:rsid w:val="007C5C4B"/>
    <w:rsid w:val="007C603A"/>
    <w:rsid w:val="007C62D2"/>
    <w:rsid w:val="007C695F"/>
    <w:rsid w:val="007C7907"/>
    <w:rsid w:val="007C7A11"/>
    <w:rsid w:val="007C7C36"/>
    <w:rsid w:val="007C7FF9"/>
    <w:rsid w:val="007D0605"/>
    <w:rsid w:val="007D0657"/>
    <w:rsid w:val="007D1E53"/>
    <w:rsid w:val="007D2A04"/>
    <w:rsid w:val="007D4172"/>
    <w:rsid w:val="007D47F4"/>
    <w:rsid w:val="007D5838"/>
    <w:rsid w:val="007D5C90"/>
    <w:rsid w:val="007D6221"/>
    <w:rsid w:val="007D68B3"/>
    <w:rsid w:val="007D694C"/>
    <w:rsid w:val="007D6B0A"/>
    <w:rsid w:val="007D726D"/>
    <w:rsid w:val="007E1148"/>
    <w:rsid w:val="007E147A"/>
    <w:rsid w:val="007E213C"/>
    <w:rsid w:val="007E21C9"/>
    <w:rsid w:val="007E277C"/>
    <w:rsid w:val="007E4660"/>
    <w:rsid w:val="007E536B"/>
    <w:rsid w:val="007E56E2"/>
    <w:rsid w:val="007E6D41"/>
    <w:rsid w:val="007F0413"/>
    <w:rsid w:val="007F13D1"/>
    <w:rsid w:val="007F2B46"/>
    <w:rsid w:val="007F3867"/>
    <w:rsid w:val="007F4212"/>
    <w:rsid w:val="007F428A"/>
    <w:rsid w:val="007F51D7"/>
    <w:rsid w:val="007F58D7"/>
    <w:rsid w:val="007F595B"/>
    <w:rsid w:val="007F60DB"/>
    <w:rsid w:val="007F69A5"/>
    <w:rsid w:val="007F6CD4"/>
    <w:rsid w:val="007F7A79"/>
    <w:rsid w:val="007F7DC9"/>
    <w:rsid w:val="00802497"/>
    <w:rsid w:val="00802525"/>
    <w:rsid w:val="00803460"/>
    <w:rsid w:val="008039B5"/>
    <w:rsid w:val="00803E3C"/>
    <w:rsid w:val="0080410A"/>
    <w:rsid w:val="00804739"/>
    <w:rsid w:val="00804B51"/>
    <w:rsid w:val="00804BEF"/>
    <w:rsid w:val="00804D00"/>
    <w:rsid w:val="0080556D"/>
    <w:rsid w:val="008057BE"/>
    <w:rsid w:val="00805945"/>
    <w:rsid w:val="00805ABF"/>
    <w:rsid w:val="00806315"/>
    <w:rsid w:val="0080787B"/>
    <w:rsid w:val="00807934"/>
    <w:rsid w:val="008103FA"/>
    <w:rsid w:val="00811DDB"/>
    <w:rsid w:val="00811EDB"/>
    <w:rsid w:val="00812B62"/>
    <w:rsid w:val="008137B5"/>
    <w:rsid w:val="008138FD"/>
    <w:rsid w:val="00813A0E"/>
    <w:rsid w:val="00813B9B"/>
    <w:rsid w:val="00813C75"/>
    <w:rsid w:val="00813C9C"/>
    <w:rsid w:val="00814A20"/>
    <w:rsid w:val="00815493"/>
    <w:rsid w:val="0081686D"/>
    <w:rsid w:val="00816961"/>
    <w:rsid w:val="00816F44"/>
    <w:rsid w:val="0082105A"/>
    <w:rsid w:val="0082120F"/>
    <w:rsid w:val="00821271"/>
    <w:rsid w:val="00821F53"/>
    <w:rsid w:val="00822570"/>
    <w:rsid w:val="00822660"/>
    <w:rsid w:val="008229B0"/>
    <w:rsid w:val="00824AEA"/>
    <w:rsid w:val="00824C63"/>
    <w:rsid w:val="00824F71"/>
    <w:rsid w:val="00825086"/>
    <w:rsid w:val="00825168"/>
    <w:rsid w:val="00825F06"/>
    <w:rsid w:val="0082647A"/>
    <w:rsid w:val="00826813"/>
    <w:rsid w:val="00826F70"/>
    <w:rsid w:val="00826FB3"/>
    <w:rsid w:val="00830696"/>
    <w:rsid w:val="008307A2"/>
    <w:rsid w:val="00830C77"/>
    <w:rsid w:val="00831F24"/>
    <w:rsid w:val="0083289C"/>
    <w:rsid w:val="00832AF5"/>
    <w:rsid w:val="00833B80"/>
    <w:rsid w:val="008345F7"/>
    <w:rsid w:val="00835668"/>
    <w:rsid w:val="00835B9D"/>
    <w:rsid w:val="00835C59"/>
    <w:rsid w:val="0083643C"/>
    <w:rsid w:val="008364E9"/>
    <w:rsid w:val="008369D1"/>
    <w:rsid w:val="00836AE6"/>
    <w:rsid w:val="00836DD0"/>
    <w:rsid w:val="0083785D"/>
    <w:rsid w:val="0084066D"/>
    <w:rsid w:val="00840716"/>
    <w:rsid w:val="00840A8A"/>
    <w:rsid w:val="00841181"/>
    <w:rsid w:val="008413E3"/>
    <w:rsid w:val="0084236C"/>
    <w:rsid w:val="0084355E"/>
    <w:rsid w:val="00843834"/>
    <w:rsid w:val="00844C9C"/>
    <w:rsid w:val="00845285"/>
    <w:rsid w:val="00846DC9"/>
    <w:rsid w:val="0084751A"/>
    <w:rsid w:val="00851295"/>
    <w:rsid w:val="008517E8"/>
    <w:rsid w:val="0085339A"/>
    <w:rsid w:val="00854DD4"/>
    <w:rsid w:val="00855332"/>
    <w:rsid w:val="00855ECA"/>
    <w:rsid w:val="00856AA5"/>
    <w:rsid w:val="00856DCB"/>
    <w:rsid w:val="008579D3"/>
    <w:rsid w:val="00860C42"/>
    <w:rsid w:val="0086119F"/>
    <w:rsid w:val="00862D8A"/>
    <w:rsid w:val="00863A70"/>
    <w:rsid w:val="00863D20"/>
    <w:rsid w:val="0086431F"/>
    <w:rsid w:val="0086446E"/>
    <w:rsid w:val="00864D8D"/>
    <w:rsid w:val="00865081"/>
    <w:rsid w:val="0086532D"/>
    <w:rsid w:val="00865442"/>
    <w:rsid w:val="008677B6"/>
    <w:rsid w:val="00867933"/>
    <w:rsid w:val="00870C42"/>
    <w:rsid w:val="00871207"/>
    <w:rsid w:val="00871C32"/>
    <w:rsid w:val="008721B3"/>
    <w:rsid w:val="00872C57"/>
    <w:rsid w:val="00872EA9"/>
    <w:rsid w:val="00874A4E"/>
    <w:rsid w:val="00874C41"/>
    <w:rsid w:val="00874F67"/>
    <w:rsid w:val="00875179"/>
    <w:rsid w:val="00875376"/>
    <w:rsid w:val="00876004"/>
    <w:rsid w:val="0087699B"/>
    <w:rsid w:val="00876A3A"/>
    <w:rsid w:val="00876AB6"/>
    <w:rsid w:val="008814A1"/>
    <w:rsid w:val="00882F2C"/>
    <w:rsid w:val="008844D5"/>
    <w:rsid w:val="0088465B"/>
    <w:rsid w:val="008862B3"/>
    <w:rsid w:val="00887821"/>
    <w:rsid w:val="0089077F"/>
    <w:rsid w:val="00890ACB"/>
    <w:rsid w:val="00890AD7"/>
    <w:rsid w:val="00890C01"/>
    <w:rsid w:val="00890C6B"/>
    <w:rsid w:val="00890CEB"/>
    <w:rsid w:val="0089150E"/>
    <w:rsid w:val="00892155"/>
    <w:rsid w:val="00893728"/>
    <w:rsid w:val="00895BF6"/>
    <w:rsid w:val="0089624B"/>
    <w:rsid w:val="00896390"/>
    <w:rsid w:val="008979DC"/>
    <w:rsid w:val="00897B58"/>
    <w:rsid w:val="008A0F7C"/>
    <w:rsid w:val="008A0FA5"/>
    <w:rsid w:val="008A1694"/>
    <w:rsid w:val="008A32CA"/>
    <w:rsid w:val="008A3340"/>
    <w:rsid w:val="008A4C3F"/>
    <w:rsid w:val="008A673D"/>
    <w:rsid w:val="008A6749"/>
    <w:rsid w:val="008A67E8"/>
    <w:rsid w:val="008A73DC"/>
    <w:rsid w:val="008A75B9"/>
    <w:rsid w:val="008A789F"/>
    <w:rsid w:val="008A7FF7"/>
    <w:rsid w:val="008B0005"/>
    <w:rsid w:val="008B0CB8"/>
    <w:rsid w:val="008B1348"/>
    <w:rsid w:val="008B17A6"/>
    <w:rsid w:val="008B1CF7"/>
    <w:rsid w:val="008B1E15"/>
    <w:rsid w:val="008B2DBA"/>
    <w:rsid w:val="008B391B"/>
    <w:rsid w:val="008B4038"/>
    <w:rsid w:val="008B455B"/>
    <w:rsid w:val="008B4D3F"/>
    <w:rsid w:val="008B5042"/>
    <w:rsid w:val="008B5BB0"/>
    <w:rsid w:val="008B5E52"/>
    <w:rsid w:val="008B6737"/>
    <w:rsid w:val="008B6D49"/>
    <w:rsid w:val="008B729D"/>
    <w:rsid w:val="008B7D41"/>
    <w:rsid w:val="008C08E9"/>
    <w:rsid w:val="008C12B3"/>
    <w:rsid w:val="008C490D"/>
    <w:rsid w:val="008C4BDA"/>
    <w:rsid w:val="008C4DFD"/>
    <w:rsid w:val="008C4FB1"/>
    <w:rsid w:val="008C50A5"/>
    <w:rsid w:val="008C55EE"/>
    <w:rsid w:val="008C63AB"/>
    <w:rsid w:val="008C73CB"/>
    <w:rsid w:val="008C767D"/>
    <w:rsid w:val="008D06AA"/>
    <w:rsid w:val="008D0B51"/>
    <w:rsid w:val="008D1AD3"/>
    <w:rsid w:val="008D1DAB"/>
    <w:rsid w:val="008D2675"/>
    <w:rsid w:val="008D44A0"/>
    <w:rsid w:val="008D4F70"/>
    <w:rsid w:val="008D6572"/>
    <w:rsid w:val="008D657A"/>
    <w:rsid w:val="008D6958"/>
    <w:rsid w:val="008D6D44"/>
    <w:rsid w:val="008D724C"/>
    <w:rsid w:val="008D763C"/>
    <w:rsid w:val="008D7B8D"/>
    <w:rsid w:val="008D7CC0"/>
    <w:rsid w:val="008E0013"/>
    <w:rsid w:val="008E07CA"/>
    <w:rsid w:val="008E0813"/>
    <w:rsid w:val="008E102F"/>
    <w:rsid w:val="008E202D"/>
    <w:rsid w:val="008E214B"/>
    <w:rsid w:val="008E25A8"/>
    <w:rsid w:val="008E25E5"/>
    <w:rsid w:val="008E506C"/>
    <w:rsid w:val="008E5479"/>
    <w:rsid w:val="008E5909"/>
    <w:rsid w:val="008E651A"/>
    <w:rsid w:val="008E7CC4"/>
    <w:rsid w:val="008F0557"/>
    <w:rsid w:val="008F069A"/>
    <w:rsid w:val="008F2239"/>
    <w:rsid w:val="008F2995"/>
    <w:rsid w:val="008F38AF"/>
    <w:rsid w:val="008F39A2"/>
    <w:rsid w:val="008F3A39"/>
    <w:rsid w:val="008F3BC5"/>
    <w:rsid w:val="008F489F"/>
    <w:rsid w:val="008F4B03"/>
    <w:rsid w:val="008F5695"/>
    <w:rsid w:val="008F59ED"/>
    <w:rsid w:val="008F5ED9"/>
    <w:rsid w:val="008F72F8"/>
    <w:rsid w:val="008F792F"/>
    <w:rsid w:val="008F7A5C"/>
    <w:rsid w:val="00900389"/>
    <w:rsid w:val="00900DEB"/>
    <w:rsid w:val="00901E09"/>
    <w:rsid w:val="00902840"/>
    <w:rsid w:val="0090292E"/>
    <w:rsid w:val="00902A75"/>
    <w:rsid w:val="00903299"/>
    <w:rsid w:val="00903500"/>
    <w:rsid w:val="0090419F"/>
    <w:rsid w:val="00904245"/>
    <w:rsid w:val="009044EB"/>
    <w:rsid w:val="00904F2F"/>
    <w:rsid w:val="00905C61"/>
    <w:rsid w:val="00906CC0"/>
    <w:rsid w:val="0090793E"/>
    <w:rsid w:val="00907CC1"/>
    <w:rsid w:val="00907D2E"/>
    <w:rsid w:val="00907D65"/>
    <w:rsid w:val="00907FF1"/>
    <w:rsid w:val="0091065B"/>
    <w:rsid w:val="00910B5C"/>
    <w:rsid w:val="00912116"/>
    <w:rsid w:val="0091257D"/>
    <w:rsid w:val="00912D46"/>
    <w:rsid w:val="00912F8D"/>
    <w:rsid w:val="009131DA"/>
    <w:rsid w:val="00913E4D"/>
    <w:rsid w:val="00915A05"/>
    <w:rsid w:val="00915AA7"/>
    <w:rsid w:val="00915D28"/>
    <w:rsid w:val="00916AE6"/>
    <w:rsid w:val="009171BC"/>
    <w:rsid w:val="00917367"/>
    <w:rsid w:val="0091794E"/>
    <w:rsid w:val="00920236"/>
    <w:rsid w:val="00920339"/>
    <w:rsid w:val="009205BE"/>
    <w:rsid w:val="00921AE4"/>
    <w:rsid w:val="0092243A"/>
    <w:rsid w:val="00922CA9"/>
    <w:rsid w:val="00922E7F"/>
    <w:rsid w:val="00923D09"/>
    <w:rsid w:val="00923F36"/>
    <w:rsid w:val="009241C6"/>
    <w:rsid w:val="00925EB8"/>
    <w:rsid w:val="0092648E"/>
    <w:rsid w:val="00926DF4"/>
    <w:rsid w:val="009272C6"/>
    <w:rsid w:val="00927923"/>
    <w:rsid w:val="00927BB5"/>
    <w:rsid w:val="00930853"/>
    <w:rsid w:val="00930A8F"/>
    <w:rsid w:val="00930CD6"/>
    <w:rsid w:val="00930E43"/>
    <w:rsid w:val="00931B30"/>
    <w:rsid w:val="00932061"/>
    <w:rsid w:val="009328AB"/>
    <w:rsid w:val="009337DE"/>
    <w:rsid w:val="00934190"/>
    <w:rsid w:val="0093475D"/>
    <w:rsid w:val="00934C0F"/>
    <w:rsid w:val="00934FB3"/>
    <w:rsid w:val="0093529A"/>
    <w:rsid w:val="00935D97"/>
    <w:rsid w:val="00936401"/>
    <w:rsid w:val="009367FB"/>
    <w:rsid w:val="00936C75"/>
    <w:rsid w:val="00937804"/>
    <w:rsid w:val="009404EE"/>
    <w:rsid w:val="00940F26"/>
    <w:rsid w:val="00941965"/>
    <w:rsid w:val="00942B65"/>
    <w:rsid w:val="00942E2D"/>
    <w:rsid w:val="00942FA0"/>
    <w:rsid w:val="00943380"/>
    <w:rsid w:val="00943DDB"/>
    <w:rsid w:val="00943FE7"/>
    <w:rsid w:val="00944FB4"/>
    <w:rsid w:val="00945648"/>
    <w:rsid w:val="00945C2A"/>
    <w:rsid w:val="00946BA3"/>
    <w:rsid w:val="00946C59"/>
    <w:rsid w:val="00946DA5"/>
    <w:rsid w:val="0095115F"/>
    <w:rsid w:val="00951271"/>
    <w:rsid w:val="00954E86"/>
    <w:rsid w:val="00954F9C"/>
    <w:rsid w:val="009559D6"/>
    <w:rsid w:val="00955BCC"/>
    <w:rsid w:val="00955EC4"/>
    <w:rsid w:val="009563A2"/>
    <w:rsid w:val="00957AF4"/>
    <w:rsid w:val="0096028B"/>
    <w:rsid w:val="00960981"/>
    <w:rsid w:val="00960C71"/>
    <w:rsid w:val="00961909"/>
    <w:rsid w:val="009621F8"/>
    <w:rsid w:val="009629A7"/>
    <w:rsid w:val="00963A93"/>
    <w:rsid w:val="00964B0C"/>
    <w:rsid w:val="00965338"/>
    <w:rsid w:val="0096586D"/>
    <w:rsid w:val="0096798E"/>
    <w:rsid w:val="00967DE6"/>
    <w:rsid w:val="00970813"/>
    <w:rsid w:val="00971344"/>
    <w:rsid w:val="00971FF1"/>
    <w:rsid w:val="009734C6"/>
    <w:rsid w:val="00974184"/>
    <w:rsid w:val="009745E1"/>
    <w:rsid w:val="00974D97"/>
    <w:rsid w:val="009753B4"/>
    <w:rsid w:val="00975A3A"/>
    <w:rsid w:val="00975DD7"/>
    <w:rsid w:val="00976469"/>
    <w:rsid w:val="00976DB8"/>
    <w:rsid w:val="009776E2"/>
    <w:rsid w:val="00977763"/>
    <w:rsid w:val="0097788D"/>
    <w:rsid w:val="009804D0"/>
    <w:rsid w:val="00980D84"/>
    <w:rsid w:val="00980FC4"/>
    <w:rsid w:val="009811E0"/>
    <w:rsid w:val="00981C6D"/>
    <w:rsid w:val="00982BA2"/>
    <w:rsid w:val="00982D46"/>
    <w:rsid w:val="00984861"/>
    <w:rsid w:val="00984A4C"/>
    <w:rsid w:val="00984AC2"/>
    <w:rsid w:val="00984BD2"/>
    <w:rsid w:val="009862D8"/>
    <w:rsid w:val="009863F1"/>
    <w:rsid w:val="009869B8"/>
    <w:rsid w:val="00986D02"/>
    <w:rsid w:val="009876AD"/>
    <w:rsid w:val="009878E0"/>
    <w:rsid w:val="00987B54"/>
    <w:rsid w:val="009902B6"/>
    <w:rsid w:val="00990381"/>
    <w:rsid w:val="0099038A"/>
    <w:rsid w:val="00990E0C"/>
    <w:rsid w:val="0099114D"/>
    <w:rsid w:val="00996D8A"/>
    <w:rsid w:val="009A00BA"/>
    <w:rsid w:val="009A0AC8"/>
    <w:rsid w:val="009A1BDC"/>
    <w:rsid w:val="009A2EE9"/>
    <w:rsid w:val="009A3A01"/>
    <w:rsid w:val="009A41DD"/>
    <w:rsid w:val="009A50DA"/>
    <w:rsid w:val="009A5361"/>
    <w:rsid w:val="009A54D0"/>
    <w:rsid w:val="009A5760"/>
    <w:rsid w:val="009A77CE"/>
    <w:rsid w:val="009B0125"/>
    <w:rsid w:val="009B0B28"/>
    <w:rsid w:val="009B0E8B"/>
    <w:rsid w:val="009B1292"/>
    <w:rsid w:val="009B314C"/>
    <w:rsid w:val="009B3267"/>
    <w:rsid w:val="009B39F7"/>
    <w:rsid w:val="009B3C27"/>
    <w:rsid w:val="009B3CDC"/>
    <w:rsid w:val="009B47D2"/>
    <w:rsid w:val="009B48C7"/>
    <w:rsid w:val="009B49FA"/>
    <w:rsid w:val="009B5D16"/>
    <w:rsid w:val="009C0A36"/>
    <w:rsid w:val="009C11D7"/>
    <w:rsid w:val="009C1235"/>
    <w:rsid w:val="009C2B39"/>
    <w:rsid w:val="009C315D"/>
    <w:rsid w:val="009C3B6E"/>
    <w:rsid w:val="009C3E7B"/>
    <w:rsid w:val="009C6170"/>
    <w:rsid w:val="009C63BD"/>
    <w:rsid w:val="009C64E3"/>
    <w:rsid w:val="009C6F77"/>
    <w:rsid w:val="009C7272"/>
    <w:rsid w:val="009C75AA"/>
    <w:rsid w:val="009D0E86"/>
    <w:rsid w:val="009D25F9"/>
    <w:rsid w:val="009D2EA5"/>
    <w:rsid w:val="009D3427"/>
    <w:rsid w:val="009D38F7"/>
    <w:rsid w:val="009D429E"/>
    <w:rsid w:val="009D4CC7"/>
    <w:rsid w:val="009D5C3D"/>
    <w:rsid w:val="009D63DD"/>
    <w:rsid w:val="009E04F3"/>
    <w:rsid w:val="009E0CD2"/>
    <w:rsid w:val="009E1109"/>
    <w:rsid w:val="009E14E9"/>
    <w:rsid w:val="009E19C0"/>
    <w:rsid w:val="009E1F94"/>
    <w:rsid w:val="009E3D9A"/>
    <w:rsid w:val="009E54A6"/>
    <w:rsid w:val="009E6189"/>
    <w:rsid w:val="009E6AD3"/>
    <w:rsid w:val="009E70AD"/>
    <w:rsid w:val="009F09C5"/>
    <w:rsid w:val="009F3AC1"/>
    <w:rsid w:val="009F403D"/>
    <w:rsid w:val="009F4911"/>
    <w:rsid w:val="009F57A7"/>
    <w:rsid w:val="009F5DE6"/>
    <w:rsid w:val="009F622D"/>
    <w:rsid w:val="009F6258"/>
    <w:rsid w:val="009F65D7"/>
    <w:rsid w:val="009F6828"/>
    <w:rsid w:val="009F6B5E"/>
    <w:rsid w:val="009F7021"/>
    <w:rsid w:val="009F735F"/>
    <w:rsid w:val="009F76A7"/>
    <w:rsid w:val="00A0050A"/>
    <w:rsid w:val="00A00F5E"/>
    <w:rsid w:val="00A0383C"/>
    <w:rsid w:val="00A04CEE"/>
    <w:rsid w:val="00A063D8"/>
    <w:rsid w:val="00A06F31"/>
    <w:rsid w:val="00A10D6B"/>
    <w:rsid w:val="00A111A6"/>
    <w:rsid w:val="00A11AB0"/>
    <w:rsid w:val="00A126D0"/>
    <w:rsid w:val="00A12C16"/>
    <w:rsid w:val="00A13173"/>
    <w:rsid w:val="00A152E9"/>
    <w:rsid w:val="00A15ACF"/>
    <w:rsid w:val="00A164FD"/>
    <w:rsid w:val="00A16D1E"/>
    <w:rsid w:val="00A16FBA"/>
    <w:rsid w:val="00A21054"/>
    <w:rsid w:val="00A21B15"/>
    <w:rsid w:val="00A21F24"/>
    <w:rsid w:val="00A239CA"/>
    <w:rsid w:val="00A23CAE"/>
    <w:rsid w:val="00A248F2"/>
    <w:rsid w:val="00A24A68"/>
    <w:rsid w:val="00A2501A"/>
    <w:rsid w:val="00A26311"/>
    <w:rsid w:val="00A26FD1"/>
    <w:rsid w:val="00A27227"/>
    <w:rsid w:val="00A27B48"/>
    <w:rsid w:val="00A27C86"/>
    <w:rsid w:val="00A306B2"/>
    <w:rsid w:val="00A30D44"/>
    <w:rsid w:val="00A3167A"/>
    <w:rsid w:val="00A3233E"/>
    <w:rsid w:val="00A32701"/>
    <w:rsid w:val="00A33835"/>
    <w:rsid w:val="00A3396C"/>
    <w:rsid w:val="00A35062"/>
    <w:rsid w:val="00A36D19"/>
    <w:rsid w:val="00A36E8B"/>
    <w:rsid w:val="00A3757E"/>
    <w:rsid w:val="00A379E6"/>
    <w:rsid w:val="00A4089C"/>
    <w:rsid w:val="00A4293E"/>
    <w:rsid w:val="00A43EEB"/>
    <w:rsid w:val="00A44271"/>
    <w:rsid w:val="00A44277"/>
    <w:rsid w:val="00A444E1"/>
    <w:rsid w:val="00A45BF5"/>
    <w:rsid w:val="00A45C90"/>
    <w:rsid w:val="00A47306"/>
    <w:rsid w:val="00A50E4C"/>
    <w:rsid w:val="00A525AC"/>
    <w:rsid w:val="00A52913"/>
    <w:rsid w:val="00A52D61"/>
    <w:rsid w:val="00A53F11"/>
    <w:rsid w:val="00A5491C"/>
    <w:rsid w:val="00A55F86"/>
    <w:rsid w:val="00A57060"/>
    <w:rsid w:val="00A570A3"/>
    <w:rsid w:val="00A574A0"/>
    <w:rsid w:val="00A604A0"/>
    <w:rsid w:val="00A60DA6"/>
    <w:rsid w:val="00A619E7"/>
    <w:rsid w:val="00A61C93"/>
    <w:rsid w:val="00A61CB1"/>
    <w:rsid w:val="00A61EE4"/>
    <w:rsid w:val="00A62482"/>
    <w:rsid w:val="00A63836"/>
    <w:rsid w:val="00A638B2"/>
    <w:rsid w:val="00A63F89"/>
    <w:rsid w:val="00A643CE"/>
    <w:rsid w:val="00A6524E"/>
    <w:rsid w:val="00A65B72"/>
    <w:rsid w:val="00A671E1"/>
    <w:rsid w:val="00A679BE"/>
    <w:rsid w:val="00A706D7"/>
    <w:rsid w:val="00A70964"/>
    <w:rsid w:val="00A72227"/>
    <w:rsid w:val="00A72F03"/>
    <w:rsid w:val="00A73452"/>
    <w:rsid w:val="00A73CD4"/>
    <w:rsid w:val="00A73D67"/>
    <w:rsid w:val="00A74BDD"/>
    <w:rsid w:val="00A76964"/>
    <w:rsid w:val="00A77615"/>
    <w:rsid w:val="00A77941"/>
    <w:rsid w:val="00A80FA7"/>
    <w:rsid w:val="00A82673"/>
    <w:rsid w:val="00A82780"/>
    <w:rsid w:val="00A84DA4"/>
    <w:rsid w:val="00A856E4"/>
    <w:rsid w:val="00A85A0E"/>
    <w:rsid w:val="00A879FC"/>
    <w:rsid w:val="00A9022A"/>
    <w:rsid w:val="00A90F8A"/>
    <w:rsid w:val="00A9128E"/>
    <w:rsid w:val="00A918D2"/>
    <w:rsid w:val="00A92911"/>
    <w:rsid w:val="00A92F25"/>
    <w:rsid w:val="00A93BA2"/>
    <w:rsid w:val="00A93CE0"/>
    <w:rsid w:val="00A945E6"/>
    <w:rsid w:val="00A947D6"/>
    <w:rsid w:val="00A95C69"/>
    <w:rsid w:val="00A95EF8"/>
    <w:rsid w:val="00A9629C"/>
    <w:rsid w:val="00A969CB"/>
    <w:rsid w:val="00AA00ED"/>
    <w:rsid w:val="00AA055E"/>
    <w:rsid w:val="00AA0A8A"/>
    <w:rsid w:val="00AA0B2D"/>
    <w:rsid w:val="00AA1518"/>
    <w:rsid w:val="00AA1DCF"/>
    <w:rsid w:val="00AA2245"/>
    <w:rsid w:val="00AA284F"/>
    <w:rsid w:val="00AA2ADD"/>
    <w:rsid w:val="00AA3A38"/>
    <w:rsid w:val="00AA3A5B"/>
    <w:rsid w:val="00AA4077"/>
    <w:rsid w:val="00AA4A7B"/>
    <w:rsid w:val="00AA5013"/>
    <w:rsid w:val="00AA50DD"/>
    <w:rsid w:val="00AA583A"/>
    <w:rsid w:val="00AA6296"/>
    <w:rsid w:val="00AA6CA8"/>
    <w:rsid w:val="00AB1C6F"/>
    <w:rsid w:val="00AB2134"/>
    <w:rsid w:val="00AB3564"/>
    <w:rsid w:val="00AB3719"/>
    <w:rsid w:val="00AB40EB"/>
    <w:rsid w:val="00AB420A"/>
    <w:rsid w:val="00AB44EB"/>
    <w:rsid w:val="00AB4656"/>
    <w:rsid w:val="00AB495F"/>
    <w:rsid w:val="00AB4A66"/>
    <w:rsid w:val="00AB521C"/>
    <w:rsid w:val="00AB64C7"/>
    <w:rsid w:val="00AB67F3"/>
    <w:rsid w:val="00AB6ACA"/>
    <w:rsid w:val="00AB7198"/>
    <w:rsid w:val="00AB7311"/>
    <w:rsid w:val="00AC0D2E"/>
    <w:rsid w:val="00AC21C6"/>
    <w:rsid w:val="00AC29F8"/>
    <w:rsid w:val="00AC3561"/>
    <w:rsid w:val="00AC386A"/>
    <w:rsid w:val="00AC4ACC"/>
    <w:rsid w:val="00AC5DF2"/>
    <w:rsid w:val="00AC7A49"/>
    <w:rsid w:val="00AC7F09"/>
    <w:rsid w:val="00AD0DD4"/>
    <w:rsid w:val="00AD10E7"/>
    <w:rsid w:val="00AD17CF"/>
    <w:rsid w:val="00AD1841"/>
    <w:rsid w:val="00AD19A5"/>
    <w:rsid w:val="00AD1AA4"/>
    <w:rsid w:val="00AD3306"/>
    <w:rsid w:val="00AD4009"/>
    <w:rsid w:val="00AD5FF3"/>
    <w:rsid w:val="00AD6051"/>
    <w:rsid w:val="00AE0D96"/>
    <w:rsid w:val="00AE1053"/>
    <w:rsid w:val="00AE1871"/>
    <w:rsid w:val="00AE22E9"/>
    <w:rsid w:val="00AE2478"/>
    <w:rsid w:val="00AE3A88"/>
    <w:rsid w:val="00AE4BC3"/>
    <w:rsid w:val="00AE4E25"/>
    <w:rsid w:val="00AE5590"/>
    <w:rsid w:val="00AE567E"/>
    <w:rsid w:val="00AE6916"/>
    <w:rsid w:val="00AE7B28"/>
    <w:rsid w:val="00AF2A32"/>
    <w:rsid w:val="00AF37FD"/>
    <w:rsid w:val="00AF4A05"/>
    <w:rsid w:val="00AF4DB8"/>
    <w:rsid w:val="00AF5880"/>
    <w:rsid w:val="00AF6053"/>
    <w:rsid w:val="00AF640A"/>
    <w:rsid w:val="00AF6B9F"/>
    <w:rsid w:val="00AF6C22"/>
    <w:rsid w:val="00AF6C5B"/>
    <w:rsid w:val="00AF7DA9"/>
    <w:rsid w:val="00AF7F60"/>
    <w:rsid w:val="00B00728"/>
    <w:rsid w:val="00B00886"/>
    <w:rsid w:val="00B00C17"/>
    <w:rsid w:val="00B00DE5"/>
    <w:rsid w:val="00B0139A"/>
    <w:rsid w:val="00B013D2"/>
    <w:rsid w:val="00B0171D"/>
    <w:rsid w:val="00B0224B"/>
    <w:rsid w:val="00B02A96"/>
    <w:rsid w:val="00B02E27"/>
    <w:rsid w:val="00B03003"/>
    <w:rsid w:val="00B048A9"/>
    <w:rsid w:val="00B048DA"/>
    <w:rsid w:val="00B053E4"/>
    <w:rsid w:val="00B05CF9"/>
    <w:rsid w:val="00B067F3"/>
    <w:rsid w:val="00B073C2"/>
    <w:rsid w:val="00B07F9C"/>
    <w:rsid w:val="00B1063D"/>
    <w:rsid w:val="00B108F3"/>
    <w:rsid w:val="00B10D6E"/>
    <w:rsid w:val="00B10EAA"/>
    <w:rsid w:val="00B115FD"/>
    <w:rsid w:val="00B1170C"/>
    <w:rsid w:val="00B11EDF"/>
    <w:rsid w:val="00B12742"/>
    <w:rsid w:val="00B134F2"/>
    <w:rsid w:val="00B14849"/>
    <w:rsid w:val="00B14C72"/>
    <w:rsid w:val="00B154EF"/>
    <w:rsid w:val="00B1577F"/>
    <w:rsid w:val="00B157A0"/>
    <w:rsid w:val="00B16824"/>
    <w:rsid w:val="00B17217"/>
    <w:rsid w:val="00B212EA"/>
    <w:rsid w:val="00B21528"/>
    <w:rsid w:val="00B2176C"/>
    <w:rsid w:val="00B2181D"/>
    <w:rsid w:val="00B22567"/>
    <w:rsid w:val="00B22569"/>
    <w:rsid w:val="00B23205"/>
    <w:rsid w:val="00B24CE6"/>
    <w:rsid w:val="00B2528B"/>
    <w:rsid w:val="00B25D0D"/>
    <w:rsid w:val="00B26EDE"/>
    <w:rsid w:val="00B26FA9"/>
    <w:rsid w:val="00B27AAA"/>
    <w:rsid w:val="00B27DF9"/>
    <w:rsid w:val="00B30745"/>
    <w:rsid w:val="00B30CA5"/>
    <w:rsid w:val="00B31155"/>
    <w:rsid w:val="00B32994"/>
    <w:rsid w:val="00B329FD"/>
    <w:rsid w:val="00B3306A"/>
    <w:rsid w:val="00B33E2D"/>
    <w:rsid w:val="00B34259"/>
    <w:rsid w:val="00B345CE"/>
    <w:rsid w:val="00B35525"/>
    <w:rsid w:val="00B362AC"/>
    <w:rsid w:val="00B3759E"/>
    <w:rsid w:val="00B40714"/>
    <w:rsid w:val="00B40C70"/>
    <w:rsid w:val="00B40CC4"/>
    <w:rsid w:val="00B410FF"/>
    <w:rsid w:val="00B4135B"/>
    <w:rsid w:val="00B41787"/>
    <w:rsid w:val="00B41D24"/>
    <w:rsid w:val="00B431BF"/>
    <w:rsid w:val="00B44487"/>
    <w:rsid w:val="00B4481A"/>
    <w:rsid w:val="00B454A5"/>
    <w:rsid w:val="00B45BA7"/>
    <w:rsid w:val="00B46D0F"/>
    <w:rsid w:val="00B47278"/>
    <w:rsid w:val="00B47670"/>
    <w:rsid w:val="00B50847"/>
    <w:rsid w:val="00B50A35"/>
    <w:rsid w:val="00B50C46"/>
    <w:rsid w:val="00B52547"/>
    <w:rsid w:val="00B52957"/>
    <w:rsid w:val="00B5352D"/>
    <w:rsid w:val="00B545F3"/>
    <w:rsid w:val="00B55FBC"/>
    <w:rsid w:val="00B577BF"/>
    <w:rsid w:val="00B6073C"/>
    <w:rsid w:val="00B60C4C"/>
    <w:rsid w:val="00B6119E"/>
    <w:rsid w:val="00B623F2"/>
    <w:rsid w:val="00B626E6"/>
    <w:rsid w:val="00B62D6C"/>
    <w:rsid w:val="00B63D06"/>
    <w:rsid w:val="00B65186"/>
    <w:rsid w:val="00B651DB"/>
    <w:rsid w:val="00B658CD"/>
    <w:rsid w:val="00B65E26"/>
    <w:rsid w:val="00B6665B"/>
    <w:rsid w:val="00B70C59"/>
    <w:rsid w:val="00B71FC4"/>
    <w:rsid w:val="00B730DD"/>
    <w:rsid w:val="00B7466D"/>
    <w:rsid w:val="00B74D10"/>
    <w:rsid w:val="00B77E1C"/>
    <w:rsid w:val="00B806D3"/>
    <w:rsid w:val="00B80CF7"/>
    <w:rsid w:val="00B81198"/>
    <w:rsid w:val="00B813A9"/>
    <w:rsid w:val="00B81732"/>
    <w:rsid w:val="00B81856"/>
    <w:rsid w:val="00B82B2B"/>
    <w:rsid w:val="00B835D1"/>
    <w:rsid w:val="00B841F6"/>
    <w:rsid w:val="00B846A3"/>
    <w:rsid w:val="00B870FA"/>
    <w:rsid w:val="00B9072C"/>
    <w:rsid w:val="00B911D9"/>
    <w:rsid w:val="00B92069"/>
    <w:rsid w:val="00B92B5A"/>
    <w:rsid w:val="00B940B1"/>
    <w:rsid w:val="00B946DB"/>
    <w:rsid w:val="00B94707"/>
    <w:rsid w:val="00B94C64"/>
    <w:rsid w:val="00B962ED"/>
    <w:rsid w:val="00B975FC"/>
    <w:rsid w:val="00BA0175"/>
    <w:rsid w:val="00BA267F"/>
    <w:rsid w:val="00BA2E34"/>
    <w:rsid w:val="00BA2F21"/>
    <w:rsid w:val="00BA3C97"/>
    <w:rsid w:val="00BA5016"/>
    <w:rsid w:val="00BA58DE"/>
    <w:rsid w:val="00BB0A2F"/>
    <w:rsid w:val="00BB136B"/>
    <w:rsid w:val="00BB2822"/>
    <w:rsid w:val="00BB2DDB"/>
    <w:rsid w:val="00BB2F3E"/>
    <w:rsid w:val="00BB3D37"/>
    <w:rsid w:val="00BB4496"/>
    <w:rsid w:val="00BB4782"/>
    <w:rsid w:val="00BB6972"/>
    <w:rsid w:val="00BB6D96"/>
    <w:rsid w:val="00BB6F7A"/>
    <w:rsid w:val="00BC0BFC"/>
    <w:rsid w:val="00BC1ECB"/>
    <w:rsid w:val="00BC263D"/>
    <w:rsid w:val="00BC32FA"/>
    <w:rsid w:val="00BC38D5"/>
    <w:rsid w:val="00BC3D55"/>
    <w:rsid w:val="00BC471B"/>
    <w:rsid w:val="00BC4809"/>
    <w:rsid w:val="00BC49C6"/>
    <w:rsid w:val="00BC6105"/>
    <w:rsid w:val="00BC614B"/>
    <w:rsid w:val="00BC677C"/>
    <w:rsid w:val="00BC6977"/>
    <w:rsid w:val="00BC6AF6"/>
    <w:rsid w:val="00BC7767"/>
    <w:rsid w:val="00BC7CEB"/>
    <w:rsid w:val="00BD0A8D"/>
    <w:rsid w:val="00BD184A"/>
    <w:rsid w:val="00BD1AEB"/>
    <w:rsid w:val="00BD274C"/>
    <w:rsid w:val="00BD3647"/>
    <w:rsid w:val="00BD49BF"/>
    <w:rsid w:val="00BD5A69"/>
    <w:rsid w:val="00BD62CC"/>
    <w:rsid w:val="00BD6438"/>
    <w:rsid w:val="00BD6831"/>
    <w:rsid w:val="00BD6A70"/>
    <w:rsid w:val="00BD71AF"/>
    <w:rsid w:val="00BD7FB2"/>
    <w:rsid w:val="00BE05E4"/>
    <w:rsid w:val="00BE0675"/>
    <w:rsid w:val="00BE0F9E"/>
    <w:rsid w:val="00BE203F"/>
    <w:rsid w:val="00BE2F82"/>
    <w:rsid w:val="00BE3215"/>
    <w:rsid w:val="00BE4103"/>
    <w:rsid w:val="00BE5611"/>
    <w:rsid w:val="00BE56FF"/>
    <w:rsid w:val="00BE600E"/>
    <w:rsid w:val="00BE7757"/>
    <w:rsid w:val="00BE793B"/>
    <w:rsid w:val="00BE7D62"/>
    <w:rsid w:val="00BE7F22"/>
    <w:rsid w:val="00BF051A"/>
    <w:rsid w:val="00BF0F3A"/>
    <w:rsid w:val="00BF1B67"/>
    <w:rsid w:val="00BF1D84"/>
    <w:rsid w:val="00BF1ED9"/>
    <w:rsid w:val="00BF3627"/>
    <w:rsid w:val="00BF414D"/>
    <w:rsid w:val="00BF4B8D"/>
    <w:rsid w:val="00BF53DE"/>
    <w:rsid w:val="00BF5F65"/>
    <w:rsid w:val="00BF5F81"/>
    <w:rsid w:val="00BF6034"/>
    <w:rsid w:val="00BF722F"/>
    <w:rsid w:val="00BF72E1"/>
    <w:rsid w:val="00C005A6"/>
    <w:rsid w:val="00C00A23"/>
    <w:rsid w:val="00C00DA5"/>
    <w:rsid w:val="00C0112B"/>
    <w:rsid w:val="00C01C5A"/>
    <w:rsid w:val="00C0205B"/>
    <w:rsid w:val="00C02220"/>
    <w:rsid w:val="00C02930"/>
    <w:rsid w:val="00C03C77"/>
    <w:rsid w:val="00C04EF5"/>
    <w:rsid w:val="00C06B19"/>
    <w:rsid w:val="00C07176"/>
    <w:rsid w:val="00C1005F"/>
    <w:rsid w:val="00C101C1"/>
    <w:rsid w:val="00C110F2"/>
    <w:rsid w:val="00C11166"/>
    <w:rsid w:val="00C11788"/>
    <w:rsid w:val="00C12484"/>
    <w:rsid w:val="00C12AA6"/>
    <w:rsid w:val="00C148B1"/>
    <w:rsid w:val="00C1508A"/>
    <w:rsid w:val="00C15D41"/>
    <w:rsid w:val="00C15E60"/>
    <w:rsid w:val="00C1727B"/>
    <w:rsid w:val="00C17484"/>
    <w:rsid w:val="00C17C50"/>
    <w:rsid w:val="00C2004D"/>
    <w:rsid w:val="00C20CF2"/>
    <w:rsid w:val="00C211CF"/>
    <w:rsid w:val="00C214CC"/>
    <w:rsid w:val="00C216A2"/>
    <w:rsid w:val="00C2194F"/>
    <w:rsid w:val="00C22160"/>
    <w:rsid w:val="00C2265A"/>
    <w:rsid w:val="00C22835"/>
    <w:rsid w:val="00C22D85"/>
    <w:rsid w:val="00C2504E"/>
    <w:rsid w:val="00C254F7"/>
    <w:rsid w:val="00C26042"/>
    <w:rsid w:val="00C268D6"/>
    <w:rsid w:val="00C26F1D"/>
    <w:rsid w:val="00C273D4"/>
    <w:rsid w:val="00C27795"/>
    <w:rsid w:val="00C27E69"/>
    <w:rsid w:val="00C30E2E"/>
    <w:rsid w:val="00C31CE3"/>
    <w:rsid w:val="00C32DC9"/>
    <w:rsid w:val="00C33399"/>
    <w:rsid w:val="00C33552"/>
    <w:rsid w:val="00C33EA5"/>
    <w:rsid w:val="00C347DA"/>
    <w:rsid w:val="00C35840"/>
    <w:rsid w:val="00C37DC4"/>
    <w:rsid w:val="00C404C6"/>
    <w:rsid w:val="00C413CD"/>
    <w:rsid w:val="00C41776"/>
    <w:rsid w:val="00C41DB7"/>
    <w:rsid w:val="00C41E57"/>
    <w:rsid w:val="00C4341E"/>
    <w:rsid w:val="00C43B92"/>
    <w:rsid w:val="00C43C47"/>
    <w:rsid w:val="00C4496A"/>
    <w:rsid w:val="00C44C1C"/>
    <w:rsid w:val="00C44F4C"/>
    <w:rsid w:val="00C457DA"/>
    <w:rsid w:val="00C45DB8"/>
    <w:rsid w:val="00C461E8"/>
    <w:rsid w:val="00C477B3"/>
    <w:rsid w:val="00C47A03"/>
    <w:rsid w:val="00C50A82"/>
    <w:rsid w:val="00C50AA5"/>
    <w:rsid w:val="00C513B0"/>
    <w:rsid w:val="00C52A86"/>
    <w:rsid w:val="00C52BDD"/>
    <w:rsid w:val="00C52C3D"/>
    <w:rsid w:val="00C52D17"/>
    <w:rsid w:val="00C5361F"/>
    <w:rsid w:val="00C53D7F"/>
    <w:rsid w:val="00C541AC"/>
    <w:rsid w:val="00C5459F"/>
    <w:rsid w:val="00C54709"/>
    <w:rsid w:val="00C54A4A"/>
    <w:rsid w:val="00C55164"/>
    <w:rsid w:val="00C5575D"/>
    <w:rsid w:val="00C55D26"/>
    <w:rsid w:val="00C578CD"/>
    <w:rsid w:val="00C60640"/>
    <w:rsid w:val="00C60649"/>
    <w:rsid w:val="00C60C3A"/>
    <w:rsid w:val="00C60EC4"/>
    <w:rsid w:val="00C6125B"/>
    <w:rsid w:val="00C625DC"/>
    <w:rsid w:val="00C626A0"/>
    <w:rsid w:val="00C62B52"/>
    <w:rsid w:val="00C63964"/>
    <w:rsid w:val="00C63C36"/>
    <w:rsid w:val="00C63DFF"/>
    <w:rsid w:val="00C63EF2"/>
    <w:rsid w:val="00C64F61"/>
    <w:rsid w:val="00C65A13"/>
    <w:rsid w:val="00C65F91"/>
    <w:rsid w:val="00C70600"/>
    <w:rsid w:val="00C71533"/>
    <w:rsid w:val="00C72C87"/>
    <w:rsid w:val="00C72EF9"/>
    <w:rsid w:val="00C73CDE"/>
    <w:rsid w:val="00C75F92"/>
    <w:rsid w:val="00C760EE"/>
    <w:rsid w:val="00C76C15"/>
    <w:rsid w:val="00C77027"/>
    <w:rsid w:val="00C77DB3"/>
    <w:rsid w:val="00C80CCC"/>
    <w:rsid w:val="00C80CD2"/>
    <w:rsid w:val="00C814A9"/>
    <w:rsid w:val="00C81E55"/>
    <w:rsid w:val="00C82EE9"/>
    <w:rsid w:val="00C838A6"/>
    <w:rsid w:val="00C83B27"/>
    <w:rsid w:val="00C842C7"/>
    <w:rsid w:val="00C844A6"/>
    <w:rsid w:val="00C84506"/>
    <w:rsid w:val="00C85644"/>
    <w:rsid w:val="00C85F7E"/>
    <w:rsid w:val="00C861EB"/>
    <w:rsid w:val="00C864E3"/>
    <w:rsid w:val="00C86BAD"/>
    <w:rsid w:val="00C877F6"/>
    <w:rsid w:val="00C8794C"/>
    <w:rsid w:val="00C91E5D"/>
    <w:rsid w:val="00C9242B"/>
    <w:rsid w:val="00C92FB6"/>
    <w:rsid w:val="00C93A2A"/>
    <w:rsid w:val="00C94DC8"/>
    <w:rsid w:val="00C9500E"/>
    <w:rsid w:val="00C952F0"/>
    <w:rsid w:val="00C95631"/>
    <w:rsid w:val="00C95B14"/>
    <w:rsid w:val="00C96202"/>
    <w:rsid w:val="00C963B1"/>
    <w:rsid w:val="00C96B3E"/>
    <w:rsid w:val="00CA00D7"/>
    <w:rsid w:val="00CA0783"/>
    <w:rsid w:val="00CA083B"/>
    <w:rsid w:val="00CA1AB4"/>
    <w:rsid w:val="00CA39D9"/>
    <w:rsid w:val="00CA42B4"/>
    <w:rsid w:val="00CA5B46"/>
    <w:rsid w:val="00CA6191"/>
    <w:rsid w:val="00CA6372"/>
    <w:rsid w:val="00CA66C7"/>
    <w:rsid w:val="00CA66FA"/>
    <w:rsid w:val="00CA73A2"/>
    <w:rsid w:val="00CA78CE"/>
    <w:rsid w:val="00CA7D97"/>
    <w:rsid w:val="00CA7E03"/>
    <w:rsid w:val="00CB1954"/>
    <w:rsid w:val="00CB263E"/>
    <w:rsid w:val="00CB3057"/>
    <w:rsid w:val="00CB32D8"/>
    <w:rsid w:val="00CB3D3C"/>
    <w:rsid w:val="00CB43BC"/>
    <w:rsid w:val="00CB4BA7"/>
    <w:rsid w:val="00CB69F7"/>
    <w:rsid w:val="00CB6EB0"/>
    <w:rsid w:val="00CC0573"/>
    <w:rsid w:val="00CC44F8"/>
    <w:rsid w:val="00CC4790"/>
    <w:rsid w:val="00CC48B2"/>
    <w:rsid w:val="00CC52E6"/>
    <w:rsid w:val="00CC55B5"/>
    <w:rsid w:val="00CC61C5"/>
    <w:rsid w:val="00CC64A5"/>
    <w:rsid w:val="00CC67D6"/>
    <w:rsid w:val="00CC689B"/>
    <w:rsid w:val="00CC6E7C"/>
    <w:rsid w:val="00CC793A"/>
    <w:rsid w:val="00CC7A91"/>
    <w:rsid w:val="00CD08A3"/>
    <w:rsid w:val="00CD23F5"/>
    <w:rsid w:val="00CD2DB7"/>
    <w:rsid w:val="00CD3B2F"/>
    <w:rsid w:val="00CD49C2"/>
    <w:rsid w:val="00CD6713"/>
    <w:rsid w:val="00CD72B0"/>
    <w:rsid w:val="00CD7BF3"/>
    <w:rsid w:val="00CE0D25"/>
    <w:rsid w:val="00CE1AC8"/>
    <w:rsid w:val="00CE1AE9"/>
    <w:rsid w:val="00CE24B4"/>
    <w:rsid w:val="00CE2DCE"/>
    <w:rsid w:val="00CE3DD6"/>
    <w:rsid w:val="00CE486A"/>
    <w:rsid w:val="00CE5BA3"/>
    <w:rsid w:val="00CE74A3"/>
    <w:rsid w:val="00CE77EA"/>
    <w:rsid w:val="00CE78FA"/>
    <w:rsid w:val="00CE7EAF"/>
    <w:rsid w:val="00CF06BC"/>
    <w:rsid w:val="00CF0976"/>
    <w:rsid w:val="00CF0DB0"/>
    <w:rsid w:val="00CF174A"/>
    <w:rsid w:val="00CF18FE"/>
    <w:rsid w:val="00CF1B73"/>
    <w:rsid w:val="00CF2D07"/>
    <w:rsid w:val="00CF3A7E"/>
    <w:rsid w:val="00CF40D1"/>
    <w:rsid w:val="00CF4E50"/>
    <w:rsid w:val="00CF6047"/>
    <w:rsid w:val="00CF6B86"/>
    <w:rsid w:val="00CF6BBB"/>
    <w:rsid w:val="00CF7B8A"/>
    <w:rsid w:val="00CF7D75"/>
    <w:rsid w:val="00CF7DA1"/>
    <w:rsid w:val="00D0207D"/>
    <w:rsid w:val="00D0280E"/>
    <w:rsid w:val="00D02A76"/>
    <w:rsid w:val="00D045FE"/>
    <w:rsid w:val="00D06996"/>
    <w:rsid w:val="00D069D9"/>
    <w:rsid w:val="00D07FD7"/>
    <w:rsid w:val="00D115AF"/>
    <w:rsid w:val="00D15962"/>
    <w:rsid w:val="00D15A67"/>
    <w:rsid w:val="00D160D0"/>
    <w:rsid w:val="00D1676A"/>
    <w:rsid w:val="00D16B32"/>
    <w:rsid w:val="00D16F50"/>
    <w:rsid w:val="00D17B08"/>
    <w:rsid w:val="00D17D04"/>
    <w:rsid w:val="00D201BB"/>
    <w:rsid w:val="00D21C07"/>
    <w:rsid w:val="00D21FA8"/>
    <w:rsid w:val="00D220AE"/>
    <w:rsid w:val="00D22362"/>
    <w:rsid w:val="00D2255A"/>
    <w:rsid w:val="00D228AC"/>
    <w:rsid w:val="00D23F3B"/>
    <w:rsid w:val="00D243D3"/>
    <w:rsid w:val="00D24668"/>
    <w:rsid w:val="00D24E09"/>
    <w:rsid w:val="00D253E9"/>
    <w:rsid w:val="00D257D8"/>
    <w:rsid w:val="00D273BC"/>
    <w:rsid w:val="00D27A26"/>
    <w:rsid w:val="00D302D5"/>
    <w:rsid w:val="00D31A54"/>
    <w:rsid w:val="00D31BBF"/>
    <w:rsid w:val="00D32145"/>
    <w:rsid w:val="00D3258F"/>
    <w:rsid w:val="00D33758"/>
    <w:rsid w:val="00D34022"/>
    <w:rsid w:val="00D346BC"/>
    <w:rsid w:val="00D34C82"/>
    <w:rsid w:val="00D356F4"/>
    <w:rsid w:val="00D364C1"/>
    <w:rsid w:val="00D37588"/>
    <w:rsid w:val="00D3785B"/>
    <w:rsid w:val="00D4082F"/>
    <w:rsid w:val="00D41C11"/>
    <w:rsid w:val="00D42DA7"/>
    <w:rsid w:val="00D4440A"/>
    <w:rsid w:val="00D45F3B"/>
    <w:rsid w:val="00D5056E"/>
    <w:rsid w:val="00D510FB"/>
    <w:rsid w:val="00D51ACB"/>
    <w:rsid w:val="00D51F6A"/>
    <w:rsid w:val="00D52CCC"/>
    <w:rsid w:val="00D52CCD"/>
    <w:rsid w:val="00D53667"/>
    <w:rsid w:val="00D537E8"/>
    <w:rsid w:val="00D53853"/>
    <w:rsid w:val="00D53F77"/>
    <w:rsid w:val="00D54DB7"/>
    <w:rsid w:val="00D55184"/>
    <w:rsid w:val="00D55F9B"/>
    <w:rsid w:val="00D5648C"/>
    <w:rsid w:val="00D56C59"/>
    <w:rsid w:val="00D56D85"/>
    <w:rsid w:val="00D56F90"/>
    <w:rsid w:val="00D5729B"/>
    <w:rsid w:val="00D60385"/>
    <w:rsid w:val="00D6074A"/>
    <w:rsid w:val="00D61E2A"/>
    <w:rsid w:val="00D61F8A"/>
    <w:rsid w:val="00D63295"/>
    <w:rsid w:val="00D63AE6"/>
    <w:rsid w:val="00D63AEF"/>
    <w:rsid w:val="00D63E6B"/>
    <w:rsid w:val="00D64DBF"/>
    <w:rsid w:val="00D7051C"/>
    <w:rsid w:val="00D719FD"/>
    <w:rsid w:val="00D71F4B"/>
    <w:rsid w:val="00D7202E"/>
    <w:rsid w:val="00D72268"/>
    <w:rsid w:val="00D72A3E"/>
    <w:rsid w:val="00D73056"/>
    <w:rsid w:val="00D73135"/>
    <w:rsid w:val="00D74453"/>
    <w:rsid w:val="00D7615A"/>
    <w:rsid w:val="00D769DD"/>
    <w:rsid w:val="00D76E51"/>
    <w:rsid w:val="00D773FC"/>
    <w:rsid w:val="00D80431"/>
    <w:rsid w:val="00D80AD0"/>
    <w:rsid w:val="00D82406"/>
    <w:rsid w:val="00D824F1"/>
    <w:rsid w:val="00D82BA5"/>
    <w:rsid w:val="00D84819"/>
    <w:rsid w:val="00D853C0"/>
    <w:rsid w:val="00D85AAA"/>
    <w:rsid w:val="00D868AF"/>
    <w:rsid w:val="00D87435"/>
    <w:rsid w:val="00D875A4"/>
    <w:rsid w:val="00D92B97"/>
    <w:rsid w:val="00D92E97"/>
    <w:rsid w:val="00D933A2"/>
    <w:rsid w:val="00D93D8F"/>
    <w:rsid w:val="00D952F2"/>
    <w:rsid w:val="00D96BAE"/>
    <w:rsid w:val="00D96DC7"/>
    <w:rsid w:val="00D97307"/>
    <w:rsid w:val="00DA0348"/>
    <w:rsid w:val="00DA0AFF"/>
    <w:rsid w:val="00DA0B8A"/>
    <w:rsid w:val="00DA0EA7"/>
    <w:rsid w:val="00DA1BD3"/>
    <w:rsid w:val="00DA200A"/>
    <w:rsid w:val="00DA47F9"/>
    <w:rsid w:val="00DA49E9"/>
    <w:rsid w:val="00DA539D"/>
    <w:rsid w:val="00DA55F9"/>
    <w:rsid w:val="00DA5F17"/>
    <w:rsid w:val="00DA6B24"/>
    <w:rsid w:val="00DA6B66"/>
    <w:rsid w:val="00DA7043"/>
    <w:rsid w:val="00DA72CF"/>
    <w:rsid w:val="00DA7C05"/>
    <w:rsid w:val="00DB0296"/>
    <w:rsid w:val="00DB0341"/>
    <w:rsid w:val="00DB050C"/>
    <w:rsid w:val="00DB1482"/>
    <w:rsid w:val="00DB1C66"/>
    <w:rsid w:val="00DB2819"/>
    <w:rsid w:val="00DB3315"/>
    <w:rsid w:val="00DB399F"/>
    <w:rsid w:val="00DB4B47"/>
    <w:rsid w:val="00DB5A72"/>
    <w:rsid w:val="00DB5B0F"/>
    <w:rsid w:val="00DB6AE2"/>
    <w:rsid w:val="00DB6C2D"/>
    <w:rsid w:val="00DB7AE1"/>
    <w:rsid w:val="00DC06F6"/>
    <w:rsid w:val="00DC0865"/>
    <w:rsid w:val="00DC15FF"/>
    <w:rsid w:val="00DC1A51"/>
    <w:rsid w:val="00DC2BA2"/>
    <w:rsid w:val="00DC2CD7"/>
    <w:rsid w:val="00DC3669"/>
    <w:rsid w:val="00DC3B5B"/>
    <w:rsid w:val="00DC4976"/>
    <w:rsid w:val="00DC4D24"/>
    <w:rsid w:val="00DC53A6"/>
    <w:rsid w:val="00DC5F4B"/>
    <w:rsid w:val="00DC69DA"/>
    <w:rsid w:val="00DC6E96"/>
    <w:rsid w:val="00DD092C"/>
    <w:rsid w:val="00DD1766"/>
    <w:rsid w:val="00DD1ED9"/>
    <w:rsid w:val="00DD202B"/>
    <w:rsid w:val="00DD215E"/>
    <w:rsid w:val="00DD2FE8"/>
    <w:rsid w:val="00DD37C5"/>
    <w:rsid w:val="00DD3895"/>
    <w:rsid w:val="00DD3CC2"/>
    <w:rsid w:val="00DD3E06"/>
    <w:rsid w:val="00DD525F"/>
    <w:rsid w:val="00DD663B"/>
    <w:rsid w:val="00DD67CB"/>
    <w:rsid w:val="00DD7C82"/>
    <w:rsid w:val="00DE00AC"/>
    <w:rsid w:val="00DE05FF"/>
    <w:rsid w:val="00DE1031"/>
    <w:rsid w:val="00DE1747"/>
    <w:rsid w:val="00DE1882"/>
    <w:rsid w:val="00DE1BB0"/>
    <w:rsid w:val="00DE274E"/>
    <w:rsid w:val="00DE2801"/>
    <w:rsid w:val="00DE3B50"/>
    <w:rsid w:val="00DE483F"/>
    <w:rsid w:val="00DE4E98"/>
    <w:rsid w:val="00DE5122"/>
    <w:rsid w:val="00DE5398"/>
    <w:rsid w:val="00DE5773"/>
    <w:rsid w:val="00DE6276"/>
    <w:rsid w:val="00DE78D2"/>
    <w:rsid w:val="00DF0465"/>
    <w:rsid w:val="00DF0D44"/>
    <w:rsid w:val="00DF0D4B"/>
    <w:rsid w:val="00DF0FD3"/>
    <w:rsid w:val="00DF1755"/>
    <w:rsid w:val="00DF2CEC"/>
    <w:rsid w:val="00DF40C3"/>
    <w:rsid w:val="00DF4400"/>
    <w:rsid w:val="00DF48E9"/>
    <w:rsid w:val="00DF4AB9"/>
    <w:rsid w:val="00DF5817"/>
    <w:rsid w:val="00E009AB"/>
    <w:rsid w:val="00E01124"/>
    <w:rsid w:val="00E013D9"/>
    <w:rsid w:val="00E019A1"/>
    <w:rsid w:val="00E01CDF"/>
    <w:rsid w:val="00E0311D"/>
    <w:rsid w:val="00E03492"/>
    <w:rsid w:val="00E03707"/>
    <w:rsid w:val="00E03E9A"/>
    <w:rsid w:val="00E05177"/>
    <w:rsid w:val="00E05D59"/>
    <w:rsid w:val="00E074B6"/>
    <w:rsid w:val="00E07AE1"/>
    <w:rsid w:val="00E119ED"/>
    <w:rsid w:val="00E132C7"/>
    <w:rsid w:val="00E132E2"/>
    <w:rsid w:val="00E13926"/>
    <w:rsid w:val="00E13AB2"/>
    <w:rsid w:val="00E1467B"/>
    <w:rsid w:val="00E14E80"/>
    <w:rsid w:val="00E16313"/>
    <w:rsid w:val="00E163EF"/>
    <w:rsid w:val="00E1669C"/>
    <w:rsid w:val="00E167C7"/>
    <w:rsid w:val="00E16FAA"/>
    <w:rsid w:val="00E17CB1"/>
    <w:rsid w:val="00E20288"/>
    <w:rsid w:val="00E2069C"/>
    <w:rsid w:val="00E20B42"/>
    <w:rsid w:val="00E210A0"/>
    <w:rsid w:val="00E211BE"/>
    <w:rsid w:val="00E218B4"/>
    <w:rsid w:val="00E24ACD"/>
    <w:rsid w:val="00E256D5"/>
    <w:rsid w:val="00E261F1"/>
    <w:rsid w:val="00E263E1"/>
    <w:rsid w:val="00E268D4"/>
    <w:rsid w:val="00E312AB"/>
    <w:rsid w:val="00E3171E"/>
    <w:rsid w:val="00E31765"/>
    <w:rsid w:val="00E31D2E"/>
    <w:rsid w:val="00E326CB"/>
    <w:rsid w:val="00E32A4F"/>
    <w:rsid w:val="00E336AE"/>
    <w:rsid w:val="00E33BA0"/>
    <w:rsid w:val="00E34074"/>
    <w:rsid w:val="00E34E33"/>
    <w:rsid w:val="00E35832"/>
    <w:rsid w:val="00E368BA"/>
    <w:rsid w:val="00E371F2"/>
    <w:rsid w:val="00E3787A"/>
    <w:rsid w:val="00E37911"/>
    <w:rsid w:val="00E379F2"/>
    <w:rsid w:val="00E37B58"/>
    <w:rsid w:val="00E4004A"/>
    <w:rsid w:val="00E4015C"/>
    <w:rsid w:val="00E403BA"/>
    <w:rsid w:val="00E40BB4"/>
    <w:rsid w:val="00E413B7"/>
    <w:rsid w:val="00E4195A"/>
    <w:rsid w:val="00E41D9A"/>
    <w:rsid w:val="00E4315A"/>
    <w:rsid w:val="00E4399B"/>
    <w:rsid w:val="00E45527"/>
    <w:rsid w:val="00E456C3"/>
    <w:rsid w:val="00E456EB"/>
    <w:rsid w:val="00E457D5"/>
    <w:rsid w:val="00E45D8E"/>
    <w:rsid w:val="00E46641"/>
    <w:rsid w:val="00E4770C"/>
    <w:rsid w:val="00E47AD5"/>
    <w:rsid w:val="00E47F91"/>
    <w:rsid w:val="00E5027D"/>
    <w:rsid w:val="00E510C0"/>
    <w:rsid w:val="00E518B9"/>
    <w:rsid w:val="00E52EB1"/>
    <w:rsid w:val="00E53545"/>
    <w:rsid w:val="00E5376F"/>
    <w:rsid w:val="00E53ECB"/>
    <w:rsid w:val="00E54643"/>
    <w:rsid w:val="00E54935"/>
    <w:rsid w:val="00E54EC3"/>
    <w:rsid w:val="00E56078"/>
    <w:rsid w:val="00E56152"/>
    <w:rsid w:val="00E56D9B"/>
    <w:rsid w:val="00E56EFF"/>
    <w:rsid w:val="00E5717A"/>
    <w:rsid w:val="00E6069A"/>
    <w:rsid w:val="00E60FF3"/>
    <w:rsid w:val="00E6107A"/>
    <w:rsid w:val="00E610E5"/>
    <w:rsid w:val="00E62511"/>
    <w:rsid w:val="00E62AF2"/>
    <w:rsid w:val="00E636C2"/>
    <w:rsid w:val="00E6395F"/>
    <w:rsid w:val="00E64D40"/>
    <w:rsid w:val="00E66281"/>
    <w:rsid w:val="00E66837"/>
    <w:rsid w:val="00E66FC2"/>
    <w:rsid w:val="00E676CD"/>
    <w:rsid w:val="00E67FFE"/>
    <w:rsid w:val="00E70813"/>
    <w:rsid w:val="00E724B4"/>
    <w:rsid w:val="00E727CB"/>
    <w:rsid w:val="00E72BBF"/>
    <w:rsid w:val="00E73044"/>
    <w:rsid w:val="00E7365D"/>
    <w:rsid w:val="00E745BD"/>
    <w:rsid w:val="00E75511"/>
    <w:rsid w:val="00E76520"/>
    <w:rsid w:val="00E76ABB"/>
    <w:rsid w:val="00E77290"/>
    <w:rsid w:val="00E77738"/>
    <w:rsid w:val="00E77AA2"/>
    <w:rsid w:val="00E80080"/>
    <w:rsid w:val="00E81DB0"/>
    <w:rsid w:val="00E831CA"/>
    <w:rsid w:val="00E83F81"/>
    <w:rsid w:val="00E840B9"/>
    <w:rsid w:val="00E84F78"/>
    <w:rsid w:val="00E859DB"/>
    <w:rsid w:val="00E86DF2"/>
    <w:rsid w:val="00E87948"/>
    <w:rsid w:val="00E8796F"/>
    <w:rsid w:val="00E90081"/>
    <w:rsid w:val="00E90175"/>
    <w:rsid w:val="00E90210"/>
    <w:rsid w:val="00E90632"/>
    <w:rsid w:val="00E909CC"/>
    <w:rsid w:val="00E91018"/>
    <w:rsid w:val="00E91498"/>
    <w:rsid w:val="00E918FC"/>
    <w:rsid w:val="00E91D0C"/>
    <w:rsid w:val="00E95EDC"/>
    <w:rsid w:val="00E96352"/>
    <w:rsid w:val="00E9685A"/>
    <w:rsid w:val="00E96965"/>
    <w:rsid w:val="00E9737C"/>
    <w:rsid w:val="00E97A95"/>
    <w:rsid w:val="00EA1257"/>
    <w:rsid w:val="00EA2143"/>
    <w:rsid w:val="00EA2785"/>
    <w:rsid w:val="00EA278D"/>
    <w:rsid w:val="00EA3C76"/>
    <w:rsid w:val="00EA3E15"/>
    <w:rsid w:val="00EA3FF3"/>
    <w:rsid w:val="00EA55F4"/>
    <w:rsid w:val="00EA6622"/>
    <w:rsid w:val="00EA68E0"/>
    <w:rsid w:val="00EA7912"/>
    <w:rsid w:val="00EB018D"/>
    <w:rsid w:val="00EB0629"/>
    <w:rsid w:val="00EB09D0"/>
    <w:rsid w:val="00EB0EC2"/>
    <w:rsid w:val="00EB1CBE"/>
    <w:rsid w:val="00EB30AA"/>
    <w:rsid w:val="00EB3C40"/>
    <w:rsid w:val="00EB4068"/>
    <w:rsid w:val="00EB43E6"/>
    <w:rsid w:val="00EB446E"/>
    <w:rsid w:val="00EB4728"/>
    <w:rsid w:val="00EB4A73"/>
    <w:rsid w:val="00EB507F"/>
    <w:rsid w:val="00EB52A6"/>
    <w:rsid w:val="00EB564F"/>
    <w:rsid w:val="00EB5854"/>
    <w:rsid w:val="00EB5F67"/>
    <w:rsid w:val="00EB6043"/>
    <w:rsid w:val="00EB6247"/>
    <w:rsid w:val="00EB633B"/>
    <w:rsid w:val="00EB6AC1"/>
    <w:rsid w:val="00EB6F37"/>
    <w:rsid w:val="00EC04C6"/>
    <w:rsid w:val="00EC0618"/>
    <w:rsid w:val="00EC1873"/>
    <w:rsid w:val="00EC27D6"/>
    <w:rsid w:val="00EC280A"/>
    <w:rsid w:val="00EC2FA8"/>
    <w:rsid w:val="00EC3352"/>
    <w:rsid w:val="00EC43A3"/>
    <w:rsid w:val="00EC44AE"/>
    <w:rsid w:val="00EC45B3"/>
    <w:rsid w:val="00EC57BC"/>
    <w:rsid w:val="00EC776B"/>
    <w:rsid w:val="00ED074C"/>
    <w:rsid w:val="00ED1D75"/>
    <w:rsid w:val="00ED38AF"/>
    <w:rsid w:val="00ED4CB3"/>
    <w:rsid w:val="00ED52E4"/>
    <w:rsid w:val="00ED554F"/>
    <w:rsid w:val="00ED55B2"/>
    <w:rsid w:val="00ED583F"/>
    <w:rsid w:val="00ED5AA6"/>
    <w:rsid w:val="00ED5E3F"/>
    <w:rsid w:val="00ED6BB5"/>
    <w:rsid w:val="00ED7107"/>
    <w:rsid w:val="00ED722D"/>
    <w:rsid w:val="00ED7FA6"/>
    <w:rsid w:val="00EE033F"/>
    <w:rsid w:val="00EE04D3"/>
    <w:rsid w:val="00EE094B"/>
    <w:rsid w:val="00EE0B2F"/>
    <w:rsid w:val="00EE0DD4"/>
    <w:rsid w:val="00EE1028"/>
    <w:rsid w:val="00EE1A00"/>
    <w:rsid w:val="00EE4002"/>
    <w:rsid w:val="00EE5003"/>
    <w:rsid w:val="00EE58D6"/>
    <w:rsid w:val="00EE69BF"/>
    <w:rsid w:val="00EE6E0F"/>
    <w:rsid w:val="00EF15A2"/>
    <w:rsid w:val="00EF2708"/>
    <w:rsid w:val="00EF2F35"/>
    <w:rsid w:val="00EF3609"/>
    <w:rsid w:val="00EF3CB5"/>
    <w:rsid w:val="00EF4155"/>
    <w:rsid w:val="00EF4BC5"/>
    <w:rsid w:val="00EF4BDE"/>
    <w:rsid w:val="00EF575B"/>
    <w:rsid w:val="00EF5E8A"/>
    <w:rsid w:val="00EF6A6D"/>
    <w:rsid w:val="00EF6BB4"/>
    <w:rsid w:val="00EF6E3D"/>
    <w:rsid w:val="00EF72FC"/>
    <w:rsid w:val="00EF76BF"/>
    <w:rsid w:val="00F00B2E"/>
    <w:rsid w:val="00F01B16"/>
    <w:rsid w:val="00F028F3"/>
    <w:rsid w:val="00F02961"/>
    <w:rsid w:val="00F02BC8"/>
    <w:rsid w:val="00F02F14"/>
    <w:rsid w:val="00F03720"/>
    <w:rsid w:val="00F03EEE"/>
    <w:rsid w:val="00F04970"/>
    <w:rsid w:val="00F049EB"/>
    <w:rsid w:val="00F0507C"/>
    <w:rsid w:val="00F0523A"/>
    <w:rsid w:val="00F05632"/>
    <w:rsid w:val="00F05CCF"/>
    <w:rsid w:val="00F05F9E"/>
    <w:rsid w:val="00F063C6"/>
    <w:rsid w:val="00F06888"/>
    <w:rsid w:val="00F070C6"/>
    <w:rsid w:val="00F07908"/>
    <w:rsid w:val="00F07D02"/>
    <w:rsid w:val="00F111B2"/>
    <w:rsid w:val="00F111E8"/>
    <w:rsid w:val="00F12627"/>
    <w:rsid w:val="00F13DA2"/>
    <w:rsid w:val="00F140BB"/>
    <w:rsid w:val="00F14171"/>
    <w:rsid w:val="00F15129"/>
    <w:rsid w:val="00F15732"/>
    <w:rsid w:val="00F16736"/>
    <w:rsid w:val="00F17AC8"/>
    <w:rsid w:val="00F17F33"/>
    <w:rsid w:val="00F20931"/>
    <w:rsid w:val="00F20B8D"/>
    <w:rsid w:val="00F210CA"/>
    <w:rsid w:val="00F215DF"/>
    <w:rsid w:val="00F21B29"/>
    <w:rsid w:val="00F236F9"/>
    <w:rsid w:val="00F23BBB"/>
    <w:rsid w:val="00F23CAC"/>
    <w:rsid w:val="00F2566D"/>
    <w:rsid w:val="00F258AA"/>
    <w:rsid w:val="00F26203"/>
    <w:rsid w:val="00F26CEA"/>
    <w:rsid w:val="00F30D07"/>
    <w:rsid w:val="00F30D89"/>
    <w:rsid w:val="00F310DF"/>
    <w:rsid w:val="00F31856"/>
    <w:rsid w:val="00F32675"/>
    <w:rsid w:val="00F32F03"/>
    <w:rsid w:val="00F33AB9"/>
    <w:rsid w:val="00F33EDE"/>
    <w:rsid w:val="00F35C0D"/>
    <w:rsid w:val="00F35EE7"/>
    <w:rsid w:val="00F3696E"/>
    <w:rsid w:val="00F36F02"/>
    <w:rsid w:val="00F37072"/>
    <w:rsid w:val="00F37727"/>
    <w:rsid w:val="00F37FC0"/>
    <w:rsid w:val="00F40950"/>
    <w:rsid w:val="00F41492"/>
    <w:rsid w:val="00F41E1D"/>
    <w:rsid w:val="00F438C6"/>
    <w:rsid w:val="00F43A52"/>
    <w:rsid w:val="00F43AF7"/>
    <w:rsid w:val="00F4480C"/>
    <w:rsid w:val="00F45E81"/>
    <w:rsid w:val="00F45E93"/>
    <w:rsid w:val="00F46374"/>
    <w:rsid w:val="00F47E78"/>
    <w:rsid w:val="00F50A0A"/>
    <w:rsid w:val="00F50DBF"/>
    <w:rsid w:val="00F51067"/>
    <w:rsid w:val="00F512D0"/>
    <w:rsid w:val="00F51BCD"/>
    <w:rsid w:val="00F525D9"/>
    <w:rsid w:val="00F52EBA"/>
    <w:rsid w:val="00F53259"/>
    <w:rsid w:val="00F54DE3"/>
    <w:rsid w:val="00F55BBB"/>
    <w:rsid w:val="00F56021"/>
    <w:rsid w:val="00F561A3"/>
    <w:rsid w:val="00F5720C"/>
    <w:rsid w:val="00F57AE0"/>
    <w:rsid w:val="00F57DFB"/>
    <w:rsid w:val="00F60827"/>
    <w:rsid w:val="00F6090D"/>
    <w:rsid w:val="00F60F28"/>
    <w:rsid w:val="00F610FA"/>
    <w:rsid w:val="00F611F4"/>
    <w:rsid w:val="00F61646"/>
    <w:rsid w:val="00F6220C"/>
    <w:rsid w:val="00F62531"/>
    <w:rsid w:val="00F635D0"/>
    <w:rsid w:val="00F64B93"/>
    <w:rsid w:val="00F66006"/>
    <w:rsid w:val="00F6691D"/>
    <w:rsid w:val="00F66E37"/>
    <w:rsid w:val="00F6786B"/>
    <w:rsid w:val="00F67D55"/>
    <w:rsid w:val="00F67DF1"/>
    <w:rsid w:val="00F67F13"/>
    <w:rsid w:val="00F707B3"/>
    <w:rsid w:val="00F7143D"/>
    <w:rsid w:val="00F72FCD"/>
    <w:rsid w:val="00F73009"/>
    <w:rsid w:val="00F732BC"/>
    <w:rsid w:val="00F73668"/>
    <w:rsid w:val="00F73F09"/>
    <w:rsid w:val="00F745A9"/>
    <w:rsid w:val="00F74921"/>
    <w:rsid w:val="00F76CAD"/>
    <w:rsid w:val="00F80D21"/>
    <w:rsid w:val="00F80F29"/>
    <w:rsid w:val="00F811CC"/>
    <w:rsid w:val="00F829D4"/>
    <w:rsid w:val="00F83149"/>
    <w:rsid w:val="00F843F0"/>
    <w:rsid w:val="00F851D9"/>
    <w:rsid w:val="00F858BE"/>
    <w:rsid w:val="00F85DE1"/>
    <w:rsid w:val="00F85DEE"/>
    <w:rsid w:val="00F87F64"/>
    <w:rsid w:val="00F9000C"/>
    <w:rsid w:val="00F90074"/>
    <w:rsid w:val="00F90E9C"/>
    <w:rsid w:val="00F9175E"/>
    <w:rsid w:val="00F92DCE"/>
    <w:rsid w:val="00F92E5E"/>
    <w:rsid w:val="00F9417E"/>
    <w:rsid w:val="00F945D8"/>
    <w:rsid w:val="00F946EA"/>
    <w:rsid w:val="00F950C3"/>
    <w:rsid w:val="00F95BF6"/>
    <w:rsid w:val="00F96FF8"/>
    <w:rsid w:val="00FA180C"/>
    <w:rsid w:val="00FA1F79"/>
    <w:rsid w:val="00FA314F"/>
    <w:rsid w:val="00FA3D3C"/>
    <w:rsid w:val="00FA4520"/>
    <w:rsid w:val="00FA4807"/>
    <w:rsid w:val="00FA4A00"/>
    <w:rsid w:val="00FA4BCD"/>
    <w:rsid w:val="00FA5128"/>
    <w:rsid w:val="00FA54E1"/>
    <w:rsid w:val="00FB0421"/>
    <w:rsid w:val="00FB1092"/>
    <w:rsid w:val="00FB1B62"/>
    <w:rsid w:val="00FB2984"/>
    <w:rsid w:val="00FB2D5A"/>
    <w:rsid w:val="00FB2E30"/>
    <w:rsid w:val="00FB3363"/>
    <w:rsid w:val="00FB3D56"/>
    <w:rsid w:val="00FB4891"/>
    <w:rsid w:val="00FB6766"/>
    <w:rsid w:val="00FB6EBC"/>
    <w:rsid w:val="00FB769B"/>
    <w:rsid w:val="00FC0883"/>
    <w:rsid w:val="00FC1054"/>
    <w:rsid w:val="00FC3C60"/>
    <w:rsid w:val="00FC40FA"/>
    <w:rsid w:val="00FC54F0"/>
    <w:rsid w:val="00FC59AE"/>
    <w:rsid w:val="00FC6117"/>
    <w:rsid w:val="00FC616C"/>
    <w:rsid w:val="00FC647F"/>
    <w:rsid w:val="00FC6517"/>
    <w:rsid w:val="00FD0312"/>
    <w:rsid w:val="00FD05D9"/>
    <w:rsid w:val="00FD0A53"/>
    <w:rsid w:val="00FD1716"/>
    <w:rsid w:val="00FD17E0"/>
    <w:rsid w:val="00FD2C9B"/>
    <w:rsid w:val="00FD3C19"/>
    <w:rsid w:val="00FD6389"/>
    <w:rsid w:val="00FD6BCD"/>
    <w:rsid w:val="00FE0BDE"/>
    <w:rsid w:val="00FE1892"/>
    <w:rsid w:val="00FE2F72"/>
    <w:rsid w:val="00FE3F13"/>
    <w:rsid w:val="00FE4BAB"/>
    <w:rsid w:val="00FE55A3"/>
    <w:rsid w:val="00FE5F97"/>
    <w:rsid w:val="00FE6BDA"/>
    <w:rsid w:val="00FE7505"/>
    <w:rsid w:val="00FE7695"/>
    <w:rsid w:val="00FE779D"/>
    <w:rsid w:val="00FE7B9F"/>
    <w:rsid w:val="00FE7EEC"/>
    <w:rsid w:val="00FF06A1"/>
    <w:rsid w:val="00FF0C98"/>
    <w:rsid w:val="00FF1C7C"/>
    <w:rsid w:val="00FF3BBE"/>
    <w:rsid w:val="00FF3EBC"/>
    <w:rsid w:val="00FF458F"/>
    <w:rsid w:val="00FF4667"/>
    <w:rsid w:val="00FF46DA"/>
    <w:rsid w:val="00FF4929"/>
    <w:rsid w:val="00FF4FD8"/>
    <w:rsid w:val="00FF58EA"/>
    <w:rsid w:val="00FF6483"/>
    <w:rsid w:val="00FF681F"/>
    <w:rsid w:val="00FF6EFD"/>
    <w:rsid w:val="00FF72F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78863B"/>
  <w14:defaultImageDpi w14:val="0"/>
  <w15:docId w15:val="{0C47E456-DE45-496B-B953-90E37432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FE7"/>
    <w:pPr>
      <w:spacing w:after="0" w:line="240" w:lineRule="auto"/>
    </w:pPr>
    <w:rPr>
      <w:sz w:val="24"/>
      <w:szCs w:val="24"/>
    </w:rPr>
  </w:style>
  <w:style w:type="paragraph" w:styleId="Titre1">
    <w:name w:val="heading 1"/>
    <w:basedOn w:val="Normal"/>
    <w:next w:val="Normal"/>
    <w:link w:val="Titre1Car"/>
    <w:autoRedefine/>
    <w:uiPriority w:val="9"/>
    <w:qFormat/>
    <w:rsid w:val="00B00DE5"/>
    <w:pPr>
      <w:keepNext/>
      <w:keepLines/>
      <w:spacing w:before="240"/>
      <w:jc w:val="both"/>
      <w:outlineLvl w:val="0"/>
    </w:pPr>
    <w:rPr>
      <w:rFonts w:eastAsiaTheme="majorEastAsia" w:cstheme="majorBidi"/>
      <w:color w:val="0432FF"/>
      <w:sz w:val="32"/>
      <w:szCs w:val="32"/>
      <w:lang w:val="en-US"/>
    </w:rPr>
  </w:style>
  <w:style w:type="paragraph" w:styleId="Titre2">
    <w:name w:val="heading 2"/>
    <w:basedOn w:val="Normal"/>
    <w:next w:val="Normal"/>
    <w:link w:val="Titre2Car"/>
    <w:uiPriority w:val="9"/>
    <w:semiHidden/>
    <w:unhideWhenUsed/>
    <w:qFormat/>
    <w:rsid w:val="00B00DE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B00DE5"/>
    <w:pPr>
      <w:spacing w:before="100" w:beforeAutospacing="1" w:after="100" w:afterAutospacing="1"/>
      <w:ind w:left="720"/>
      <w:jc w:val="both"/>
      <w:outlineLvl w:val="2"/>
    </w:pPr>
    <w:rPr>
      <w:b/>
      <w:bCs/>
      <w:color w:val="0432FF"/>
      <w:szCs w:val="27"/>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rPr>
      <w:rFonts w:ascii="Tahoma" w:hAnsi="Tahoma" w:cs="Tahoma"/>
      <w:sz w:val="16"/>
      <w:szCs w:val="16"/>
      <w:lang w:val="de-DE" w:eastAsia="de-DE"/>
    </w:rPr>
  </w:style>
  <w:style w:type="character" w:customStyle="1" w:styleId="TextedebullesCar">
    <w:name w:val="Texte de bulles Car"/>
    <w:basedOn w:val="Policepardfaut"/>
    <w:link w:val="Textedebulles"/>
    <w:uiPriority w:val="99"/>
    <w:semiHidden/>
    <w:locked/>
    <w:rPr>
      <w:rFonts w:ascii="Tahoma" w:hAnsi="Tahoma" w:cs="Tahoma"/>
      <w:sz w:val="16"/>
      <w:szCs w:val="16"/>
    </w:rPr>
  </w:style>
  <w:style w:type="paragraph" w:styleId="Notedebasdepage">
    <w:name w:val="footnote text"/>
    <w:aliases w:val="Footnote Text Char"/>
    <w:basedOn w:val="Normal"/>
    <w:link w:val="NotedebasdepageCar"/>
    <w:uiPriority w:val="99"/>
    <w:semiHidden/>
    <w:rsid w:val="00641000"/>
    <w:rPr>
      <w:sz w:val="20"/>
      <w:szCs w:val="20"/>
      <w:lang w:val="en-GB" w:eastAsia="en-GB"/>
    </w:rPr>
  </w:style>
  <w:style w:type="character" w:customStyle="1" w:styleId="NotedebasdepageCar">
    <w:name w:val="Note de bas de page Car"/>
    <w:aliases w:val="Footnote Text Char Car"/>
    <w:basedOn w:val="Policepardfaut"/>
    <w:link w:val="Notedebasdepage"/>
    <w:uiPriority w:val="99"/>
    <w:semiHidden/>
    <w:locked/>
    <w:rPr>
      <w:rFonts w:cs="Times New Roman"/>
      <w:sz w:val="20"/>
      <w:szCs w:val="20"/>
    </w:rPr>
  </w:style>
  <w:style w:type="character" w:styleId="Appelnotedebasdep">
    <w:name w:val="footnote reference"/>
    <w:basedOn w:val="Policepardfaut"/>
    <w:uiPriority w:val="99"/>
    <w:semiHidden/>
    <w:rsid w:val="00641000"/>
    <w:rPr>
      <w:rFonts w:cs="Times New Roman"/>
      <w:vertAlign w:val="superscript"/>
    </w:rPr>
  </w:style>
  <w:style w:type="paragraph" w:styleId="Pieddepage">
    <w:name w:val="footer"/>
    <w:basedOn w:val="Normal"/>
    <w:link w:val="PieddepageCar"/>
    <w:uiPriority w:val="99"/>
    <w:rsid w:val="00641000"/>
    <w:pPr>
      <w:tabs>
        <w:tab w:val="center" w:pos="4536"/>
        <w:tab w:val="right" w:pos="9072"/>
      </w:tabs>
    </w:pPr>
    <w:rPr>
      <w:lang w:val="en-GB" w:eastAsia="en-GB"/>
    </w:rPr>
  </w:style>
  <w:style w:type="character" w:customStyle="1" w:styleId="PieddepageCar">
    <w:name w:val="Pied de page Car"/>
    <w:basedOn w:val="Policepardfaut"/>
    <w:link w:val="Pieddepage"/>
    <w:uiPriority w:val="99"/>
    <w:semiHidden/>
    <w:locked/>
    <w:rPr>
      <w:rFonts w:cs="Times New Roman"/>
      <w:sz w:val="24"/>
      <w:szCs w:val="24"/>
    </w:rPr>
  </w:style>
  <w:style w:type="character" w:styleId="Numrodepage">
    <w:name w:val="page number"/>
    <w:basedOn w:val="Policepardfaut"/>
    <w:uiPriority w:val="99"/>
    <w:rsid w:val="00641000"/>
    <w:rPr>
      <w:rFonts w:cs="Times New Roman"/>
    </w:rPr>
  </w:style>
  <w:style w:type="paragraph" w:styleId="En-tte">
    <w:name w:val="header"/>
    <w:basedOn w:val="Normal"/>
    <w:link w:val="En-tteCar"/>
    <w:uiPriority w:val="99"/>
    <w:rsid w:val="00641000"/>
    <w:pPr>
      <w:tabs>
        <w:tab w:val="center" w:pos="4536"/>
        <w:tab w:val="right" w:pos="9072"/>
      </w:tabs>
    </w:pPr>
    <w:rPr>
      <w:lang w:val="en-GB" w:eastAsia="en-GB"/>
    </w:rPr>
  </w:style>
  <w:style w:type="character" w:styleId="Lienhypertextesuivivisit">
    <w:name w:val="FollowedHyperlink"/>
    <w:basedOn w:val="Policepardfaut"/>
    <w:uiPriority w:val="99"/>
    <w:rsid w:val="00A27227"/>
    <w:rPr>
      <w:rFonts w:cs="Times New Roman"/>
      <w:color w:val="800080"/>
      <w:u w:val="single"/>
    </w:rPr>
  </w:style>
  <w:style w:type="table" w:styleId="Grilledutableau">
    <w:name w:val="Table Grid"/>
    <w:basedOn w:val="TableauNormal"/>
    <w:uiPriority w:val="99"/>
    <w:rsid w:val="00B92069"/>
    <w:pPr>
      <w:spacing w:after="0" w:line="240" w:lineRule="auto"/>
    </w:pPr>
    <w:rPr>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1CharChar">
    <w:name w:val="Char Char1 Char1 Char Char"/>
    <w:basedOn w:val="Normal"/>
    <w:uiPriority w:val="99"/>
    <w:rsid w:val="00B92069"/>
    <w:pPr>
      <w:spacing w:after="160" w:line="240" w:lineRule="exact"/>
    </w:pPr>
    <w:rPr>
      <w:rFonts w:ascii="Tahoma" w:hAnsi="Tahoma" w:cs="Tahoma"/>
      <w:sz w:val="20"/>
      <w:szCs w:val="20"/>
      <w:lang w:val="en-US" w:eastAsia="en-US"/>
    </w:rPr>
  </w:style>
  <w:style w:type="character" w:styleId="Lienhypertexte">
    <w:name w:val="Hyperlink"/>
    <w:basedOn w:val="Policepardfaut"/>
    <w:uiPriority w:val="99"/>
    <w:rsid w:val="00641000"/>
    <w:rPr>
      <w:rFonts w:cs="Times New Roman"/>
      <w:color w:val="0000FF"/>
      <w:u w:val="single"/>
    </w:rPr>
  </w:style>
  <w:style w:type="paragraph" w:styleId="Titre">
    <w:name w:val="Title"/>
    <w:basedOn w:val="Normal"/>
    <w:link w:val="TitreCar"/>
    <w:uiPriority w:val="99"/>
    <w:qFormat/>
    <w:rsid w:val="00641000"/>
    <w:pPr>
      <w:jc w:val="center"/>
    </w:pPr>
    <w:rPr>
      <w:b/>
      <w:bCs/>
      <w:lang w:val="en-GB" w:eastAsia="de-DE"/>
    </w:rPr>
  </w:style>
  <w:style w:type="character" w:customStyle="1" w:styleId="TitreCar">
    <w:name w:val="Titre Car"/>
    <w:basedOn w:val="Policepardfaut"/>
    <w:link w:val="Titre"/>
    <w:uiPriority w:val="10"/>
    <w:locked/>
    <w:rPr>
      <w:rFonts w:asciiTheme="majorHAnsi" w:eastAsiaTheme="majorEastAsia" w:hAnsiTheme="majorHAnsi" w:cs="Times New Roman"/>
      <w:b/>
      <w:bCs/>
      <w:kern w:val="28"/>
      <w:sz w:val="32"/>
      <w:szCs w:val="32"/>
    </w:rPr>
  </w:style>
  <w:style w:type="character" w:customStyle="1" w:styleId="En-tteCar">
    <w:name w:val="En-tête Car"/>
    <w:basedOn w:val="Policepardfaut"/>
    <w:link w:val="En-tte"/>
    <w:uiPriority w:val="99"/>
    <w:semiHidden/>
    <w:locked/>
    <w:rPr>
      <w:rFonts w:cs="Times New Roman"/>
      <w:sz w:val="24"/>
      <w:szCs w:val="24"/>
    </w:rPr>
  </w:style>
  <w:style w:type="character" w:styleId="Marquedecommentaire">
    <w:name w:val="annotation reference"/>
    <w:basedOn w:val="Policepardfaut"/>
    <w:uiPriority w:val="99"/>
    <w:semiHidden/>
    <w:rsid w:val="00E20B42"/>
    <w:rPr>
      <w:rFonts w:cs="Times New Roman"/>
      <w:sz w:val="16"/>
      <w:szCs w:val="16"/>
    </w:rPr>
  </w:style>
  <w:style w:type="paragraph" w:styleId="Commentaire">
    <w:name w:val="annotation text"/>
    <w:basedOn w:val="Normal"/>
    <w:link w:val="CommentaireCar"/>
    <w:uiPriority w:val="99"/>
    <w:semiHidden/>
    <w:rsid w:val="00E20B42"/>
    <w:rPr>
      <w:sz w:val="20"/>
      <w:szCs w:val="20"/>
    </w:rPr>
  </w:style>
  <w:style w:type="character" w:customStyle="1" w:styleId="CommentaireCar">
    <w:name w:val="Commentaire Car"/>
    <w:basedOn w:val="Policepardfaut"/>
    <w:link w:val="Commentaire"/>
    <w:uiPriority w:val="99"/>
    <w:semiHidden/>
    <w:locked/>
    <w:rPr>
      <w:rFonts w:cs="Times New Roman"/>
      <w:sz w:val="20"/>
      <w:szCs w:val="20"/>
    </w:rPr>
  </w:style>
  <w:style w:type="paragraph" w:styleId="Objetducommentaire">
    <w:name w:val="annotation subject"/>
    <w:basedOn w:val="Commentaire"/>
    <w:next w:val="Commentaire"/>
    <w:link w:val="ObjetducommentaireCar"/>
    <w:uiPriority w:val="99"/>
    <w:semiHidden/>
    <w:rsid w:val="00E20B42"/>
    <w:rPr>
      <w:b/>
      <w:bCs/>
    </w:rPr>
  </w:style>
  <w:style w:type="character" w:customStyle="1" w:styleId="ObjetducommentaireCar">
    <w:name w:val="Objet du commentaire Car"/>
    <w:basedOn w:val="CommentaireCar"/>
    <w:link w:val="Objetducommentaire"/>
    <w:uiPriority w:val="99"/>
    <w:semiHidden/>
    <w:locked/>
    <w:rPr>
      <w:rFonts w:cs="Times New Roman"/>
      <w:b/>
      <w:bCs/>
      <w:sz w:val="20"/>
      <w:szCs w:val="20"/>
    </w:rPr>
  </w:style>
  <w:style w:type="character" w:styleId="lev">
    <w:name w:val="Strong"/>
    <w:basedOn w:val="Policepardfaut"/>
    <w:uiPriority w:val="99"/>
    <w:qFormat/>
    <w:rsid w:val="005565C3"/>
    <w:rPr>
      <w:rFonts w:cs="Times New Roman"/>
      <w:b/>
      <w:bCs/>
    </w:rPr>
  </w:style>
  <w:style w:type="paragraph" w:styleId="Rvision">
    <w:name w:val="Revision"/>
    <w:hidden/>
    <w:uiPriority w:val="99"/>
    <w:semiHidden/>
    <w:rsid w:val="00142A93"/>
    <w:pPr>
      <w:spacing w:after="0" w:line="240" w:lineRule="auto"/>
    </w:pPr>
    <w:rPr>
      <w:sz w:val="24"/>
      <w:szCs w:val="24"/>
      <w:lang w:val="en-GB" w:eastAsia="en-GB"/>
    </w:rPr>
  </w:style>
  <w:style w:type="paragraph" w:styleId="Corpsdetexte">
    <w:name w:val="Body Text"/>
    <w:basedOn w:val="Normal"/>
    <w:link w:val="CorpsdetexteCar"/>
    <w:uiPriority w:val="99"/>
    <w:rsid w:val="00045E2C"/>
    <w:pPr>
      <w:spacing w:after="120"/>
    </w:pPr>
    <w:rPr>
      <w:lang w:val="en-GB" w:eastAsia="en-GB"/>
    </w:rPr>
  </w:style>
  <w:style w:type="character" w:customStyle="1" w:styleId="CorpsdetexteCar">
    <w:name w:val="Corps de texte Car"/>
    <w:basedOn w:val="Policepardfaut"/>
    <w:link w:val="Corpsdetexte"/>
    <w:uiPriority w:val="99"/>
    <w:locked/>
    <w:rsid w:val="00045E2C"/>
    <w:rPr>
      <w:rFonts w:cs="Times New Roman"/>
      <w:sz w:val="24"/>
      <w:szCs w:val="24"/>
    </w:rPr>
  </w:style>
  <w:style w:type="paragraph" w:customStyle="1" w:styleId="EndNoteBibliographyTitle">
    <w:name w:val="EndNote Bibliography Title"/>
    <w:basedOn w:val="Normal"/>
    <w:rsid w:val="00BF53DE"/>
    <w:pPr>
      <w:jc w:val="center"/>
    </w:pPr>
    <w:rPr>
      <w:lang w:val="en-GB" w:eastAsia="en-GB"/>
    </w:rPr>
  </w:style>
  <w:style w:type="paragraph" w:customStyle="1" w:styleId="EndNoteBibliography">
    <w:name w:val="EndNote Bibliography"/>
    <w:basedOn w:val="Normal"/>
    <w:rsid w:val="00BF53DE"/>
    <w:pPr>
      <w:jc w:val="both"/>
    </w:pPr>
    <w:rPr>
      <w:lang w:val="en-GB" w:eastAsia="en-GB"/>
    </w:rPr>
  </w:style>
  <w:style w:type="character" w:customStyle="1" w:styleId="Titre3Car">
    <w:name w:val="Titre 3 Car"/>
    <w:basedOn w:val="Policepardfaut"/>
    <w:link w:val="Titre3"/>
    <w:uiPriority w:val="9"/>
    <w:rsid w:val="00B00DE5"/>
    <w:rPr>
      <w:b/>
      <w:bCs/>
      <w:color w:val="0432FF"/>
      <w:sz w:val="24"/>
      <w:szCs w:val="27"/>
      <w:lang w:val="en-US"/>
    </w:rPr>
  </w:style>
  <w:style w:type="character" w:styleId="Textedelespacerserv">
    <w:name w:val="Placeholder Text"/>
    <w:basedOn w:val="Policepardfaut"/>
    <w:uiPriority w:val="99"/>
    <w:semiHidden/>
    <w:rsid w:val="002474AB"/>
    <w:rPr>
      <w:color w:val="808080"/>
    </w:rPr>
  </w:style>
  <w:style w:type="paragraph" w:styleId="NormalWeb">
    <w:name w:val="Normal (Web)"/>
    <w:basedOn w:val="Normal"/>
    <w:uiPriority w:val="99"/>
    <w:unhideWhenUsed/>
    <w:rsid w:val="00E05177"/>
    <w:pPr>
      <w:spacing w:before="100" w:beforeAutospacing="1" w:after="100" w:afterAutospacing="1"/>
    </w:pPr>
  </w:style>
  <w:style w:type="paragraph" w:styleId="Paragraphedeliste">
    <w:name w:val="List Paragraph"/>
    <w:basedOn w:val="Normal"/>
    <w:uiPriority w:val="34"/>
    <w:qFormat/>
    <w:rsid w:val="00893728"/>
    <w:pPr>
      <w:ind w:left="720"/>
      <w:contextualSpacing/>
    </w:pPr>
    <w:rPr>
      <w:lang w:val="en-GB" w:eastAsia="en-GB"/>
    </w:rPr>
  </w:style>
  <w:style w:type="character" w:customStyle="1" w:styleId="apple-converted-space">
    <w:name w:val="apple-converted-space"/>
    <w:basedOn w:val="Policepardfaut"/>
    <w:rsid w:val="00C75F92"/>
  </w:style>
  <w:style w:type="character" w:customStyle="1" w:styleId="highlight">
    <w:name w:val="highlight"/>
    <w:basedOn w:val="Policepardfaut"/>
    <w:rsid w:val="00C75F92"/>
  </w:style>
  <w:style w:type="character" w:customStyle="1" w:styleId="Titre1Car">
    <w:name w:val="Titre 1 Car"/>
    <w:basedOn w:val="Policepardfaut"/>
    <w:link w:val="Titre1"/>
    <w:uiPriority w:val="9"/>
    <w:rsid w:val="00B00DE5"/>
    <w:rPr>
      <w:rFonts w:eastAsiaTheme="majorEastAsia" w:cstheme="majorBidi"/>
      <w:color w:val="0432FF"/>
      <w:sz w:val="32"/>
      <w:szCs w:val="32"/>
      <w:lang w:val="en-US"/>
    </w:rPr>
  </w:style>
  <w:style w:type="paragraph" w:customStyle="1" w:styleId="WPackage">
    <w:name w:val="WPackage"/>
    <w:basedOn w:val="Normal"/>
    <w:qFormat/>
    <w:rsid w:val="008517E8"/>
    <w:pPr>
      <w:spacing w:before="120"/>
      <w:jc w:val="both"/>
    </w:pPr>
    <w:rPr>
      <w:color w:val="0432FF"/>
      <w:sz w:val="32"/>
      <w:szCs w:val="22"/>
      <w:lang w:val="en-US"/>
    </w:rPr>
  </w:style>
  <w:style w:type="character" w:customStyle="1" w:styleId="Titre2Car">
    <w:name w:val="Titre 2 Car"/>
    <w:basedOn w:val="Policepardfaut"/>
    <w:link w:val="Titre2"/>
    <w:uiPriority w:val="9"/>
    <w:semiHidden/>
    <w:rsid w:val="00B00DE5"/>
    <w:rPr>
      <w:rFonts w:asciiTheme="majorHAnsi" w:eastAsiaTheme="majorEastAsia" w:hAnsiTheme="majorHAnsi" w:cstheme="majorBidi"/>
      <w:color w:val="365F91" w:themeColor="accent1" w:themeShade="BF"/>
      <w:sz w:val="26"/>
      <w:szCs w:val="26"/>
    </w:rPr>
  </w:style>
  <w:style w:type="paragraph" w:customStyle="1" w:styleId="Task">
    <w:name w:val="Task"/>
    <w:basedOn w:val="Normal"/>
    <w:qFormat/>
    <w:rsid w:val="008517E8"/>
    <w:pPr>
      <w:spacing w:before="120"/>
      <w:jc w:val="both"/>
    </w:pPr>
    <w:rPr>
      <w:color w:val="0432FF"/>
      <w:sz w:val="28"/>
      <w:szCs w:val="22"/>
      <w:lang w:val="en-US"/>
    </w:rPr>
  </w:style>
  <w:style w:type="paragraph" w:customStyle="1" w:styleId="Subtask">
    <w:name w:val="Subtask"/>
    <w:basedOn w:val="Normal"/>
    <w:autoRedefine/>
    <w:qFormat/>
    <w:rsid w:val="0026330E"/>
    <w:pPr>
      <w:spacing w:before="60"/>
      <w:jc w:val="both"/>
    </w:pPr>
    <w:rPr>
      <w:color w:val="000000" w:themeColor="text1"/>
      <w:sz w:val="22"/>
      <w:szCs w:val="22"/>
      <w:lang w:val="en-US"/>
    </w:rPr>
  </w:style>
  <w:style w:type="paragraph" w:styleId="Explorateurdedocuments">
    <w:name w:val="Document Map"/>
    <w:basedOn w:val="Normal"/>
    <w:link w:val="ExplorateurdedocumentsCar"/>
    <w:uiPriority w:val="99"/>
    <w:rsid w:val="00637337"/>
  </w:style>
  <w:style w:type="character" w:customStyle="1" w:styleId="ExplorateurdedocumentsCar">
    <w:name w:val="Explorateur de documents Car"/>
    <w:basedOn w:val="Policepardfaut"/>
    <w:link w:val="Explorateurdedocuments"/>
    <w:uiPriority w:val="99"/>
    <w:rsid w:val="00637337"/>
    <w:rPr>
      <w:sz w:val="24"/>
      <w:szCs w:val="24"/>
    </w:rPr>
  </w:style>
  <w:style w:type="table" w:customStyle="1" w:styleId="TableNormal">
    <w:name w:val="Table Normal"/>
    <w:uiPriority w:val="2"/>
    <w:semiHidden/>
    <w:unhideWhenUsed/>
    <w:qFormat/>
    <w:rsid w:val="004D73B2"/>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D73B2"/>
    <w:pPr>
      <w:widowControl w:val="0"/>
      <w:autoSpaceDE w:val="0"/>
      <w:autoSpaceDN w:val="0"/>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653900">
      <w:bodyDiv w:val="1"/>
      <w:marLeft w:val="0"/>
      <w:marRight w:val="0"/>
      <w:marTop w:val="0"/>
      <w:marBottom w:val="0"/>
      <w:divBdr>
        <w:top w:val="none" w:sz="0" w:space="0" w:color="auto"/>
        <w:left w:val="none" w:sz="0" w:space="0" w:color="auto"/>
        <w:bottom w:val="none" w:sz="0" w:space="0" w:color="auto"/>
        <w:right w:val="none" w:sz="0" w:space="0" w:color="auto"/>
      </w:divBdr>
    </w:div>
    <w:div w:id="271329653">
      <w:bodyDiv w:val="1"/>
      <w:marLeft w:val="0"/>
      <w:marRight w:val="0"/>
      <w:marTop w:val="0"/>
      <w:marBottom w:val="0"/>
      <w:divBdr>
        <w:top w:val="none" w:sz="0" w:space="0" w:color="auto"/>
        <w:left w:val="none" w:sz="0" w:space="0" w:color="auto"/>
        <w:bottom w:val="none" w:sz="0" w:space="0" w:color="auto"/>
        <w:right w:val="none" w:sz="0" w:space="0" w:color="auto"/>
      </w:divBdr>
    </w:div>
    <w:div w:id="324361511">
      <w:bodyDiv w:val="1"/>
      <w:marLeft w:val="0"/>
      <w:marRight w:val="0"/>
      <w:marTop w:val="0"/>
      <w:marBottom w:val="0"/>
      <w:divBdr>
        <w:top w:val="none" w:sz="0" w:space="0" w:color="auto"/>
        <w:left w:val="none" w:sz="0" w:space="0" w:color="auto"/>
        <w:bottom w:val="none" w:sz="0" w:space="0" w:color="auto"/>
        <w:right w:val="none" w:sz="0" w:space="0" w:color="auto"/>
      </w:divBdr>
    </w:div>
    <w:div w:id="340856014">
      <w:bodyDiv w:val="1"/>
      <w:marLeft w:val="0"/>
      <w:marRight w:val="0"/>
      <w:marTop w:val="0"/>
      <w:marBottom w:val="0"/>
      <w:divBdr>
        <w:top w:val="none" w:sz="0" w:space="0" w:color="auto"/>
        <w:left w:val="none" w:sz="0" w:space="0" w:color="auto"/>
        <w:bottom w:val="none" w:sz="0" w:space="0" w:color="auto"/>
        <w:right w:val="none" w:sz="0" w:space="0" w:color="auto"/>
      </w:divBdr>
    </w:div>
    <w:div w:id="348456664">
      <w:bodyDiv w:val="1"/>
      <w:marLeft w:val="0"/>
      <w:marRight w:val="0"/>
      <w:marTop w:val="0"/>
      <w:marBottom w:val="0"/>
      <w:divBdr>
        <w:top w:val="none" w:sz="0" w:space="0" w:color="auto"/>
        <w:left w:val="none" w:sz="0" w:space="0" w:color="auto"/>
        <w:bottom w:val="none" w:sz="0" w:space="0" w:color="auto"/>
        <w:right w:val="none" w:sz="0" w:space="0" w:color="auto"/>
      </w:divBdr>
    </w:div>
    <w:div w:id="529300605">
      <w:bodyDiv w:val="1"/>
      <w:marLeft w:val="0"/>
      <w:marRight w:val="0"/>
      <w:marTop w:val="0"/>
      <w:marBottom w:val="0"/>
      <w:divBdr>
        <w:top w:val="none" w:sz="0" w:space="0" w:color="auto"/>
        <w:left w:val="none" w:sz="0" w:space="0" w:color="auto"/>
        <w:bottom w:val="none" w:sz="0" w:space="0" w:color="auto"/>
        <w:right w:val="none" w:sz="0" w:space="0" w:color="auto"/>
      </w:divBdr>
    </w:div>
    <w:div w:id="600334757">
      <w:bodyDiv w:val="1"/>
      <w:marLeft w:val="0"/>
      <w:marRight w:val="0"/>
      <w:marTop w:val="0"/>
      <w:marBottom w:val="0"/>
      <w:divBdr>
        <w:top w:val="none" w:sz="0" w:space="0" w:color="auto"/>
        <w:left w:val="none" w:sz="0" w:space="0" w:color="auto"/>
        <w:bottom w:val="none" w:sz="0" w:space="0" w:color="auto"/>
        <w:right w:val="none" w:sz="0" w:space="0" w:color="auto"/>
      </w:divBdr>
    </w:div>
    <w:div w:id="657004271">
      <w:bodyDiv w:val="1"/>
      <w:marLeft w:val="0"/>
      <w:marRight w:val="0"/>
      <w:marTop w:val="0"/>
      <w:marBottom w:val="0"/>
      <w:divBdr>
        <w:top w:val="none" w:sz="0" w:space="0" w:color="auto"/>
        <w:left w:val="none" w:sz="0" w:space="0" w:color="auto"/>
        <w:bottom w:val="none" w:sz="0" w:space="0" w:color="auto"/>
        <w:right w:val="none" w:sz="0" w:space="0" w:color="auto"/>
      </w:divBdr>
    </w:div>
    <w:div w:id="727000748">
      <w:marLeft w:val="0"/>
      <w:marRight w:val="0"/>
      <w:marTop w:val="0"/>
      <w:marBottom w:val="0"/>
      <w:divBdr>
        <w:top w:val="none" w:sz="0" w:space="0" w:color="auto"/>
        <w:left w:val="none" w:sz="0" w:space="0" w:color="auto"/>
        <w:bottom w:val="none" w:sz="0" w:space="0" w:color="auto"/>
        <w:right w:val="none" w:sz="0" w:space="0" w:color="auto"/>
      </w:divBdr>
    </w:div>
    <w:div w:id="727000749">
      <w:marLeft w:val="0"/>
      <w:marRight w:val="0"/>
      <w:marTop w:val="0"/>
      <w:marBottom w:val="0"/>
      <w:divBdr>
        <w:top w:val="none" w:sz="0" w:space="0" w:color="auto"/>
        <w:left w:val="none" w:sz="0" w:space="0" w:color="auto"/>
        <w:bottom w:val="none" w:sz="0" w:space="0" w:color="auto"/>
        <w:right w:val="none" w:sz="0" w:space="0" w:color="auto"/>
      </w:divBdr>
    </w:div>
    <w:div w:id="805247338">
      <w:bodyDiv w:val="1"/>
      <w:marLeft w:val="0"/>
      <w:marRight w:val="0"/>
      <w:marTop w:val="0"/>
      <w:marBottom w:val="0"/>
      <w:divBdr>
        <w:top w:val="none" w:sz="0" w:space="0" w:color="auto"/>
        <w:left w:val="none" w:sz="0" w:space="0" w:color="auto"/>
        <w:bottom w:val="none" w:sz="0" w:space="0" w:color="auto"/>
        <w:right w:val="none" w:sz="0" w:space="0" w:color="auto"/>
      </w:divBdr>
      <w:divsChild>
        <w:div w:id="1692873216">
          <w:marLeft w:val="0"/>
          <w:marRight w:val="0"/>
          <w:marTop w:val="0"/>
          <w:marBottom w:val="0"/>
          <w:divBdr>
            <w:top w:val="none" w:sz="0" w:space="0" w:color="auto"/>
            <w:left w:val="none" w:sz="0" w:space="0" w:color="auto"/>
            <w:bottom w:val="none" w:sz="0" w:space="0" w:color="auto"/>
            <w:right w:val="none" w:sz="0" w:space="0" w:color="auto"/>
          </w:divBdr>
          <w:divsChild>
            <w:div w:id="390423541">
              <w:marLeft w:val="0"/>
              <w:marRight w:val="0"/>
              <w:marTop w:val="0"/>
              <w:marBottom w:val="0"/>
              <w:divBdr>
                <w:top w:val="none" w:sz="0" w:space="0" w:color="auto"/>
                <w:left w:val="none" w:sz="0" w:space="0" w:color="auto"/>
                <w:bottom w:val="none" w:sz="0" w:space="0" w:color="auto"/>
                <w:right w:val="none" w:sz="0" w:space="0" w:color="auto"/>
              </w:divBdr>
              <w:divsChild>
                <w:div w:id="16785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18669">
      <w:bodyDiv w:val="1"/>
      <w:marLeft w:val="0"/>
      <w:marRight w:val="0"/>
      <w:marTop w:val="0"/>
      <w:marBottom w:val="0"/>
      <w:divBdr>
        <w:top w:val="none" w:sz="0" w:space="0" w:color="auto"/>
        <w:left w:val="none" w:sz="0" w:space="0" w:color="auto"/>
        <w:bottom w:val="none" w:sz="0" w:space="0" w:color="auto"/>
        <w:right w:val="none" w:sz="0" w:space="0" w:color="auto"/>
      </w:divBdr>
    </w:div>
    <w:div w:id="1202522357">
      <w:bodyDiv w:val="1"/>
      <w:marLeft w:val="0"/>
      <w:marRight w:val="0"/>
      <w:marTop w:val="0"/>
      <w:marBottom w:val="0"/>
      <w:divBdr>
        <w:top w:val="none" w:sz="0" w:space="0" w:color="auto"/>
        <w:left w:val="none" w:sz="0" w:space="0" w:color="auto"/>
        <w:bottom w:val="none" w:sz="0" w:space="0" w:color="auto"/>
        <w:right w:val="none" w:sz="0" w:space="0" w:color="auto"/>
      </w:divBdr>
    </w:div>
    <w:div w:id="1347364699">
      <w:bodyDiv w:val="1"/>
      <w:marLeft w:val="0"/>
      <w:marRight w:val="0"/>
      <w:marTop w:val="0"/>
      <w:marBottom w:val="0"/>
      <w:divBdr>
        <w:top w:val="none" w:sz="0" w:space="0" w:color="auto"/>
        <w:left w:val="none" w:sz="0" w:space="0" w:color="auto"/>
        <w:bottom w:val="none" w:sz="0" w:space="0" w:color="auto"/>
        <w:right w:val="none" w:sz="0" w:space="0" w:color="auto"/>
      </w:divBdr>
    </w:div>
    <w:div w:id="1682194577">
      <w:bodyDiv w:val="1"/>
      <w:marLeft w:val="0"/>
      <w:marRight w:val="0"/>
      <w:marTop w:val="0"/>
      <w:marBottom w:val="0"/>
      <w:divBdr>
        <w:top w:val="none" w:sz="0" w:space="0" w:color="auto"/>
        <w:left w:val="none" w:sz="0" w:space="0" w:color="auto"/>
        <w:bottom w:val="none" w:sz="0" w:space="0" w:color="auto"/>
        <w:right w:val="none" w:sz="0" w:space="0" w:color="auto"/>
      </w:divBdr>
    </w:div>
    <w:div w:id="1795519067">
      <w:bodyDiv w:val="1"/>
      <w:marLeft w:val="0"/>
      <w:marRight w:val="0"/>
      <w:marTop w:val="0"/>
      <w:marBottom w:val="0"/>
      <w:divBdr>
        <w:top w:val="none" w:sz="0" w:space="0" w:color="auto"/>
        <w:left w:val="none" w:sz="0" w:space="0" w:color="auto"/>
        <w:bottom w:val="none" w:sz="0" w:space="0" w:color="auto"/>
        <w:right w:val="none" w:sz="0" w:space="0" w:color="auto"/>
      </w:divBdr>
    </w:div>
    <w:div w:id="1871914981">
      <w:bodyDiv w:val="1"/>
      <w:marLeft w:val="0"/>
      <w:marRight w:val="0"/>
      <w:marTop w:val="0"/>
      <w:marBottom w:val="0"/>
      <w:divBdr>
        <w:top w:val="none" w:sz="0" w:space="0" w:color="auto"/>
        <w:left w:val="none" w:sz="0" w:space="0" w:color="auto"/>
        <w:bottom w:val="none" w:sz="0" w:space="0" w:color="auto"/>
        <w:right w:val="none" w:sz="0" w:space="0" w:color="auto"/>
      </w:divBdr>
    </w:div>
    <w:div w:id="1938829570">
      <w:bodyDiv w:val="1"/>
      <w:marLeft w:val="0"/>
      <w:marRight w:val="0"/>
      <w:marTop w:val="0"/>
      <w:marBottom w:val="0"/>
      <w:divBdr>
        <w:top w:val="none" w:sz="0" w:space="0" w:color="auto"/>
        <w:left w:val="none" w:sz="0" w:space="0" w:color="auto"/>
        <w:bottom w:val="none" w:sz="0" w:space="0" w:color="auto"/>
        <w:right w:val="none" w:sz="0" w:space="0" w:color="auto"/>
      </w:divBdr>
    </w:div>
    <w:div w:id="2058359881">
      <w:bodyDiv w:val="1"/>
      <w:marLeft w:val="0"/>
      <w:marRight w:val="0"/>
      <w:marTop w:val="0"/>
      <w:marBottom w:val="0"/>
      <w:divBdr>
        <w:top w:val="none" w:sz="0" w:space="0" w:color="auto"/>
        <w:left w:val="none" w:sz="0" w:space="0" w:color="auto"/>
        <w:bottom w:val="none" w:sz="0" w:space="0" w:color="auto"/>
        <w:right w:val="none" w:sz="0" w:space="0" w:color="auto"/>
      </w:divBdr>
      <w:divsChild>
        <w:div w:id="885407745">
          <w:marLeft w:val="0"/>
          <w:marRight w:val="0"/>
          <w:marTop w:val="0"/>
          <w:marBottom w:val="0"/>
          <w:divBdr>
            <w:top w:val="none" w:sz="0" w:space="0" w:color="auto"/>
            <w:left w:val="none" w:sz="0" w:space="0" w:color="auto"/>
            <w:bottom w:val="none" w:sz="0" w:space="0" w:color="auto"/>
            <w:right w:val="none" w:sz="0" w:space="0" w:color="auto"/>
          </w:divBdr>
          <w:divsChild>
            <w:div w:id="1146312394">
              <w:marLeft w:val="0"/>
              <w:marRight w:val="0"/>
              <w:marTop w:val="0"/>
              <w:marBottom w:val="0"/>
              <w:divBdr>
                <w:top w:val="none" w:sz="0" w:space="0" w:color="auto"/>
                <w:left w:val="none" w:sz="0" w:space="0" w:color="auto"/>
                <w:bottom w:val="none" w:sz="0" w:space="0" w:color="auto"/>
                <w:right w:val="none" w:sz="0" w:space="0" w:color="auto"/>
              </w:divBdr>
              <w:divsChild>
                <w:div w:id="9924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arxiv.org/abs/1710.0405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736302-EBBC-428E-B138-7325A1275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25090</Words>
  <Characters>137997</Characters>
  <Application>Microsoft Office Word</Application>
  <DocSecurity>0</DocSecurity>
  <Lines>1149</Lines>
  <Paragraphs>325</Paragraphs>
  <ScaleCrop>false</ScaleCrop>
  <HeadingPairs>
    <vt:vector size="2" baseType="variant">
      <vt:variant>
        <vt:lpstr>Titre</vt:lpstr>
      </vt:variant>
      <vt:variant>
        <vt:i4>1</vt:i4>
      </vt:variant>
    </vt:vector>
  </HeadingPairs>
  <TitlesOfParts>
    <vt:vector size="1" baseType="lpstr">
      <vt:lpstr>ERC Advanced Grant</vt:lpstr>
    </vt:vector>
  </TitlesOfParts>
  <Company>European Commission</Company>
  <LinksUpToDate>false</LinksUpToDate>
  <CharactersWithSpaces>162762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ERC Advanced Grant</dc:title>
  <dc:subject/>
  <dc:creator>bitsamiBezzan Joelle (ERCEA)</dc:creator>
  <cp:keywords/>
  <dc:description/>
  <cp:lastModifiedBy>DELLA VALLE Cécile</cp:lastModifiedBy>
  <cp:revision>9</cp:revision>
  <cp:lastPrinted>2017-11-08T08:06:00Z</cp:lastPrinted>
  <dcterms:created xsi:type="dcterms:W3CDTF">2017-11-08T09:08:00Z</dcterms:created>
  <dcterms:modified xsi:type="dcterms:W3CDTF">2018-02-06T16:09:00Z</dcterms:modified>
</cp:coreProperties>
</file>